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CEF40" w14:textId="77777777" w:rsidR="00E90986" w:rsidRDefault="00E90986" w:rsidP="00E81C64">
      <w:pPr>
        <w:spacing w:line="480" w:lineRule="auto"/>
        <w:jc w:val="center"/>
        <w:rPr>
          <w:rFonts w:ascii="Times New Roman" w:hAnsi="Times New Roman" w:cs="Times New Roman"/>
          <w:b/>
          <w:bCs/>
          <w:sz w:val="36"/>
          <w:szCs w:val="36"/>
        </w:rPr>
      </w:pPr>
      <w:r>
        <w:rPr>
          <w:rFonts w:ascii="Times New Roman" w:hAnsi="Times New Roman" w:cs="Times New Roman"/>
          <w:b/>
          <w:bCs/>
          <w:sz w:val="36"/>
          <w:szCs w:val="36"/>
        </w:rPr>
        <w:t>ICES Journal of Marine Science</w:t>
      </w:r>
    </w:p>
    <w:p w14:paraId="66AE0996" w14:textId="4B8E0413" w:rsidR="00746A23" w:rsidRPr="00D73DD0" w:rsidRDefault="00E90986" w:rsidP="00E81C64">
      <w:pPr>
        <w:spacing w:line="480" w:lineRule="auto"/>
        <w:jc w:val="center"/>
        <w:rPr>
          <w:rFonts w:ascii="Times New Roman" w:hAnsi="Times New Roman" w:cs="Times New Roman"/>
          <w:sz w:val="32"/>
          <w:szCs w:val="32"/>
        </w:rPr>
      </w:pPr>
      <w:r>
        <w:rPr>
          <w:rFonts w:ascii="Times New Roman" w:hAnsi="Times New Roman" w:cs="Times New Roman"/>
          <w:sz w:val="32"/>
          <w:szCs w:val="32"/>
        </w:rPr>
        <w:t>Original article</w:t>
      </w:r>
    </w:p>
    <w:p w14:paraId="058C4C19" w14:textId="5307A664" w:rsidR="00103E0E" w:rsidRPr="003D552A" w:rsidRDefault="00071CCC" w:rsidP="00E81C64">
      <w:pPr>
        <w:spacing w:line="480" w:lineRule="auto"/>
        <w:jc w:val="center"/>
        <w:rPr>
          <w:rFonts w:ascii="Times New Roman" w:hAnsi="Times New Roman" w:cs="Times New Roman"/>
          <w:b/>
          <w:bCs/>
          <w:sz w:val="36"/>
          <w:szCs w:val="36"/>
        </w:rPr>
      </w:pPr>
      <w:r w:rsidRPr="003D552A">
        <w:rPr>
          <w:rFonts w:ascii="Times New Roman" w:hAnsi="Times New Roman" w:cs="Times New Roman"/>
          <w:b/>
          <w:bCs/>
          <w:sz w:val="36"/>
          <w:szCs w:val="36"/>
        </w:rPr>
        <w:t xml:space="preserve">Machine learning applied to otolith </w:t>
      </w:r>
      <w:r w:rsidR="00CF235E" w:rsidRPr="003D552A">
        <w:rPr>
          <w:rFonts w:ascii="Times New Roman" w:hAnsi="Times New Roman" w:cs="Times New Roman"/>
          <w:b/>
          <w:bCs/>
          <w:sz w:val="36"/>
          <w:szCs w:val="36"/>
        </w:rPr>
        <w:t>microchemical</w:t>
      </w:r>
      <w:r w:rsidRPr="003D552A">
        <w:rPr>
          <w:rFonts w:ascii="Times New Roman" w:hAnsi="Times New Roman" w:cs="Times New Roman"/>
          <w:b/>
          <w:bCs/>
          <w:sz w:val="36"/>
          <w:szCs w:val="36"/>
        </w:rPr>
        <w:t xml:space="preserve"> data to discriminate </w:t>
      </w:r>
      <w:r w:rsidR="00CF235E" w:rsidRPr="003D552A">
        <w:rPr>
          <w:rFonts w:ascii="Times New Roman" w:hAnsi="Times New Roman" w:cs="Times New Roman"/>
          <w:b/>
          <w:bCs/>
          <w:sz w:val="36"/>
          <w:szCs w:val="36"/>
        </w:rPr>
        <w:t xml:space="preserve">stock </w:t>
      </w:r>
      <w:r w:rsidRPr="003D552A">
        <w:rPr>
          <w:rFonts w:ascii="Times New Roman" w:hAnsi="Times New Roman" w:cs="Times New Roman"/>
          <w:b/>
          <w:bCs/>
          <w:sz w:val="36"/>
          <w:szCs w:val="36"/>
        </w:rPr>
        <w:t xml:space="preserve">of origin </w:t>
      </w:r>
      <w:r w:rsidR="00CF235E" w:rsidRPr="003D552A">
        <w:rPr>
          <w:rFonts w:ascii="Times New Roman" w:hAnsi="Times New Roman" w:cs="Times New Roman"/>
          <w:b/>
          <w:bCs/>
          <w:sz w:val="36"/>
          <w:szCs w:val="36"/>
        </w:rPr>
        <w:t>in salmon</w:t>
      </w:r>
    </w:p>
    <w:p w14:paraId="35556348" w14:textId="77777777" w:rsidR="006B64F4" w:rsidRPr="003D552A" w:rsidRDefault="006B64F4" w:rsidP="00E81C64">
      <w:pPr>
        <w:spacing w:line="480" w:lineRule="auto"/>
        <w:jc w:val="center"/>
        <w:rPr>
          <w:rFonts w:ascii="Times New Roman" w:hAnsi="Times New Roman" w:cs="Times New Roman"/>
          <w:sz w:val="28"/>
          <w:szCs w:val="28"/>
        </w:rPr>
      </w:pPr>
    </w:p>
    <w:p w14:paraId="466CDD8A" w14:textId="6AFE3573" w:rsidR="00043ACE" w:rsidRPr="003D552A" w:rsidRDefault="00071CCC" w:rsidP="00E81C64">
      <w:pPr>
        <w:spacing w:line="480" w:lineRule="auto"/>
        <w:jc w:val="center"/>
        <w:rPr>
          <w:rFonts w:ascii="Times New Roman" w:hAnsi="Times New Roman" w:cs="Times New Roman"/>
          <w:sz w:val="28"/>
          <w:szCs w:val="28"/>
          <w:vertAlign w:val="superscript"/>
        </w:rPr>
      </w:pPr>
      <w:r w:rsidRPr="003D552A">
        <w:rPr>
          <w:rFonts w:ascii="Times New Roman" w:hAnsi="Times New Roman" w:cs="Times New Roman"/>
          <w:sz w:val="28"/>
          <w:szCs w:val="28"/>
        </w:rPr>
        <w:t>Ben Makhlouf</w:t>
      </w:r>
      <w:r w:rsidR="00D72A5D" w:rsidRPr="003D552A">
        <w:rPr>
          <w:rFonts w:ascii="Times New Roman" w:hAnsi="Times New Roman" w:cs="Times New Roman"/>
          <w:sz w:val="28"/>
          <w:szCs w:val="28"/>
          <w:vertAlign w:val="superscript"/>
        </w:rPr>
        <w:t xml:space="preserve"> 1</w:t>
      </w:r>
      <w:r w:rsidRPr="003D552A">
        <w:rPr>
          <w:rFonts w:ascii="Times New Roman" w:hAnsi="Times New Roman" w:cs="Times New Roman"/>
          <w:sz w:val="28"/>
          <w:szCs w:val="28"/>
        </w:rPr>
        <w:t xml:space="preserve">, Daniel </w:t>
      </w:r>
      <w:r w:rsidR="00DB57F7" w:rsidRPr="003D552A">
        <w:rPr>
          <w:rFonts w:ascii="Times New Roman" w:hAnsi="Times New Roman" w:cs="Times New Roman"/>
          <w:sz w:val="28"/>
          <w:szCs w:val="28"/>
        </w:rPr>
        <w:t xml:space="preserve">E. </w:t>
      </w:r>
      <w:r w:rsidRPr="003D552A">
        <w:rPr>
          <w:rFonts w:ascii="Times New Roman" w:hAnsi="Times New Roman" w:cs="Times New Roman"/>
          <w:sz w:val="28"/>
          <w:szCs w:val="28"/>
        </w:rPr>
        <w:t>Schindler</w:t>
      </w:r>
      <w:r w:rsidR="00D72A5D" w:rsidRPr="003D552A">
        <w:rPr>
          <w:rFonts w:ascii="Times New Roman" w:hAnsi="Times New Roman" w:cs="Times New Roman"/>
          <w:sz w:val="28"/>
          <w:szCs w:val="28"/>
        </w:rPr>
        <w:t xml:space="preserve"> </w:t>
      </w:r>
      <w:r w:rsidR="00D72A5D" w:rsidRPr="003D552A">
        <w:rPr>
          <w:rFonts w:ascii="Times New Roman" w:hAnsi="Times New Roman" w:cs="Times New Roman"/>
          <w:sz w:val="28"/>
          <w:szCs w:val="28"/>
          <w:vertAlign w:val="superscript"/>
        </w:rPr>
        <w:t>1</w:t>
      </w:r>
      <w:r w:rsidRPr="003D552A">
        <w:rPr>
          <w:rFonts w:ascii="Times New Roman" w:hAnsi="Times New Roman" w:cs="Times New Roman"/>
          <w:sz w:val="28"/>
          <w:szCs w:val="28"/>
        </w:rPr>
        <w:t xml:space="preserve">, Valentina </w:t>
      </w:r>
      <w:proofErr w:type="spellStart"/>
      <w:r w:rsidRPr="003D552A">
        <w:rPr>
          <w:rFonts w:ascii="Times New Roman" w:hAnsi="Times New Roman" w:cs="Times New Roman"/>
          <w:sz w:val="28"/>
          <w:szCs w:val="28"/>
        </w:rPr>
        <w:t>Staneva</w:t>
      </w:r>
      <w:proofErr w:type="spellEnd"/>
      <w:r w:rsidRPr="003D552A">
        <w:rPr>
          <w:rFonts w:ascii="Times New Roman" w:hAnsi="Times New Roman" w:cs="Times New Roman"/>
          <w:sz w:val="28"/>
          <w:szCs w:val="28"/>
        </w:rPr>
        <w:t xml:space="preserve"> </w:t>
      </w:r>
      <w:r w:rsidR="00D72A5D" w:rsidRPr="003D552A">
        <w:rPr>
          <w:rFonts w:ascii="Times New Roman" w:hAnsi="Times New Roman" w:cs="Times New Roman"/>
          <w:sz w:val="28"/>
          <w:szCs w:val="28"/>
          <w:vertAlign w:val="superscript"/>
        </w:rPr>
        <w:t>2</w:t>
      </w:r>
    </w:p>
    <w:p w14:paraId="533372FD" w14:textId="1D91484E" w:rsidR="00AC6A34" w:rsidRPr="003D552A" w:rsidRDefault="00AC6A34" w:rsidP="00E81C64">
      <w:pPr>
        <w:spacing w:line="480" w:lineRule="auto"/>
        <w:jc w:val="center"/>
        <w:rPr>
          <w:rFonts w:ascii="Times New Roman" w:hAnsi="Times New Roman" w:cs="Times New Roman"/>
          <w:i/>
          <w:iCs/>
          <w:sz w:val="20"/>
          <w:szCs w:val="20"/>
        </w:rPr>
      </w:pPr>
      <w:r w:rsidRPr="003D552A">
        <w:rPr>
          <w:rFonts w:ascii="Times New Roman" w:hAnsi="Times New Roman" w:cs="Times New Roman"/>
          <w:i/>
          <w:iCs/>
          <w:sz w:val="20"/>
          <w:szCs w:val="20"/>
          <w:vertAlign w:val="superscript"/>
        </w:rPr>
        <w:t>1</w:t>
      </w:r>
      <w:r w:rsidRPr="003D552A">
        <w:rPr>
          <w:rFonts w:ascii="Times New Roman" w:hAnsi="Times New Roman" w:cs="Times New Roman"/>
          <w:i/>
          <w:iCs/>
          <w:sz w:val="20"/>
          <w:szCs w:val="20"/>
        </w:rPr>
        <w:t>School of Aquatic and Fisher</w:t>
      </w:r>
      <w:r w:rsidR="00A76EBE">
        <w:rPr>
          <w:rFonts w:ascii="Times New Roman" w:hAnsi="Times New Roman" w:cs="Times New Roman"/>
          <w:i/>
          <w:iCs/>
          <w:sz w:val="20"/>
          <w:szCs w:val="20"/>
        </w:rPr>
        <w:t>y</w:t>
      </w:r>
      <w:r w:rsidRPr="003D552A">
        <w:rPr>
          <w:rFonts w:ascii="Times New Roman" w:hAnsi="Times New Roman" w:cs="Times New Roman"/>
          <w:i/>
          <w:iCs/>
          <w:sz w:val="20"/>
          <w:szCs w:val="20"/>
        </w:rPr>
        <w:t xml:space="preserve"> Sciences, University of Washington, Seattle, Washington, 98195 USA</w:t>
      </w:r>
    </w:p>
    <w:p w14:paraId="22F7EDD8" w14:textId="545DB22E" w:rsidR="00AC6A34" w:rsidRPr="003D552A" w:rsidRDefault="00AC6A34" w:rsidP="00E81C64">
      <w:pPr>
        <w:spacing w:line="480" w:lineRule="auto"/>
        <w:jc w:val="center"/>
        <w:rPr>
          <w:rFonts w:ascii="Times New Roman" w:hAnsi="Times New Roman" w:cs="Times New Roman"/>
          <w:i/>
          <w:iCs/>
          <w:sz w:val="20"/>
          <w:szCs w:val="20"/>
        </w:rPr>
      </w:pPr>
      <w:r w:rsidRPr="003D552A">
        <w:rPr>
          <w:rFonts w:ascii="Times New Roman" w:hAnsi="Times New Roman" w:cs="Times New Roman"/>
          <w:i/>
          <w:iCs/>
          <w:sz w:val="20"/>
          <w:szCs w:val="20"/>
          <w:vertAlign w:val="superscript"/>
        </w:rPr>
        <w:t>2</w:t>
      </w:r>
      <w:r w:rsidR="0093470B">
        <w:rPr>
          <w:rFonts w:ascii="Times New Roman" w:hAnsi="Times New Roman" w:cs="Times New Roman"/>
          <w:i/>
          <w:iCs/>
          <w:sz w:val="20"/>
          <w:szCs w:val="20"/>
        </w:rPr>
        <w:t>eScience Institute</w:t>
      </w:r>
      <w:r w:rsidRPr="003D552A">
        <w:rPr>
          <w:rFonts w:ascii="Times New Roman" w:hAnsi="Times New Roman" w:cs="Times New Roman"/>
          <w:i/>
          <w:iCs/>
          <w:sz w:val="20"/>
          <w:szCs w:val="20"/>
        </w:rPr>
        <w:t>, University of Washington, Seattle, Washington, 98195 USA</w:t>
      </w:r>
    </w:p>
    <w:p w14:paraId="59B41A45" w14:textId="77777777" w:rsidR="00AC6A34" w:rsidRPr="003D552A" w:rsidRDefault="00AC6A34" w:rsidP="00E81C64">
      <w:pPr>
        <w:spacing w:line="480" w:lineRule="auto"/>
        <w:jc w:val="center"/>
        <w:rPr>
          <w:rFonts w:ascii="Times New Roman" w:hAnsi="Times New Roman" w:cs="Times New Roman"/>
          <w:sz w:val="22"/>
          <w:szCs w:val="22"/>
        </w:rPr>
      </w:pPr>
    </w:p>
    <w:p w14:paraId="275A9A74" w14:textId="7CDE3823" w:rsidR="00327593" w:rsidRDefault="00746A23" w:rsidP="007B278F">
      <w:pPr>
        <w:spacing w:line="480" w:lineRule="auto"/>
        <w:jc w:val="center"/>
        <w:rPr>
          <w:rFonts w:ascii="Times New Roman" w:hAnsi="Times New Roman" w:cs="Times New Roman"/>
          <w:sz w:val="22"/>
          <w:szCs w:val="22"/>
        </w:rPr>
      </w:pPr>
      <w:r w:rsidRPr="003D552A">
        <w:rPr>
          <w:rFonts w:ascii="Times New Roman" w:hAnsi="Times New Roman" w:cs="Times New Roman"/>
          <w:sz w:val="22"/>
          <w:szCs w:val="22"/>
        </w:rPr>
        <w:t>Corresponding Author: Ben Makhlouf</w:t>
      </w:r>
      <w:r w:rsidR="006D5064" w:rsidRPr="003D552A">
        <w:rPr>
          <w:rFonts w:ascii="Times New Roman" w:hAnsi="Times New Roman" w:cs="Times New Roman"/>
          <w:sz w:val="22"/>
          <w:szCs w:val="22"/>
        </w:rPr>
        <w:t xml:space="preserve"> (</w:t>
      </w:r>
      <w:hyperlink r:id="rId5" w:history="1">
        <w:r w:rsidR="006D5064" w:rsidRPr="003D552A">
          <w:rPr>
            <w:rStyle w:val="Hyperlink"/>
            <w:rFonts w:ascii="Times New Roman" w:hAnsi="Times New Roman" w:cs="Times New Roman"/>
            <w:sz w:val="22"/>
            <w:szCs w:val="22"/>
          </w:rPr>
          <w:t>bmak29@uw.edu</w:t>
        </w:r>
      </w:hyperlink>
      <w:r w:rsidR="006D5064" w:rsidRPr="003D552A">
        <w:rPr>
          <w:rFonts w:ascii="Times New Roman" w:hAnsi="Times New Roman" w:cs="Times New Roman"/>
          <w:sz w:val="22"/>
          <w:szCs w:val="22"/>
        </w:rPr>
        <w:t>)</w:t>
      </w:r>
    </w:p>
    <w:p w14:paraId="21ED7B2E" w14:textId="77777777" w:rsidR="007B278F" w:rsidRPr="003D552A" w:rsidRDefault="007B278F" w:rsidP="007B278F">
      <w:pPr>
        <w:spacing w:line="480" w:lineRule="auto"/>
        <w:jc w:val="center"/>
        <w:rPr>
          <w:rFonts w:ascii="Times New Roman" w:hAnsi="Times New Roman" w:cs="Times New Roman"/>
          <w:sz w:val="22"/>
          <w:szCs w:val="22"/>
        </w:rPr>
      </w:pPr>
    </w:p>
    <w:p w14:paraId="4632772F" w14:textId="31ADDC7E" w:rsidR="00F22A75" w:rsidRPr="003C1BD2" w:rsidRDefault="003C1BD2" w:rsidP="00DF27C5">
      <w:pPr>
        <w:spacing w:line="480" w:lineRule="auto"/>
        <w:ind w:left="2880" w:firstLine="720"/>
        <w:rPr>
          <w:rFonts w:ascii="Times New Roman" w:hAnsi="Times New Roman" w:cs="Times New Roman"/>
        </w:rPr>
      </w:pPr>
      <w:r w:rsidRPr="003C1BD2">
        <w:rPr>
          <w:rFonts w:ascii="Times New Roman" w:hAnsi="Times New Roman" w:cs="Times New Roman"/>
        </w:rPr>
        <w:t>Data Availability Statement</w:t>
      </w:r>
      <w:r w:rsidR="00327593" w:rsidRPr="003C1BD2">
        <w:rPr>
          <w:rFonts w:ascii="Times New Roman" w:hAnsi="Times New Roman" w:cs="Times New Roman"/>
        </w:rPr>
        <w:t xml:space="preserve">: </w:t>
      </w:r>
    </w:p>
    <w:p w14:paraId="13493C24" w14:textId="2691641E" w:rsidR="00DF27C5" w:rsidRDefault="00DF27C5" w:rsidP="00DF27C5">
      <w:pPr>
        <w:spacing w:line="480" w:lineRule="auto"/>
        <w:jc w:val="center"/>
        <w:rPr>
          <w:rFonts w:ascii="Times New Roman" w:hAnsi="Times New Roman" w:cs="Times New Roman"/>
        </w:rPr>
      </w:pPr>
      <w:r w:rsidRPr="003C1BD2">
        <w:rPr>
          <w:rFonts w:ascii="Times New Roman" w:hAnsi="Times New Roman" w:cs="Times New Roman"/>
        </w:rPr>
        <w:t xml:space="preserve">Data are available as private for peer review in a dryad repository : </w:t>
      </w:r>
      <w:hyperlink r:id="rId6" w:history="1">
        <w:r w:rsidR="007B5096" w:rsidRPr="000E40CF">
          <w:rPr>
            <w:rStyle w:val="Hyperlink"/>
            <w:rFonts w:ascii="Times New Roman" w:hAnsi="Times New Roman" w:cs="Times New Roman"/>
          </w:rPr>
          <w:t>http://datadryad.org/share/LINK_NOT_FOR_PUBLICATION/Nx0fXnS_OlskGkciDKA3IfQBe5inZW0jbsmg76-_3j0</w:t>
        </w:r>
      </w:hyperlink>
      <w:r w:rsidR="007B5096">
        <w:rPr>
          <w:rFonts w:ascii="Times New Roman" w:hAnsi="Times New Roman" w:cs="Times New Roman"/>
        </w:rPr>
        <w:t xml:space="preserve">. </w:t>
      </w:r>
    </w:p>
    <w:p w14:paraId="76C1C236" w14:textId="77777777" w:rsidR="00DF27C5" w:rsidRPr="00DF27C5" w:rsidRDefault="00DF27C5" w:rsidP="00DF27C5">
      <w:pPr>
        <w:spacing w:line="480" w:lineRule="auto"/>
        <w:ind w:left="2880" w:firstLine="720"/>
        <w:jc w:val="center"/>
        <w:rPr>
          <w:rFonts w:ascii="Times New Roman" w:hAnsi="Times New Roman" w:cs="Times New Roman"/>
        </w:rPr>
      </w:pPr>
    </w:p>
    <w:p w14:paraId="2C9240D5" w14:textId="77777777" w:rsidR="007B278F" w:rsidRDefault="007B278F" w:rsidP="007B278F">
      <w:pPr>
        <w:spacing w:line="480" w:lineRule="auto"/>
        <w:rPr>
          <w:rFonts w:ascii="Times New Roman" w:hAnsi="Times New Roman" w:cs="Times New Roman"/>
          <w:sz w:val="22"/>
          <w:szCs w:val="22"/>
        </w:rPr>
      </w:pPr>
    </w:p>
    <w:p w14:paraId="7C25E2B7" w14:textId="4F97EB11" w:rsidR="00D73DD0" w:rsidRPr="00B70D92" w:rsidRDefault="001B766F" w:rsidP="00B70D92">
      <w:pPr>
        <w:spacing w:line="480" w:lineRule="auto"/>
        <w:jc w:val="center"/>
        <w:rPr>
          <w:rFonts w:ascii="Times New Roman" w:hAnsi="Times New Roman" w:cs="Times New Roman"/>
          <w:i/>
          <w:iCs/>
          <w:sz w:val="22"/>
          <w:szCs w:val="22"/>
        </w:rPr>
      </w:pPr>
      <w:r w:rsidRPr="003D552A">
        <w:rPr>
          <w:rFonts w:ascii="Times New Roman" w:hAnsi="Times New Roman" w:cs="Times New Roman"/>
          <w:sz w:val="22"/>
          <w:szCs w:val="22"/>
        </w:rPr>
        <w:t>Key words:</w:t>
      </w:r>
      <w:r w:rsidR="00806096">
        <w:rPr>
          <w:rFonts w:ascii="Times New Roman" w:hAnsi="Times New Roman" w:cs="Times New Roman"/>
          <w:sz w:val="22"/>
          <w:szCs w:val="22"/>
        </w:rPr>
        <w:t xml:space="preserve"> </w:t>
      </w:r>
      <w:r w:rsidR="00806096" w:rsidRPr="00806096">
        <w:rPr>
          <w:rFonts w:ascii="Times New Roman" w:hAnsi="Times New Roman" w:cs="Times New Roman"/>
          <w:i/>
          <w:iCs/>
          <w:sz w:val="22"/>
          <w:szCs w:val="22"/>
        </w:rPr>
        <w:t xml:space="preserve">Fisheries, </w:t>
      </w:r>
      <w:r w:rsidR="00806096" w:rsidRPr="003D552A">
        <w:rPr>
          <w:rFonts w:ascii="Times New Roman" w:hAnsi="Times New Roman" w:cs="Times New Roman"/>
          <w:i/>
          <w:iCs/>
          <w:sz w:val="22"/>
          <w:szCs w:val="22"/>
        </w:rPr>
        <w:t>Machine Learning</w:t>
      </w:r>
      <w:r w:rsidR="00806096">
        <w:rPr>
          <w:rFonts w:ascii="Times New Roman" w:hAnsi="Times New Roman" w:cs="Times New Roman"/>
          <w:i/>
          <w:iCs/>
          <w:sz w:val="22"/>
          <w:szCs w:val="22"/>
        </w:rPr>
        <w:t xml:space="preserve">, </w:t>
      </w:r>
      <w:r w:rsidR="00806096" w:rsidRPr="003D552A">
        <w:rPr>
          <w:rFonts w:ascii="Times New Roman" w:hAnsi="Times New Roman" w:cs="Times New Roman"/>
          <w:i/>
          <w:iCs/>
          <w:sz w:val="22"/>
          <w:szCs w:val="22"/>
        </w:rPr>
        <w:t>Otolith</w:t>
      </w:r>
      <w:r w:rsidR="00806096">
        <w:rPr>
          <w:rFonts w:ascii="Times New Roman" w:hAnsi="Times New Roman" w:cs="Times New Roman"/>
          <w:i/>
          <w:iCs/>
          <w:sz w:val="22"/>
          <w:szCs w:val="22"/>
        </w:rPr>
        <w:t>,</w:t>
      </w:r>
      <w:r w:rsidR="0093175F">
        <w:rPr>
          <w:rFonts w:ascii="Times New Roman" w:hAnsi="Times New Roman" w:cs="Times New Roman"/>
          <w:i/>
          <w:iCs/>
          <w:sz w:val="22"/>
          <w:szCs w:val="22"/>
        </w:rPr>
        <w:t xml:space="preserve"> Salmon,</w:t>
      </w:r>
      <w:r w:rsidR="006D39AD" w:rsidRPr="003D552A">
        <w:rPr>
          <w:rFonts w:ascii="Times New Roman" w:hAnsi="Times New Roman" w:cs="Times New Roman"/>
          <w:i/>
          <w:iCs/>
          <w:sz w:val="22"/>
          <w:szCs w:val="22"/>
        </w:rPr>
        <w:t xml:space="preserve"> </w:t>
      </w:r>
      <w:r w:rsidR="00806096">
        <w:rPr>
          <w:rFonts w:ascii="Times New Roman" w:hAnsi="Times New Roman" w:cs="Times New Roman"/>
          <w:i/>
          <w:iCs/>
          <w:sz w:val="22"/>
          <w:szCs w:val="22"/>
        </w:rPr>
        <w:t>Strontium</w:t>
      </w:r>
      <w:r w:rsidR="00F226BA">
        <w:rPr>
          <w:rFonts w:ascii="Times New Roman" w:hAnsi="Times New Roman" w:cs="Times New Roman"/>
          <w:i/>
          <w:iCs/>
          <w:sz w:val="22"/>
          <w:szCs w:val="22"/>
        </w:rPr>
        <w:t>, Isotopes</w:t>
      </w:r>
    </w:p>
    <w:p w14:paraId="2A93C8C7" w14:textId="66AC2A42" w:rsidR="00CA63D8" w:rsidRPr="00293852" w:rsidRDefault="00CA63D8" w:rsidP="00CA63D8">
      <w:pPr>
        <w:spacing w:line="480" w:lineRule="auto"/>
        <w:rPr>
          <w:rFonts w:ascii="Times New Roman" w:hAnsi="Times New Roman" w:cs="Times New Roman"/>
          <w:b/>
          <w:bCs/>
        </w:rPr>
      </w:pPr>
      <w:r w:rsidRPr="00293852">
        <w:rPr>
          <w:rFonts w:ascii="Times New Roman" w:hAnsi="Times New Roman" w:cs="Times New Roman"/>
          <w:b/>
          <w:bCs/>
        </w:rPr>
        <w:lastRenderedPageBreak/>
        <w:t xml:space="preserve">Abstract: </w:t>
      </w:r>
    </w:p>
    <w:p w14:paraId="5685ABB0" w14:textId="57EAFBD9" w:rsidR="007B278F" w:rsidRPr="007B278F" w:rsidRDefault="00791D47" w:rsidP="00D73DD0">
      <w:pPr>
        <w:pStyle w:val="whitespace-normal"/>
        <w:spacing w:line="480" w:lineRule="auto"/>
        <w:ind w:firstLine="720"/>
      </w:pPr>
      <w:r w:rsidRPr="00293852">
        <w:t xml:space="preserve">A key challenge in ecosystem-based fisheries management is sustainably harvesting co-occurring species and populations that differ in their </w:t>
      </w:r>
      <w:r w:rsidR="00DB57F7" w:rsidRPr="00293852">
        <w:t xml:space="preserve">vulnerability </w:t>
      </w:r>
      <w:r w:rsidRPr="00293852">
        <w:t xml:space="preserve">to fishing. </w:t>
      </w:r>
      <w:r w:rsidR="00E50CF7" w:rsidRPr="00293852">
        <w:t xml:space="preserve">This challenge is exemplified in </w:t>
      </w:r>
      <w:r w:rsidR="009929C6" w:rsidRPr="00293852">
        <w:t>w</w:t>
      </w:r>
      <w:r w:rsidR="00E50CF7" w:rsidRPr="00293852">
        <w:t xml:space="preserve">estern Alaska Chinook salmon, where recent population declines have led to </w:t>
      </w:r>
      <w:r w:rsidR="00C5580E" w:rsidRPr="00293852">
        <w:t xml:space="preserve">closures of in-river subsistence </w:t>
      </w:r>
      <w:r w:rsidR="00E8133F" w:rsidRPr="00293852">
        <w:t>fisheries,</w:t>
      </w:r>
      <w:r w:rsidR="00E50CF7" w:rsidRPr="00293852">
        <w:t xml:space="preserve"> but </w:t>
      </w:r>
      <w:r w:rsidRPr="00293852">
        <w:t xml:space="preserve">identifying </w:t>
      </w:r>
      <w:r w:rsidR="00E50CF7" w:rsidRPr="00293852">
        <w:t>the cause</w:t>
      </w:r>
      <w:r w:rsidRPr="00293852">
        <w:t xml:space="preserve"> of these declines</w:t>
      </w:r>
      <w:r w:rsidR="00E50CF7" w:rsidRPr="00293852">
        <w:t xml:space="preserve"> is limited by an inability to identify the river of origin for marine-caught fish</w:t>
      </w:r>
      <w:r w:rsidR="00C5580E" w:rsidRPr="00293852">
        <w:t xml:space="preserve"> in offshore fisheries</w:t>
      </w:r>
      <w:r w:rsidR="00DB57F7" w:rsidRPr="00293852">
        <w:t xml:space="preserve"> that target more abundant species and populations</w:t>
      </w:r>
      <w:r w:rsidR="00E50CF7" w:rsidRPr="00293852">
        <w:t xml:space="preserve">. </w:t>
      </w:r>
      <w:r w:rsidR="00C5580E" w:rsidRPr="00293852">
        <w:t xml:space="preserve">This problem is particularly acute for estimating the impacts of bycatch on individual salmon populations which have demographic independence but no genetic differentiation from which stock assignments can be made. Here we use machine learning approaches to assess the efficacy of using the microchemical history </w:t>
      </w:r>
      <w:r w:rsidR="00DE5017" w:rsidRPr="00293852">
        <w:t xml:space="preserve">preserved in fish otoliths to assign individuals to their river of origin in western Alaska. </w:t>
      </w:r>
      <w:r w:rsidR="00E50CF7" w:rsidRPr="00293852">
        <w:t>We tested the classification ability of three machine learning algorithms (Random Forest, K</w:t>
      </w:r>
      <w:r w:rsidR="00E00E12" w:rsidRPr="00293852">
        <w:t>-</w:t>
      </w:r>
      <w:r w:rsidR="00E50CF7" w:rsidRPr="00293852">
        <w:t xml:space="preserve">Nearest Neighbors, and Support Vector Machines) combined with two </w:t>
      </w:r>
      <w:r w:rsidR="007833A8" w:rsidRPr="00293852">
        <w:t>time series</w:t>
      </w:r>
      <w:r w:rsidR="00E50CF7" w:rsidRPr="00293852">
        <w:t xml:space="preserve"> smoothing techniques (Moving Average and Generalized Additive Models) to </w:t>
      </w:r>
      <w:r w:rsidR="00DE5017" w:rsidRPr="00293852">
        <w:t>classify</w:t>
      </w:r>
      <w:r w:rsidR="00E50CF7" w:rsidRPr="00293852">
        <w:t xml:space="preserve"> Chinook salmon to their river of origin using otolith </w:t>
      </w:r>
      <w:r w:rsidR="007833A8" w:rsidRPr="00293852">
        <w:t>time series</w:t>
      </w:r>
      <w:r w:rsidR="00E50CF7" w:rsidRPr="00293852">
        <w:t xml:space="preserve"> data. Model accuracy ranged from 71.9% to 92.5%, with optimal performance achieved by Random Forest applied to GAM-smoothed data. Watershed-specific performance ranged from </w:t>
      </w:r>
      <w:r w:rsidR="00E00E12" w:rsidRPr="00293852">
        <w:t>86.8</w:t>
      </w:r>
      <w:r w:rsidR="00E50CF7" w:rsidRPr="00293852">
        <w:t xml:space="preserve">% to 93.7%, with most misclassifications occurring between spatially proximate Kuskokwim and Nushagak </w:t>
      </w:r>
      <w:r w:rsidR="009929C6" w:rsidRPr="00293852">
        <w:t>rivers</w:t>
      </w:r>
      <w:r w:rsidR="00E50CF7" w:rsidRPr="00293852">
        <w:t xml:space="preserve">. Raw </w:t>
      </w:r>
      <w:r w:rsidR="00E00E12" w:rsidRPr="00293852">
        <w:t xml:space="preserve">predicted </w:t>
      </w:r>
      <w:r w:rsidR="00E50CF7" w:rsidRPr="00293852">
        <w:t>probabilit</w:t>
      </w:r>
      <w:r w:rsidR="00E00E12" w:rsidRPr="00293852">
        <w:t>ies from classification algorithms</w:t>
      </w:r>
      <w:r w:rsidR="00E50CF7" w:rsidRPr="00293852">
        <w:t xml:space="preserve"> were calibrated to reflect true class probabilities, </w:t>
      </w:r>
      <w:r w:rsidR="00DB57F7" w:rsidRPr="00293852">
        <w:t>enabl</w:t>
      </w:r>
      <w:r w:rsidR="0006479B" w:rsidRPr="00293852">
        <w:t xml:space="preserve">ing </w:t>
      </w:r>
      <w:r w:rsidR="00DB57F7" w:rsidRPr="00293852">
        <w:t xml:space="preserve">the </w:t>
      </w:r>
      <w:r w:rsidR="00E50CF7" w:rsidRPr="00293852">
        <w:t xml:space="preserve">incorporation </w:t>
      </w:r>
      <w:r w:rsidR="0006479B" w:rsidRPr="00293852">
        <w:t xml:space="preserve">of model results </w:t>
      </w:r>
      <w:r w:rsidR="00E50CF7" w:rsidRPr="00293852">
        <w:t xml:space="preserve">into </w:t>
      </w:r>
      <w:r w:rsidR="00DB57F7" w:rsidRPr="00293852">
        <w:t>decision analyses</w:t>
      </w:r>
      <w:r w:rsidR="00E50CF7" w:rsidRPr="00293852">
        <w:t xml:space="preserve"> with explicit consideration of misclassification risk tolerance. The success of these models offers immediate utility for estimating marine mortality impacts across the region's three major river systems</w:t>
      </w:r>
      <w:r w:rsidR="0006479B" w:rsidRPr="00293852">
        <w:t xml:space="preserve"> as well as </w:t>
      </w:r>
      <w:r w:rsidR="00E50CF7" w:rsidRPr="00293852">
        <w:t xml:space="preserve">an </w:t>
      </w:r>
      <w:r w:rsidR="00E50CF7" w:rsidRPr="00293852">
        <w:lastRenderedPageBreak/>
        <w:t xml:space="preserve">opportunity to understand </w:t>
      </w:r>
      <w:r w:rsidR="00DE5017" w:rsidRPr="00293852">
        <w:t>commercial fisheries impacts on individual populations</w:t>
      </w:r>
      <w:r w:rsidR="00E50CF7" w:rsidRPr="00293852">
        <w:t xml:space="preserve"> a</w:t>
      </w:r>
      <w:r w:rsidR="009929C6" w:rsidRPr="00293852">
        <w:t xml:space="preserve">t substantially </w:t>
      </w:r>
      <w:r w:rsidR="00E50CF7" w:rsidRPr="00293852">
        <w:t xml:space="preserve">finer spatial scales than had been previously </w:t>
      </w:r>
      <w:r w:rsidR="009929C6" w:rsidRPr="00293852">
        <w:t>possible</w:t>
      </w:r>
      <w:r w:rsidR="00E50CF7" w:rsidRPr="00293852">
        <w:t xml:space="preserve">. </w:t>
      </w:r>
    </w:p>
    <w:p w14:paraId="6B851A90" w14:textId="29384C70" w:rsidR="00CA63D8" w:rsidRPr="00293852" w:rsidRDefault="00CA63D8" w:rsidP="00CA63D8">
      <w:pPr>
        <w:spacing w:line="480" w:lineRule="auto"/>
        <w:rPr>
          <w:rFonts w:ascii="Times New Roman" w:hAnsi="Times New Roman" w:cs="Times New Roman"/>
          <w:b/>
          <w:bCs/>
        </w:rPr>
      </w:pPr>
      <w:r w:rsidRPr="00293852">
        <w:rPr>
          <w:rFonts w:ascii="Times New Roman" w:hAnsi="Times New Roman" w:cs="Times New Roman"/>
          <w:b/>
          <w:bCs/>
        </w:rPr>
        <w:t xml:space="preserve">Introduction: </w:t>
      </w:r>
    </w:p>
    <w:p w14:paraId="47A55DDF" w14:textId="52AAD717" w:rsidR="00B03D1A" w:rsidRPr="00293852" w:rsidRDefault="00874C03" w:rsidP="00176F67">
      <w:pPr>
        <w:spacing w:line="480" w:lineRule="auto"/>
        <w:ind w:firstLine="720"/>
        <w:rPr>
          <w:rFonts w:ascii="Times New Roman" w:hAnsi="Times New Roman" w:cs="Times New Roman"/>
        </w:rPr>
      </w:pPr>
      <w:r w:rsidRPr="00293852">
        <w:rPr>
          <w:rFonts w:ascii="Times New Roman" w:hAnsi="Times New Roman" w:cs="Times New Roman"/>
        </w:rPr>
        <w:t xml:space="preserve">In remote, </w:t>
      </w:r>
      <w:r w:rsidR="00364F19" w:rsidRPr="00293852">
        <w:rPr>
          <w:rFonts w:ascii="Times New Roman" w:hAnsi="Times New Roman" w:cs="Times New Roman"/>
        </w:rPr>
        <w:t xml:space="preserve">large, and </w:t>
      </w:r>
      <w:r w:rsidRPr="00293852">
        <w:rPr>
          <w:rFonts w:ascii="Times New Roman" w:hAnsi="Times New Roman" w:cs="Times New Roman"/>
        </w:rPr>
        <w:t xml:space="preserve">complex ecosystems, monitoring </w:t>
      </w:r>
      <w:r w:rsidR="00364F19" w:rsidRPr="00293852">
        <w:rPr>
          <w:rFonts w:ascii="Times New Roman" w:hAnsi="Times New Roman" w:cs="Times New Roman"/>
        </w:rPr>
        <w:t xml:space="preserve">ecosystem </w:t>
      </w:r>
      <w:r w:rsidRPr="00293852">
        <w:rPr>
          <w:rFonts w:ascii="Times New Roman" w:hAnsi="Times New Roman" w:cs="Times New Roman"/>
        </w:rPr>
        <w:t xml:space="preserve">processes using conventional methods </w:t>
      </w:r>
      <w:r w:rsidR="00364F19" w:rsidRPr="00293852">
        <w:rPr>
          <w:rFonts w:ascii="Times New Roman" w:hAnsi="Times New Roman" w:cs="Times New Roman"/>
        </w:rPr>
        <w:t xml:space="preserve">can be </w:t>
      </w:r>
      <w:r w:rsidR="009F7FFE" w:rsidRPr="00293852">
        <w:rPr>
          <w:rFonts w:ascii="Times New Roman" w:hAnsi="Times New Roman" w:cs="Times New Roman"/>
        </w:rPr>
        <w:t>limited</w:t>
      </w:r>
      <w:r w:rsidR="00953326" w:rsidRPr="00293852">
        <w:rPr>
          <w:rFonts w:ascii="Times New Roman" w:hAnsi="Times New Roman" w:cs="Times New Roman"/>
        </w:rPr>
        <w:t xml:space="preserve">. This, in turn, is </w:t>
      </w:r>
      <w:r w:rsidR="009F7FFE" w:rsidRPr="00293852">
        <w:rPr>
          <w:rFonts w:ascii="Times New Roman" w:hAnsi="Times New Roman" w:cs="Times New Roman"/>
        </w:rPr>
        <w:t xml:space="preserve">a serious impediment towards developing ecosystem-based approaches to management that accounts </w:t>
      </w:r>
      <w:r w:rsidR="00364F19" w:rsidRPr="00293852">
        <w:rPr>
          <w:rFonts w:ascii="Times New Roman" w:hAnsi="Times New Roman" w:cs="Times New Roman"/>
        </w:rPr>
        <w:t>for variation in</w:t>
      </w:r>
      <w:r w:rsidR="00953326" w:rsidRPr="00293852">
        <w:rPr>
          <w:rFonts w:ascii="Times New Roman" w:hAnsi="Times New Roman" w:cs="Times New Roman"/>
        </w:rPr>
        <w:t xml:space="preserve"> the</w:t>
      </w:r>
      <w:r w:rsidR="00364F19" w:rsidRPr="00293852">
        <w:rPr>
          <w:rFonts w:ascii="Times New Roman" w:hAnsi="Times New Roman" w:cs="Times New Roman"/>
        </w:rPr>
        <w:t xml:space="preserve"> vulnerabi</w:t>
      </w:r>
      <w:r w:rsidR="00953326" w:rsidRPr="00293852">
        <w:rPr>
          <w:rFonts w:ascii="Times New Roman" w:hAnsi="Times New Roman" w:cs="Times New Roman"/>
        </w:rPr>
        <w:t>lity</w:t>
      </w:r>
      <w:r w:rsidR="00364F19" w:rsidRPr="00293852">
        <w:rPr>
          <w:rFonts w:ascii="Times New Roman" w:hAnsi="Times New Roman" w:cs="Times New Roman"/>
        </w:rPr>
        <w:t xml:space="preserve"> of individual species and populations to human stressors. </w:t>
      </w:r>
      <w:r w:rsidR="006F600C" w:rsidRPr="00293852">
        <w:rPr>
          <w:rFonts w:ascii="Times New Roman" w:hAnsi="Times New Roman" w:cs="Times New Roman"/>
        </w:rPr>
        <w:t xml:space="preserve">Management of </w:t>
      </w:r>
      <w:r w:rsidR="00B03D1A" w:rsidRPr="00293852">
        <w:rPr>
          <w:rFonts w:ascii="Times New Roman" w:hAnsi="Times New Roman" w:cs="Times New Roman"/>
        </w:rPr>
        <w:t>P</w:t>
      </w:r>
      <w:r w:rsidR="006F600C" w:rsidRPr="00293852">
        <w:rPr>
          <w:rFonts w:ascii="Times New Roman" w:hAnsi="Times New Roman" w:cs="Times New Roman"/>
        </w:rPr>
        <w:t xml:space="preserve">acific salmon </w:t>
      </w:r>
      <w:r w:rsidR="009F7FFE" w:rsidRPr="00293852">
        <w:rPr>
          <w:rFonts w:ascii="Times New Roman" w:hAnsi="Times New Roman" w:cs="Times New Roman"/>
        </w:rPr>
        <w:t>i</w:t>
      </w:r>
      <w:r w:rsidR="00D957DB" w:rsidRPr="00293852">
        <w:rPr>
          <w:rFonts w:ascii="Times New Roman" w:hAnsi="Times New Roman" w:cs="Times New Roman"/>
        </w:rPr>
        <w:t xml:space="preserve">n </w:t>
      </w:r>
      <w:r w:rsidR="00EF7FC1" w:rsidRPr="00293852">
        <w:rPr>
          <w:rFonts w:ascii="Times New Roman" w:hAnsi="Times New Roman" w:cs="Times New Roman"/>
        </w:rPr>
        <w:t>w</w:t>
      </w:r>
      <w:r w:rsidR="00D957DB" w:rsidRPr="00293852">
        <w:rPr>
          <w:rFonts w:ascii="Times New Roman" w:hAnsi="Times New Roman" w:cs="Times New Roman"/>
        </w:rPr>
        <w:t xml:space="preserve">estern Alaska </w:t>
      </w:r>
      <w:r w:rsidR="006F600C" w:rsidRPr="00293852">
        <w:rPr>
          <w:rFonts w:ascii="Times New Roman" w:hAnsi="Times New Roman" w:cs="Times New Roman"/>
        </w:rPr>
        <w:t>exemplif</w:t>
      </w:r>
      <w:r w:rsidR="00D957DB" w:rsidRPr="00293852">
        <w:rPr>
          <w:rFonts w:ascii="Times New Roman" w:hAnsi="Times New Roman" w:cs="Times New Roman"/>
        </w:rPr>
        <w:t>ies</w:t>
      </w:r>
      <w:r w:rsidR="0004735B" w:rsidRPr="00293852">
        <w:rPr>
          <w:rFonts w:ascii="Times New Roman" w:hAnsi="Times New Roman" w:cs="Times New Roman"/>
        </w:rPr>
        <w:t xml:space="preserve"> </w:t>
      </w:r>
      <w:r w:rsidR="00B03D1A" w:rsidRPr="00293852">
        <w:rPr>
          <w:rFonts w:ascii="Times New Roman" w:hAnsi="Times New Roman" w:cs="Times New Roman"/>
        </w:rPr>
        <w:t xml:space="preserve">this </w:t>
      </w:r>
      <w:r w:rsidR="00DE161A" w:rsidRPr="00293852">
        <w:rPr>
          <w:rFonts w:ascii="Times New Roman" w:hAnsi="Times New Roman" w:cs="Times New Roman"/>
        </w:rPr>
        <w:t>challenge</w:t>
      </w:r>
      <w:r w:rsidR="00B03D1A" w:rsidRPr="00293852">
        <w:rPr>
          <w:rFonts w:ascii="Times New Roman" w:hAnsi="Times New Roman" w:cs="Times New Roman"/>
        </w:rPr>
        <w:t xml:space="preserve">. </w:t>
      </w:r>
      <w:r w:rsidR="00DE161A" w:rsidRPr="00293852">
        <w:rPr>
          <w:rFonts w:ascii="Times New Roman" w:hAnsi="Times New Roman" w:cs="Times New Roman"/>
        </w:rPr>
        <w:t>Adult</w:t>
      </w:r>
      <w:r w:rsidR="00B03D1A" w:rsidRPr="00293852">
        <w:rPr>
          <w:rFonts w:ascii="Times New Roman" w:hAnsi="Times New Roman" w:cs="Times New Roman"/>
        </w:rPr>
        <w:t xml:space="preserve"> </w:t>
      </w:r>
      <w:r w:rsidR="00DE161A" w:rsidRPr="00293852">
        <w:rPr>
          <w:rFonts w:ascii="Times New Roman" w:hAnsi="Times New Roman" w:cs="Times New Roman"/>
        </w:rPr>
        <w:t>salmon</w:t>
      </w:r>
      <w:r w:rsidR="00D957DB" w:rsidRPr="00293852">
        <w:rPr>
          <w:rFonts w:ascii="Times New Roman" w:hAnsi="Times New Roman" w:cs="Times New Roman"/>
        </w:rPr>
        <w:t xml:space="preserve"> in the Yukon, Kuskokwim, and Nushagak </w:t>
      </w:r>
      <w:r w:rsidR="00552656" w:rsidRPr="00293852">
        <w:rPr>
          <w:rFonts w:ascii="Times New Roman" w:hAnsi="Times New Roman" w:cs="Times New Roman"/>
        </w:rPr>
        <w:t xml:space="preserve">river-basins </w:t>
      </w:r>
      <w:r w:rsidR="00D957DB" w:rsidRPr="00293852">
        <w:rPr>
          <w:rFonts w:ascii="Times New Roman" w:hAnsi="Times New Roman" w:cs="Times New Roman"/>
        </w:rPr>
        <w:t xml:space="preserve">migrate through </w:t>
      </w:r>
      <w:r w:rsidR="00DE161A" w:rsidRPr="00293852">
        <w:rPr>
          <w:rFonts w:ascii="Times New Roman" w:hAnsi="Times New Roman" w:cs="Times New Roman"/>
        </w:rPr>
        <w:t>remote</w:t>
      </w:r>
      <w:r w:rsidR="00B03D1A" w:rsidRPr="00293852">
        <w:rPr>
          <w:rFonts w:ascii="Times New Roman" w:hAnsi="Times New Roman" w:cs="Times New Roman"/>
        </w:rPr>
        <w:t xml:space="preserve">, </w:t>
      </w:r>
      <w:r w:rsidR="00DE161A" w:rsidRPr="00293852">
        <w:rPr>
          <w:rFonts w:ascii="Times New Roman" w:hAnsi="Times New Roman" w:cs="Times New Roman"/>
        </w:rPr>
        <w:t>complex</w:t>
      </w:r>
      <w:r w:rsidR="00B03D1A" w:rsidRPr="00293852">
        <w:rPr>
          <w:rFonts w:ascii="Times New Roman" w:hAnsi="Times New Roman" w:cs="Times New Roman"/>
        </w:rPr>
        <w:t xml:space="preserve">, and rugged </w:t>
      </w:r>
      <w:r w:rsidR="00BC658A" w:rsidRPr="00293852">
        <w:rPr>
          <w:rFonts w:ascii="Times New Roman" w:hAnsi="Times New Roman" w:cs="Times New Roman"/>
        </w:rPr>
        <w:t>ecosystems</w:t>
      </w:r>
      <w:r w:rsidR="00B03D1A" w:rsidRPr="00293852">
        <w:rPr>
          <w:rFonts w:ascii="Times New Roman" w:hAnsi="Times New Roman" w:cs="Times New Roman"/>
        </w:rPr>
        <w:t xml:space="preserve">. Each of these river-specific populations contribute towards overall regional population health, however, population dynamics among them vary both within and among return seasons. </w:t>
      </w:r>
      <w:r w:rsidR="00364F19" w:rsidRPr="00293852">
        <w:rPr>
          <w:rFonts w:ascii="Times New Roman" w:hAnsi="Times New Roman" w:cs="Times New Roman"/>
        </w:rPr>
        <w:t>Individuals from these populations comingle in the ocean where they are intercepted by marine fisheries targeting other</w:t>
      </w:r>
      <w:r w:rsidR="00CC0E6A" w:rsidRPr="00293852">
        <w:rPr>
          <w:rFonts w:ascii="Times New Roman" w:hAnsi="Times New Roman" w:cs="Times New Roman"/>
        </w:rPr>
        <w:t>,</w:t>
      </w:r>
      <w:r w:rsidR="00364F19" w:rsidRPr="00293852">
        <w:rPr>
          <w:rFonts w:ascii="Times New Roman" w:hAnsi="Times New Roman" w:cs="Times New Roman"/>
        </w:rPr>
        <w:t xml:space="preserve"> more abundant species. </w:t>
      </w:r>
      <w:r w:rsidR="0006479B" w:rsidRPr="00293852">
        <w:rPr>
          <w:rFonts w:ascii="Times New Roman" w:hAnsi="Times New Roman" w:cs="Times New Roman"/>
        </w:rPr>
        <w:t xml:space="preserve">However, the potential impact </w:t>
      </w:r>
      <w:r w:rsidR="00176F67" w:rsidRPr="00293852">
        <w:rPr>
          <w:rFonts w:ascii="Times New Roman" w:hAnsi="Times New Roman" w:cs="Times New Roman"/>
        </w:rPr>
        <w:t xml:space="preserve">on </w:t>
      </w:r>
      <w:r w:rsidR="0006479B" w:rsidRPr="00293852">
        <w:rPr>
          <w:rFonts w:ascii="Times New Roman" w:hAnsi="Times New Roman" w:cs="Times New Roman"/>
        </w:rPr>
        <w:t xml:space="preserve">ecosystem health depends on </w:t>
      </w:r>
      <w:r w:rsidR="00176F67" w:rsidRPr="00293852">
        <w:rPr>
          <w:rFonts w:ascii="Times New Roman" w:hAnsi="Times New Roman" w:cs="Times New Roman"/>
        </w:rPr>
        <w:t xml:space="preserve">the relationship between marine mortality and river-specific population dynamics. </w:t>
      </w:r>
      <w:r w:rsidR="00B03D1A" w:rsidRPr="00293852">
        <w:rPr>
          <w:rFonts w:ascii="Times New Roman" w:hAnsi="Times New Roman" w:cs="Times New Roman"/>
        </w:rPr>
        <w:t>As such, monitoring at the basin or sub-basin scale is important towards assessing the health of river-specific stocks</w:t>
      </w:r>
      <w:r w:rsidR="00176F67" w:rsidRPr="00293852">
        <w:rPr>
          <w:rFonts w:ascii="Times New Roman" w:hAnsi="Times New Roman" w:cs="Times New Roman"/>
        </w:rPr>
        <w:t xml:space="preserve"> as well as their</w:t>
      </w:r>
      <w:r w:rsidR="00364F19" w:rsidRPr="00293852">
        <w:rPr>
          <w:rFonts w:ascii="Times New Roman" w:hAnsi="Times New Roman" w:cs="Times New Roman"/>
        </w:rPr>
        <w:t xml:space="preserve"> vulnerabilit</w:t>
      </w:r>
      <w:r w:rsidR="00176F67" w:rsidRPr="00293852">
        <w:rPr>
          <w:rFonts w:ascii="Times New Roman" w:hAnsi="Times New Roman" w:cs="Times New Roman"/>
        </w:rPr>
        <w:t>y</w:t>
      </w:r>
      <w:r w:rsidR="00364F19" w:rsidRPr="00293852">
        <w:rPr>
          <w:rFonts w:ascii="Times New Roman" w:hAnsi="Times New Roman" w:cs="Times New Roman"/>
        </w:rPr>
        <w:t xml:space="preserve"> to marine fisheries</w:t>
      </w:r>
      <w:r w:rsidR="00B03D1A" w:rsidRPr="00293852">
        <w:rPr>
          <w:rFonts w:ascii="Times New Roman" w:hAnsi="Times New Roman" w:cs="Times New Roman"/>
        </w:rPr>
        <w:t xml:space="preserve">. </w:t>
      </w:r>
    </w:p>
    <w:p w14:paraId="37E51B8A" w14:textId="59F4E4CF" w:rsidR="00B03D1A" w:rsidRPr="00293852" w:rsidRDefault="006F600C" w:rsidP="00B03D1A">
      <w:pPr>
        <w:spacing w:line="480" w:lineRule="auto"/>
        <w:ind w:firstLine="720"/>
        <w:rPr>
          <w:rFonts w:ascii="Times New Roman" w:hAnsi="Times New Roman" w:cs="Times New Roman"/>
        </w:rPr>
      </w:pPr>
      <w:r w:rsidRPr="00293852">
        <w:rPr>
          <w:rFonts w:ascii="Times New Roman" w:hAnsi="Times New Roman" w:cs="Times New Roman"/>
        </w:rPr>
        <w:t>Salmon</w:t>
      </w:r>
      <w:r w:rsidR="00B64037" w:rsidRPr="00293852">
        <w:rPr>
          <w:rFonts w:ascii="Times New Roman" w:hAnsi="Times New Roman" w:cs="Times New Roman"/>
        </w:rPr>
        <w:t xml:space="preserve"> populations in </w:t>
      </w:r>
      <w:r w:rsidR="000420F7" w:rsidRPr="00293852">
        <w:rPr>
          <w:rFonts w:ascii="Times New Roman" w:hAnsi="Times New Roman" w:cs="Times New Roman"/>
        </w:rPr>
        <w:t>w</w:t>
      </w:r>
      <w:r w:rsidR="00B64037" w:rsidRPr="00293852">
        <w:rPr>
          <w:rFonts w:ascii="Times New Roman" w:hAnsi="Times New Roman" w:cs="Times New Roman"/>
        </w:rPr>
        <w:t>estern Alaska</w:t>
      </w:r>
      <w:r w:rsidRPr="00293852">
        <w:rPr>
          <w:rFonts w:ascii="Times New Roman" w:hAnsi="Times New Roman" w:cs="Times New Roman"/>
        </w:rPr>
        <w:t xml:space="preserve"> </w:t>
      </w:r>
      <w:r w:rsidR="00DE161A" w:rsidRPr="00293852">
        <w:rPr>
          <w:rFonts w:ascii="Times New Roman" w:hAnsi="Times New Roman" w:cs="Times New Roman"/>
        </w:rPr>
        <w:t xml:space="preserve">have historically </w:t>
      </w:r>
      <w:r w:rsidRPr="00293852">
        <w:rPr>
          <w:rFonts w:ascii="Times New Roman" w:hAnsi="Times New Roman" w:cs="Times New Roman"/>
        </w:rPr>
        <w:t>support</w:t>
      </w:r>
      <w:r w:rsidR="00DE161A" w:rsidRPr="00293852">
        <w:rPr>
          <w:rFonts w:ascii="Times New Roman" w:hAnsi="Times New Roman" w:cs="Times New Roman"/>
        </w:rPr>
        <w:t>ed</w:t>
      </w:r>
      <w:r w:rsidRPr="00293852">
        <w:rPr>
          <w:rFonts w:ascii="Times New Roman" w:hAnsi="Times New Roman" w:cs="Times New Roman"/>
        </w:rPr>
        <w:t xml:space="preserve"> valuable commercial fisheries and </w:t>
      </w:r>
      <w:r w:rsidR="00B64037" w:rsidRPr="00293852">
        <w:rPr>
          <w:rFonts w:ascii="Times New Roman" w:hAnsi="Times New Roman" w:cs="Times New Roman"/>
        </w:rPr>
        <w:t xml:space="preserve">have </w:t>
      </w:r>
      <w:r w:rsidRPr="00293852">
        <w:rPr>
          <w:rFonts w:ascii="Times New Roman" w:hAnsi="Times New Roman" w:cs="Times New Roman"/>
        </w:rPr>
        <w:t>serve</w:t>
      </w:r>
      <w:r w:rsidR="00B64037" w:rsidRPr="00293852">
        <w:rPr>
          <w:rFonts w:ascii="Times New Roman" w:hAnsi="Times New Roman" w:cs="Times New Roman"/>
        </w:rPr>
        <w:t xml:space="preserve">d </w:t>
      </w:r>
      <w:r w:rsidRPr="00293852">
        <w:rPr>
          <w:rFonts w:ascii="Times New Roman" w:hAnsi="Times New Roman" w:cs="Times New Roman"/>
        </w:rPr>
        <w:t>as a</w:t>
      </w:r>
      <w:r w:rsidR="00B64037" w:rsidRPr="00293852">
        <w:rPr>
          <w:rFonts w:ascii="Times New Roman" w:hAnsi="Times New Roman" w:cs="Times New Roman"/>
        </w:rPr>
        <w:t>n important</w:t>
      </w:r>
      <w:r w:rsidRPr="00293852">
        <w:rPr>
          <w:rFonts w:ascii="Times New Roman" w:hAnsi="Times New Roman" w:cs="Times New Roman"/>
        </w:rPr>
        <w:t xml:space="preserve"> subsistence resource for upstream communities</w:t>
      </w:r>
      <w:r w:rsidR="00B64037" w:rsidRPr="00293852">
        <w:rPr>
          <w:rFonts w:ascii="Times New Roman" w:hAnsi="Times New Roman" w:cs="Times New Roman"/>
        </w:rPr>
        <w:t>. H</w:t>
      </w:r>
      <w:r w:rsidR="00DE161A" w:rsidRPr="00293852">
        <w:rPr>
          <w:rFonts w:ascii="Times New Roman" w:hAnsi="Times New Roman" w:cs="Times New Roman"/>
        </w:rPr>
        <w:t>owever, r</w:t>
      </w:r>
      <w:r w:rsidR="00F15670" w:rsidRPr="00293852">
        <w:rPr>
          <w:rFonts w:ascii="Times New Roman" w:hAnsi="Times New Roman" w:cs="Times New Roman"/>
        </w:rPr>
        <w:t>ecent declines in the number of Chinook salmon (</w:t>
      </w:r>
      <w:r w:rsidR="00F15670" w:rsidRPr="00293852">
        <w:rPr>
          <w:rStyle w:val="Emphasis"/>
          <w:rFonts w:ascii="Times New Roman" w:hAnsi="Times New Roman" w:cs="Times New Roman"/>
        </w:rPr>
        <w:t>Oncorhynchus tshawytscha</w:t>
      </w:r>
      <w:r w:rsidR="00F15670" w:rsidRPr="00293852">
        <w:rPr>
          <w:rFonts w:ascii="Times New Roman" w:hAnsi="Times New Roman" w:cs="Times New Roman"/>
        </w:rPr>
        <w:t xml:space="preserve">) </w:t>
      </w:r>
      <w:r w:rsidR="00D02385" w:rsidRPr="00293852">
        <w:rPr>
          <w:rFonts w:ascii="Times New Roman" w:hAnsi="Times New Roman" w:cs="Times New Roman"/>
        </w:rPr>
        <w:t>and chum salmon (</w:t>
      </w:r>
      <w:r w:rsidR="00E8133F" w:rsidRPr="00293852">
        <w:rPr>
          <w:rFonts w:ascii="Times New Roman" w:hAnsi="Times New Roman" w:cs="Times New Roman"/>
        </w:rPr>
        <w:t>Oncorhynchus keta</w:t>
      </w:r>
      <w:r w:rsidR="00D02385" w:rsidRPr="00293852">
        <w:rPr>
          <w:rFonts w:ascii="Times New Roman" w:hAnsi="Times New Roman" w:cs="Times New Roman"/>
        </w:rPr>
        <w:t xml:space="preserve">) </w:t>
      </w:r>
      <w:r w:rsidR="00F15670" w:rsidRPr="00293852">
        <w:rPr>
          <w:rFonts w:ascii="Times New Roman" w:hAnsi="Times New Roman" w:cs="Times New Roman"/>
        </w:rPr>
        <w:t xml:space="preserve">returning to </w:t>
      </w:r>
      <w:r w:rsidR="00FC2D9B" w:rsidRPr="00293852">
        <w:rPr>
          <w:rFonts w:ascii="Times New Roman" w:hAnsi="Times New Roman" w:cs="Times New Roman"/>
        </w:rPr>
        <w:t>w</w:t>
      </w:r>
      <w:r w:rsidR="00FD2359" w:rsidRPr="00293852">
        <w:rPr>
          <w:rFonts w:ascii="Times New Roman" w:hAnsi="Times New Roman" w:cs="Times New Roman"/>
        </w:rPr>
        <w:t>estern Alaska watersheds</w:t>
      </w:r>
      <w:r w:rsidR="00F15670" w:rsidRPr="00293852">
        <w:rPr>
          <w:rFonts w:ascii="Times New Roman" w:hAnsi="Times New Roman" w:cs="Times New Roman"/>
        </w:rPr>
        <w:t xml:space="preserve"> ha</w:t>
      </w:r>
      <w:r w:rsidR="00DE161A" w:rsidRPr="00293852">
        <w:rPr>
          <w:rFonts w:ascii="Times New Roman" w:hAnsi="Times New Roman" w:cs="Times New Roman"/>
        </w:rPr>
        <w:t>ve</w:t>
      </w:r>
      <w:r w:rsidR="00F15670" w:rsidRPr="00293852">
        <w:rPr>
          <w:rFonts w:ascii="Times New Roman" w:hAnsi="Times New Roman" w:cs="Times New Roman"/>
        </w:rPr>
        <w:t xml:space="preserve"> led to fishery restrictions and a crisis of food insecurity and cultural loss</w:t>
      </w:r>
      <w:r w:rsidR="00E8133F" w:rsidRPr="00293852">
        <w:rPr>
          <w:rFonts w:ascii="Times New Roman" w:hAnsi="Times New Roman" w:cs="Times New Roman"/>
        </w:rPr>
        <w:t xml:space="preserve"> </w:t>
      </w:r>
      <w:r w:rsidR="00E8133F" w:rsidRPr="00293852">
        <w:rPr>
          <w:rFonts w:ascii="Times New Roman" w:hAnsi="Times New Roman" w:cs="Times New Roman"/>
        </w:rPr>
        <w:fldChar w:fldCharType="begin"/>
      </w:r>
      <w:r w:rsidR="007C1C1E">
        <w:rPr>
          <w:rFonts w:ascii="Times New Roman" w:hAnsi="Times New Roman" w:cs="Times New Roman"/>
        </w:rPr>
        <w:instrText xml:space="preserve"> ADDIN ZOTERO_ITEM CSL_CITATION {"citationID":"eVQY4IOY","properties":{"formattedCitation":"(DeMaster et al., 2025; Feddern et al., 2023)","plainCitation":"(DeMaster et al., 2025; Feddern et al., 2023)","noteIndex":0},"citationItems":[{"id":5905,"uris":["http://zotero.org/users/8421274/items/H6W8LXG7"],"itemData":{"id":5905,"type":"article-journal","container-title":"Arctic, Antarctic, and Alpine Research","DOI":"10.1080/15230430.2025.2510793","ISSN":"1523-0430","issue":"1","note":"_eprint: https://doi.org/10.1080/15230430.2025.2510793","page":"2510793","publisher":"Taylor &amp; Francis","source":"Taylor and Francis+NEJM","title":"Food security crisis in the Yukon River Basin: where have the salmon gone and what can be done?","title-short":"Food security crisis in the Yukon River Basin","volume":"57","author":[{"family":"DeMaster","given":"Doug"},{"family":"Alexander","given":"Edward"},{"family":"Wiese","given":"Francis K."},{"family":"Baker","given":"Betsy"},{"family":"Froehlich","given":"Ephraim"},{"family":"Harris","given":"Cyrus"},{"family":"Schaeffer","given":"Jackie"},{"family":"Schoen","given":"Erik"},{"family":"Shahbazi","given":"Alex H."}],"issued":{"date-parts":[["2025",12,31]]}}},{"id":4226,"uris":["http://zotero.org/users/8421274/items/53AYSP4H"],"itemData":{"id":4226,"type":"article-journal","abstract":"Understanding how species are responding to environmental change is a central challenge for stewards and managers of fish and wildlife who seek to maintain harvest opportunities for communities and Indigenous peoples. This is a particularly daunting but increasingly important task in remote, high-latitude regions where environmental conditions are changing rapidly and data collection is logistically difficult. The Arctic-Yukon-Kuskokwim (AYK) region encompasses the northern extent of the Chinook Salmon Oncorhynchus tshawytscha range where populations are experiencing rapid rates of environmental change across both freshwater and marine habitats due to global climate change. Climate-salmon interactions in the AYK region are a particularly pressing issue as many local communities have a deep reliance on a subsistence way of life. Here, we synthesize perspectives shared at a recent workshop on Chinook Salmon declines in the AYK region. The objectives were to discuss current understandings of climate-Chinook Salmon interactions, develop a set of outstanding questions, review available data and its limitations in addressing these questions, and describe the perspectives expressed by participants in this workshop from diverse backgrounds. We conclude by suggesting pathways forward to integrate different types of information and build relationships among communities, academic partners, and fishery management agencies.","container-title":"FISHERIES","DOI":"10.1002/fsh.10923","ISSN":"0363-2415, 1548-8446","issue":"8","journalAbbreviation":"Fisheries","language":"English","note":"number-of-pages: 13\npublisher-place: Hoboken\nWeb of Science ID: WOS:000998764500001","page":"331-343","publisher":"Wiley","source":"Clarivate Analytics Web of Science","title":"Kings of the North: Bridging Disciplines to Understand the Effects of Changing Climate on Chinook Salmon in the Arctic-Yukon-Kuskokwim Region","title-short":"Kings of the North","volume":"48","author":[{"family":"Feddern","given":"Megan L."},{"family":"Schoen","given":"Erik R."},{"family":"Shaftel","given":"Rebecca"},{"family":"Cunningham","given":"Curry J."},{"family":"Chythlook","given":"Craig"},{"family":"Connors","given":"Brendan M."},{"family":"Murdoch","given":"Alyssa D."},{"family":"Biela","given":"Vanessa R.","non-dropping-particle":"von"},{"family":"Woods","given":"Brooke"}],"issued":{"date-parts":[["2023",8]]}}}],"schema":"https://github.com/citation-style-language/schema/raw/master/csl-citation.json"} </w:instrText>
      </w:r>
      <w:r w:rsidR="00E8133F" w:rsidRPr="00293852">
        <w:rPr>
          <w:rFonts w:ascii="Times New Roman" w:hAnsi="Times New Roman" w:cs="Times New Roman"/>
        </w:rPr>
        <w:fldChar w:fldCharType="separate"/>
      </w:r>
      <w:r w:rsidR="00E8133F" w:rsidRPr="00293852">
        <w:rPr>
          <w:rFonts w:ascii="Times New Roman" w:hAnsi="Times New Roman" w:cs="Times New Roman"/>
          <w:noProof/>
        </w:rPr>
        <w:t>(DeMaster et al., 2025; Feddern et al., 2023)</w:t>
      </w:r>
      <w:r w:rsidR="00E8133F" w:rsidRPr="00293852">
        <w:rPr>
          <w:rFonts w:ascii="Times New Roman" w:hAnsi="Times New Roman" w:cs="Times New Roman"/>
        </w:rPr>
        <w:fldChar w:fldCharType="end"/>
      </w:r>
      <w:r w:rsidR="00E8133F" w:rsidRPr="00293852">
        <w:rPr>
          <w:rFonts w:ascii="Times New Roman" w:hAnsi="Times New Roman" w:cs="Times New Roman"/>
        </w:rPr>
        <w:t xml:space="preserve">. </w:t>
      </w:r>
      <w:r w:rsidR="00FD2359" w:rsidRPr="00293852">
        <w:rPr>
          <w:rFonts w:ascii="Times New Roman" w:hAnsi="Times New Roman" w:cs="Times New Roman"/>
        </w:rPr>
        <w:t xml:space="preserve">Several </w:t>
      </w:r>
      <w:r w:rsidR="00DE161A" w:rsidRPr="00293852">
        <w:rPr>
          <w:rFonts w:ascii="Times New Roman" w:hAnsi="Times New Roman" w:cs="Times New Roman"/>
        </w:rPr>
        <w:t>marine-based</w:t>
      </w:r>
      <w:r w:rsidR="00FD2359" w:rsidRPr="00293852">
        <w:rPr>
          <w:rFonts w:ascii="Times New Roman" w:hAnsi="Times New Roman" w:cs="Times New Roman"/>
        </w:rPr>
        <w:t xml:space="preserve"> hypotheses have been proposed</w:t>
      </w:r>
      <w:r w:rsidR="00DE161A" w:rsidRPr="00293852">
        <w:rPr>
          <w:rFonts w:ascii="Times New Roman" w:hAnsi="Times New Roman" w:cs="Times New Roman"/>
        </w:rPr>
        <w:t xml:space="preserve"> for declining population health </w:t>
      </w:r>
      <w:r w:rsidR="00DE161A" w:rsidRPr="00293852">
        <w:rPr>
          <w:rFonts w:ascii="Times New Roman" w:hAnsi="Times New Roman" w:cs="Times New Roman"/>
        </w:rPr>
        <w:lastRenderedPageBreak/>
        <w:t xml:space="preserve">including mortality due to changing environmental conditions or </w:t>
      </w:r>
      <w:r w:rsidR="00FD2359" w:rsidRPr="00293852">
        <w:rPr>
          <w:rFonts w:ascii="Times New Roman" w:hAnsi="Times New Roman" w:cs="Times New Roman"/>
        </w:rPr>
        <w:t xml:space="preserve">bycatch in federal </w:t>
      </w:r>
      <w:r w:rsidR="00FC2D9B" w:rsidRPr="00293852">
        <w:rPr>
          <w:rFonts w:ascii="Times New Roman" w:hAnsi="Times New Roman" w:cs="Times New Roman"/>
        </w:rPr>
        <w:t xml:space="preserve">groundfish </w:t>
      </w:r>
      <w:r w:rsidR="00FD2359" w:rsidRPr="00293852">
        <w:rPr>
          <w:rFonts w:ascii="Times New Roman" w:hAnsi="Times New Roman" w:cs="Times New Roman"/>
        </w:rPr>
        <w:t>fisheries</w:t>
      </w:r>
      <w:r w:rsidR="00FC2D9B" w:rsidRPr="00293852">
        <w:rPr>
          <w:rFonts w:ascii="Times New Roman" w:hAnsi="Times New Roman" w:cs="Times New Roman"/>
        </w:rPr>
        <w:t xml:space="preserve"> and mixed stock salmon fisheries in Alaska waters</w:t>
      </w:r>
      <w:r w:rsidR="00CC0E6A" w:rsidRPr="00293852">
        <w:rPr>
          <w:rFonts w:ascii="Times New Roman" w:hAnsi="Times New Roman" w:cs="Times New Roman"/>
        </w:rPr>
        <w:t xml:space="preserve"> </w:t>
      </w:r>
      <w:r w:rsidR="00176F67" w:rsidRPr="00293852">
        <w:rPr>
          <w:rFonts w:ascii="Times New Roman" w:hAnsi="Times New Roman" w:cs="Times New Roman"/>
        </w:rPr>
        <w:fldChar w:fldCharType="begin"/>
      </w:r>
      <w:r w:rsidR="00176F67" w:rsidRPr="00293852">
        <w:rPr>
          <w:rFonts w:ascii="Times New Roman" w:hAnsi="Times New Roman" w:cs="Times New Roman"/>
        </w:rPr>
        <w:instrText xml:space="preserve"> ADDIN ZOTERO_ITEM CSL_CITATION {"citationID":"569KjHgC","properties":{"formattedCitation":"(Lamborn et al., 2025)","plainCitation":"(Lamborn et al., 2025)","noteIndex":0},"citationItems":[{"id":5379,"uris":["http://zotero.org/users/8421274/items/6TRPLVW4"],"itemData":{"id":5379,"type":"article-journal","abstract":"Across Alaska, there have been synchronous declines in the abundance, mean age, and size of Chinook salmon (Oncorhynchus tshawytscha, Salmonidae), a species with immense social and ecological importance. The decline of Chinook salmon, and regulations addressing declines, have drastically impacted people who rely on Alaska's fisheries. Despite their importance, the drivers causing Chinook salmon declines are still not well understood. Therefore, to improve our understanding of the likely drivers of these large-scale synchronous declines, we synthesised the peer-reviewed Chinook salmon literature published between 2010 and 2024 using a weight-of-evidence approach. We identified 94 variables used to explain the trends in abundance and demographics of Chinook salmon. Each variable's association with trends in Chinook salmon was individually assessed and integrated using a standardised method. Results of this synthesis suggest the drivers for large-scale synchronous declines have occurred in the North Pacific Ocean. Specifically, we found marine predation, size selective harvest, and pink salmon (Oncorhynchus gorbuscha) abundance are the factors most strongly associated with reduced size and age. Results also suggest ocean productivity–specifically winter sea surface temperature and the North Pacific Gyre Oscillation–are the most frequently identified predictors of regional Chinook salmon abundance. In addition to addressing freshwater factors like adult heat stress and juvenile predation, we suggest research, policy, and management focus on how to better understand and address the interactions between ocean productivity, marine predation, size selective harvest, and pink salmon abundance to improve the condition of Chinook salmon, and the people and ecosystems benefiting from them.","container-title":"Fish and Fisheries","DOI":"10.1111/faf.12895","ISSN":"1467-2979","issue":"n/a","language":"en","license":"© 2025 The Author(s). Fish and Fisheries published by John Wiley &amp; Sons Ltd.","note":"_eprint: https://onlinelibrary.wiley.com/doi/pdf/10.1111/faf.12895","source":"Wiley Online Library","title":"A Synthesis of Factors Related to Trends in Abundance and Demography of Alaska Chinook Salmon (Oncorhynchus tshawytscha, Salmonidae): Implications for Research, Management, and Policy","title-short":"A Synthesis of Factors Related to Trends in Abundance and Demography of Alaska Chinook Salmon (Oncorhynchus tshawytscha, Salmonidae)","URL":"https://onlinelibrary.wiley.com/doi/abs/10.1111/faf.12895","volume":"n/a","author":[{"family":"Lamborn","given":"Chase C."},{"family":"Ohlberger","given":"Jan"},{"family":"Walsworth","given":"Timothy E."},{"family":"Westley","given":"Peter A. H."},{"family":"Cunningham","given":"Curry J."},{"family":"Wynsma","given":"Sam"},{"family":"Smith","given":"Jordan W."}],"accessed":{"date-parts":[["2025",6,4]]},"issued":{"date-parts":[["2025"]]}}}],"schema":"https://github.com/citation-style-language/schema/raw/master/csl-citation.json"} </w:instrText>
      </w:r>
      <w:r w:rsidR="00176F67" w:rsidRPr="00293852">
        <w:rPr>
          <w:rFonts w:ascii="Times New Roman" w:hAnsi="Times New Roman" w:cs="Times New Roman"/>
        </w:rPr>
        <w:fldChar w:fldCharType="separate"/>
      </w:r>
      <w:r w:rsidR="00176F67" w:rsidRPr="00293852">
        <w:rPr>
          <w:rFonts w:ascii="Times New Roman" w:hAnsi="Times New Roman" w:cs="Times New Roman"/>
          <w:noProof/>
        </w:rPr>
        <w:t>(Lamborn et al., 2025)</w:t>
      </w:r>
      <w:r w:rsidR="00176F67" w:rsidRPr="00293852">
        <w:rPr>
          <w:rFonts w:ascii="Times New Roman" w:hAnsi="Times New Roman" w:cs="Times New Roman"/>
        </w:rPr>
        <w:fldChar w:fldCharType="end"/>
      </w:r>
      <w:r w:rsidR="00176F67" w:rsidRPr="00293852">
        <w:rPr>
          <w:rFonts w:ascii="Times New Roman" w:hAnsi="Times New Roman" w:cs="Times New Roman"/>
        </w:rPr>
        <w:t xml:space="preserve">. </w:t>
      </w:r>
      <w:r w:rsidR="00DE161A" w:rsidRPr="00293852">
        <w:rPr>
          <w:rFonts w:ascii="Times New Roman" w:hAnsi="Times New Roman" w:cs="Times New Roman"/>
        </w:rPr>
        <w:t>Evaluating the</w:t>
      </w:r>
      <w:r w:rsidR="000413A9" w:rsidRPr="00293852">
        <w:rPr>
          <w:rFonts w:ascii="Times New Roman" w:hAnsi="Times New Roman" w:cs="Times New Roman"/>
        </w:rPr>
        <w:t xml:space="preserve"> </w:t>
      </w:r>
      <w:r w:rsidR="00DE161A" w:rsidRPr="00293852">
        <w:rPr>
          <w:rFonts w:ascii="Times New Roman" w:hAnsi="Times New Roman" w:cs="Times New Roman"/>
        </w:rPr>
        <w:t>impact</w:t>
      </w:r>
      <w:r w:rsidR="000413A9" w:rsidRPr="00293852">
        <w:rPr>
          <w:rFonts w:ascii="Times New Roman" w:hAnsi="Times New Roman" w:cs="Times New Roman"/>
        </w:rPr>
        <w:t xml:space="preserve"> of these hypotheses</w:t>
      </w:r>
      <w:r w:rsidR="00DE161A" w:rsidRPr="00293852">
        <w:rPr>
          <w:rFonts w:ascii="Times New Roman" w:hAnsi="Times New Roman" w:cs="Times New Roman"/>
        </w:rPr>
        <w:t xml:space="preserve"> require</w:t>
      </w:r>
      <w:r w:rsidR="000413A9" w:rsidRPr="00293852">
        <w:rPr>
          <w:rFonts w:ascii="Times New Roman" w:hAnsi="Times New Roman" w:cs="Times New Roman"/>
        </w:rPr>
        <w:t>s</w:t>
      </w:r>
      <w:r w:rsidR="00DE161A" w:rsidRPr="00293852">
        <w:rPr>
          <w:rFonts w:ascii="Times New Roman" w:hAnsi="Times New Roman" w:cs="Times New Roman"/>
        </w:rPr>
        <w:t xml:space="preserve"> </w:t>
      </w:r>
      <w:r w:rsidR="00552656" w:rsidRPr="00293852">
        <w:rPr>
          <w:rFonts w:ascii="Times New Roman" w:hAnsi="Times New Roman" w:cs="Times New Roman"/>
        </w:rPr>
        <w:t xml:space="preserve">evaluating </w:t>
      </w:r>
      <w:r w:rsidR="000413A9" w:rsidRPr="00293852">
        <w:rPr>
          <w:rFonts w:ascii="Times New Roman" w:hAnsi="Times New Roman" w:cs="Times New Roman"/>
        </w:rPr>
        <w:t xml:space="preserve">marine </w:t>
      </w:r>
      <w:r w:rsidR="00552656" w:rsidRPr="00293852">
        <w:rPr>
          <w:rFonts w:ascii="Times New Roman" w:hAnsi="Times New Roman" w:cs="Times New Roman"/>
        </w:rPr>
        <w:t>mortality</w:t>
      </w:r>
      <w:r w:rsidR="00DE161A" w:rsidRPr="00293852">
        <w:rPr>
          <w:rFonts w:ascii="Times New Roman" w:hAnsi="Times New Roman" w:cs="Times New Roman"/>
        </w:rPr>
        <w:t xml:space="preserve"> against river-specific population</w:t>
      </w:r>
      <w:r w:rsidR="00552656" w:rsidRPr="00293852">
        <w:rPr>
          <w:rFonts w:ascii="Times New Roman" w:hAnsi="Times New Roman" w:cs="Times New Roman"/>
        </w:rPr>
        <w:t xml:space="preserve"> </w:t>
      </w:r>
      <w:r w:rsidR="00FC2D9B" w:rsidRPr="00293852">
        <w:rPr>
          <w:rFonts w:ascii="Times New Roman" w:hAnsi="Times New Roman" w:cs="Times New Roman"/>
        </w:rPr>
        <w:t>dynamics</w:t>
      </w:r>
      <w:r w:rsidR="00B03D1A" w:rsidRPr="00293852">
        <w:rPr>
          <w:rFonts w:ascii="Times New Roman" w:hAnsi="Times New Roman" w:cs="Times New Roman"/>
        </w:rPr>
        <w:t xml:space="preserve">. </w:t>
      </w:r>
      <w:r w:rsidR="00176F67" w:rsidRPr="00293852">
        <w:rPr>
          <w:rFonts w:ascii="Times New Roman" w:hAnsi="Times New Roman" w:cs="Times New Roman"/>
        </w:rPr>
        <w:t>However, g</w:t>
      </w:r>
      <w:r w:rsidR="00DE161A" w:rsidRPr="00293852">
        <w:rPr>
          <w:rFonts w:ascii="Times New Roman" w:hAnsi="Times New Roman" w:cs="Times New Roman"/>
        </w:rPr>
        <w:t>enetic stock identification (GSI), a powerful and widely used tool for estimating the provenance of Chinook salmon stocks for in-season management</w:t>
      </w:r>
      <w:r w:rsidR="00551CAF" w:rsidRPr="00293852">
        <w:rPr>
          <w:rFonts w:ascii="Times New Roman" w:hAnsi="Times New Roman" w:cs="Times New Roman"/>
        </w:rPr>
        <w:t xml:space="preserve"> </w:t>
      </w:r>
      <w:r w:rsidR="00551CAF" w:rsidRPr="00293852">
        <w:rPr>
          <w:rFonts w:ascii="Times New Roman" w:hAnsi="Times New Roman" w:cs="Times New Roman"/>
        </w:rPr>
        <w:fldChar w:fldCharType="begin"/>
      </w:r>
      <w:r w:rsidR="00551CAF" w:rsidRPr="00293852">
        <w:rPr>
          <w:rFonts w:ascii="Times New Roman" w:hAnsi="Times New Roman" w:cs="Times New Roman"/>
        </w:rPr>
        <w:instrText xml:space="preserve"> ADDIN ZOTERO_ITEM CSL_CITATION {"citationID":"eubu6vVq","properties":{"formattedCitation":"(Beacham et al., 2004; Hess et al., 2014)","plainCitation":"(Beacham et al., 2004; Hess et al., 2014)","noteIndex":0},"citationItems":[{"id":253,"uris":["http://zotero.org/users/8421274/items/KH5W7A7Y"],"itemData":{"id":253,"type":"article-journal","abstract":"Commitment to conservation-based management of exploited ﬁsh species imposes unprecedented requirements for adaptive, real-time management of biologically and socially complex mixed-stock ﬁsheries such as those conducted for Paciﬁc salmon. Stock identiﬁcation is a key component of the management process, with population-speciﬁc timing and abundance information often incorporated into management decisions. By using both microsatellite and major histocompatibility complex genetic variation, we achieved highly accurate estimates of stock composition for Fraser River sockeye salmon. Over a 2- month period in 2002, we analyzed 9300 returning Fraser River sockeye salmon sampled in mixed-stock ﬁsheries, and provided stock composition estimates to ﬁshery managers within 9–30 h of sample delivery. Stock-speciﬁc exploitation targets governed by conservation concerns were achieved in this ﬁshery.","container-title":"Conservation Genetics","DOI":"10.1023/B:COGE.0000031140.41379.73","ISSN":"1566-0621","issue":"3","journalAbbreviation":"Conservation Genetics","language":"en","page":"411-416","source":"DOI.org (Crossref)","title":"DNA in Action: Rapid Application of DNA Variation to Sockeye Salmon Fisheries Management","title-short":"DNA in Action","volume":"5","author":[{"family":"Beacham","given":"Terry D."},{"family":"Lapointe","given":"Michael"},{"family":"Candy","given":"John R."},{"family":"Miller","given":"Kristina M."},{"family":"Withler","given":"Ruth E."}],"issued":{"date-parts":[["2004",6]]}}},{"id":5917,"uris":["http://zotero.org/users/8421274/items/JW8K7BNA"],"itemData":{"id":5917,"type":"article-journal","abstract":"Genetic stock identification (GSI) provides a method of characterizing stock‐specific abundance, run timing, and straying as they pertain to the population demographics and behavior of both hatchery and wild fish and thus assists with fisheries management. In this study, tissues were collected and genotyped at 13 microsatellite loci from adult Chinook Salmon Oncorhynchus tshawytscha that passed Bonneville Dam during four consecutive migration years (2004–2007). GSI methods were used to estimate the proportions of stocks in a broad genetic baseline, with high‐density coverage of Chinook Salmon across the eastern Pacific Rim. The estimates of abundance for interior Columbia River stocks showed widespread decline consistent with a shift to poor ocean conditions during the years when the fish in this study were at sea, but divergent stock‐ and age‐specific patterns were also observed. For example, the upper Columbia River spring‐run stock experienced a unique net gain in abundance during this period, and the interior Columbia River summer–fall‐run stock experienced a delayed decline of 4‐year‐olds. Stocks with early run timing shifted to later migrations. However, run timing distributions did not shift unidirectionally for all stocks across years, and stock membership in three major run timing categories was maintained. Of 9,215 total adults sampled, 27 (0.3%) were out‐of‐basin strays and a quarter of the strays were putatively of wild origin. The general concordance of GSI results with those based on more traditional methods supports the effectiveness of GSI as a tool for fisheries management.Received May 5, 2013; accepted October 23, 2013Published online February 10, 2014","container-title":"North American Journal of Fisheries Management","DOI":"10.1080/02755947.2013.862192","ISSN":"0275-5947","issue":"1","page":"184-201","source":"Silverchair","title":"Monitoring Stock‐Specific Abundance, Run Timing, and Straying of Chinook Salmon in the Columbia River Using Genetic Stock Identification (GSI)","volume":"34","author":[{"family":"Hess","given":"Jon E."},{"family":"Whiteaker","given":"John M."},{"family":"Fryer","given":"Jeffrey K."},{"family":"Narum","given":"Shawn R."}],"issued":{"date-parts":[["2014",2,1]]}}}],"schema":"https://github.com/citation-style-language/schema/raw/master/csl-citation.json"} </w:instrText>
      </w:r>
      <w:r w:rsidR="00551CAF" w:rsidRPr="00293852">
        <w:rPr>
          <w:rFonts w:ascii="Times New Roman" w:hAnsi="Times New Roman" w:cs="Times New Roman"/>
        </w:rPr>
        <w:fldChar w:fldCharType="separate"/>
      </w:r>
      <w:r w:rsidR="00551CAF" w:rsidRPr="00293852">
        <w:rPr>
          <w:rFonts w:ascii="Times New Roman" w:hAnsi="Times New Roman" w:cs="Times New Roman"/>
          <w:noProof/>
        </w:rPr>
        <w:t>(Beacham et al., 2004; Hess et al., 2014)</w:t>
      </w:r>
      <w:r w:rsidR="00551CAF" w:rsidRPr="00293852">
        <w:rPr>
          <w:rFonts w:ascii="Times New Roman" w:hAnsi="Times New Roman" w:cs="Times New Roman"/>
        </w:rPr>
        <w:fldChar w:fldCharType="end"/>
      </w:r>
      <w:r w:rsidR="00A97553" w:rsidRPr="00293852">
        <w:rPr>
          <w:rFonts w:ascii="Times New Roman" w:hAnsi="Times New Roman" w:cs="Times New Roman"/>
        </w:rPr>
        <w:t>,</w:t>
      </w:r>
      <w:r w:rsidR="00DE161A" w:rsidRPr="00293852">
        <w:rPr>
          <w:rFonts w:ascii="Times New Roman" w:hAnsi="Times New Roman" w:cs="Times New Roman"/>
        </w:rPr>
        <w:t xml:space="preserve"> cannot discriminate </w:t>
      </w:r>
      <w:r w:rsidR="00B03D1A" w:rsidRPr="00293852">
        <w:rPr>
          <w:rFonts w:ascii="Times New Roman" w:hAnsi="Times New Roman" w:cs="Times New Roman"/>
        </w:rPr>
        <w:t>among watersheds in many cases</w:t>
      </w:r>
      <w:r w:rsidR="00843D3D" w:rsidRPr="00293852">
        <w:rPr>
          <w:rFonts w:ascii="Times New Roman" w:hAnsi="Times New Roman" w:cs="Times New Roman"/>
        </w:rPr>
        <w:t xml:space="preserve"> </w:t>
      </w:r>
      <w:r w:rsidR="00A97553" w:rsidRPr="00293852">
        <w:rPr>
          <w:rFonts w:ascii="Times New Roman" w:hAnsi="Times New Roman" w:cs="Times New Roman"/>
        </w:rPr>
        <w:fldChar w:fldCharType="begin"/>
      </w:r>
      <w:r w:rsidR="007C1C1E">
        <w:rPr>
          <w:rFonts w:ascii="Times New Roman" w:hAnsi="Times New Roman" w:cs="Times New Roman"/>
        </w:rPr>
        <w:instrText xml:space="preserve"> ADDIN ZOTERO_ITEM CSL_CITATION {"citationID":"MzlKiGnn","properties":{"formattedCitation":"(Larson et al., 2014; Templin et al., 2011; Van Doornik et al., 2024)","plainCitation":"(Larson et al., 2014; Templin et al., 2011; Van Doornik et al., 2024)","noteIndex":0},"citationItems":[{"id":5920,"uris":["http://zotero.org/users/8421274/items/27HI6KT3"],"itemData":{"id":5920,"type":"article-journal","abstract":"Genetic stock identification (GSI), an important tool for fisheries management that relies upon the ability to differentiate stocks of interest, can be difficult when populations are closely related. Here we genotyped 11 850 single-nucleotide polymorphisms (SNPs) from existing DNA sequence data available in five closely related populations of Chinook salmon (Oncorhynchus tshawytscha) from western Alaska. We then converted a subset of 96 of these SNPs displaying high differentiation into high-throughput genotyping assays. These 96 SNPs (RAD96) and 191 SNPs developed previously (CTC191) were screened in 28 populations from western Alaska. Regional assignment power was evaluated for five different SNP panels, including a panel containing the 96 SNPs with the highest FST across the CTC191 and RAD96 panels (FST96). Assignment tests indicated that SNPs in the RAD96 were more useful for GSI than those in the CTC191 and that increasing the number of reporting groups in western Alaska from one to three was feasible with the FST96. Our approach represents an efficient way to discover SNPs for GSI and should be applicable to other populations and species.","container-title":"Canadian Journal of Fisheries and Aquatic Sciences","DOI":"10.1139/cjfas-2013-0502","ISSN":"0706-652X","issue":"5","journalAbbreviation":"Can. J. Fish. Aquat. Sci.","page":"698-708","publisher":"NRC Research Press","source":"cdnsciencepub.com (Atypon)","title":"Single-nucleotide polymorphisms (SNPs) identified through genotyping-by-sequencing improve genetic stock identification of Chinook salmon (Oncorhynchus tshawytscha) from western Alaska","volume":"71","author":[{"family":"Larson","given":"Wesley A."},{"family":"Seeb","given":"James E."},{"family":"Pascal","given":"Carita E."},{"family":"Templin","given":"William D."},{"family":"Seeb","given":"Lisa W."}],"issued":{"date-parts":[["2014",5]]}}},{"id":2535,"uris":["http://zotero.org/users/8421274/items/SDJLKTDN"],"itemData":{"id":2535,"type":"article-journal","abstract":"Most information about Chinook salmon genetic diversity and life history originates from studies from the West Coast USA, western Canada and southeast Alaska; less is known about Chinook salmon from western and southcentral Alaska drainages. Populations in this large area are genetically distinct from populations to the south and represent an evolutionary legacy of unique genetic, phenotypic and life history diversity. More genetic information is necessary to advance mixed stock analysis applications for studies involving these populations. We assembled a comprehensive, open-access baseline of 45 single nucleotide polymorphisms (SNPs) from 172 populations ranging from Russia to California. We compare SNP data from representative populations throughout the range with particular emphasis on western and southcentral Alaska. We grouped populations into major lineages based upon genetic and geographic characteristics, evaluated the resolution for identifying the composition of admixtures and performed mixed stock analysis on Chinook salmon caught incidentally in the walleye pollock fishery in the Bering Sea. SNP data reveal complex genetic structure within Alaska and can be used in applications to address not only regional issues, but also migration pathways, bycatch studies on the high seas, and potential changes in the range of the species in response to climate change.","container-title":"Molecular Ecology Resources","DOI":"10.1111/j.1755-0998.2010.02968.x","ISSN":"1755-0998","issue":"s1","language":"en","note":"_eprint: https://onlinelibrary.wiley.com/doi/pdf/10.1111/j.1755-0998.2010.02968.x","page":"226-246","source":"Wiley Online Library","title":"Genetic differentiation of Alaska Chinook salmon: the missing link for migratory studies","title-short":"Genetic differentiation of Alaska Chinook salmon","volume":"11","author":[{"family":"Templin","given":"William D."},{"family":"Seeb","given":"James E."},{"family":"Jasper","given":"James R."},{"family":"Barclay","given":"Andrew W."},{"family":"Seeb","given":"Lisa W."}],"issued":{"date-parts":[["2011"]]}}},{"id":5914,"uris":["http://zotero.org/users/8421274/items/KJXD8DF9"],"itemData":{"id":5914,"type":"article-journal","abstract":"ObjectiveGenetic stock identification (GSI) can be an effective tool for fisheries management, but development of reference baselines for species with broad geographic distributions can be challenging. Mixed‐stock fisheries for Chinook Salmon Oncorhynchus tshawytscha have utilized GSI analyses for decades with various genetic baselines, but these have largely become outdated with advances in technology that enable more efficient genotyping. Thus, our goals were to (1) create nested baselines of genotypic data for Chinook Salmon throughout their entire natural range using existing data from multiple sources and (2) evaluate the utility of those nested baselines to conduct accurate hierarchical GSI of mixture proportions or the stock identification of individual fish.MethodsIn this study, we compiled a large genetic baseline of single‐nucleotide polymorphism (SNP) markers for 389 populations that encompass the entire geographic range of Chinook Salmon. We used cross validation and realistic mixture simulations to test the accuracy of the baseline in generating GSI estimates.ResultWe demonstrated that a multi‐tiered assignment approach can provide high accuracy at both tier 1 (broadscale, with three coastwide reporting groups; 97.8% mean accuracy) and tier 2 (fine‐scale regional reporting groups; up to 97.7% mean accuracy) levels. Realistic mixture simulations showed that this multi‐tiered approach can provide highly effective GSI results for several common mixed‐stock fisheries applications in the Pacific Ocean.ConclusionThis new SNP baseline and the multi‐tiered assignment approach provide the most comprehensive rangewide GSI baseline for Chinook Salmon over any previous application and enable highly accurate estimates for GSI purposes.Impact statementA Chinook Salmon genetic stock identification baseline encompassing the species' entire range has broad applications in fishery management and harvest allocation as well as in basic research.","container-title":"North American Journal of Fisheries Management","DOI":"10.1002/nafm.11019","ISSN":"0275-5947","issue":"4","page":"857-869","source":"Silverchair","title":"A new, standardized international Pacific Rim baseline for genetic stock identification (GSI) of Chinook Salmon","volume":"44","author":[{"family":"Van Doornik","given":"Donald M."},{"family":"Moran","given":"Paul"},{"family":"Rondeau","given":"Eric B."},{"family":"Nichols","given":"Krista M."},{"family":"Narum","given":"Shawn R."},{"family":"Campbell","given":"Matthew R."},{"family":"Clemento","given":"Anthony J."},{"family":"Hargrove","given":"John S."},{"family":"Hess","given":"Jon E."},{"family":"Horn","given":"Rebekah L."},{"family":"Seeb","given":"Lisa W."},{"family":"Stephenson","given":"Jeff J."},{"family":"McKinney","given":"Garrett J."}],"issued":{"date-parts":[["2024",8,1]]}}}],"schema":"https://github.com/citation-style-language/schema/raw/master/csl-citation.json"} </w:instrText>
      </w:r>
      <w:r w:rsidR="00A97553" w:rsidRPr="00293852">
        <w:rPr>
          <w:rFonts w:ascii="Times New Roman" w:hAnsi="Times New Roman" w:cs="Times New Roman"/>
        </w:rPr>
        <w:fldChar w:fldCharType="separate"/>
      </w:r>
      <w:r w:rsidR="00551CAF" w:rsidRPr="00293852">
        <w:rPr>
          <w:rFonts w:ascii="Times New Roman" w:hAnsi="Times New Roman" w:cs="Times New Roman"/>
          <w:noProof/>
        </w:rPr>
        <w:t>(Larson et al., 2014; Templin et al., 2011; Van Doornik et al., 2024)</w:t>
      </w:r>
      <w:r w:rsidR="00A97553" w:rsidRPr="00293852">
        <w:rPr>
          <w:rFonts w:ascii="Times New Roman" w:hAnsi="Times New Roman" w:cs="Times New Roman"/>
        </w:rPr>
        <w:fldChar w:fldCharType="end"/>
      </w:r>
      <w:r w:rsidR="00551CAF" w:rsidRPr="00293852">
        <w:rPr>
          <w:rFonts w:ascii="Times New Roman" w:hAnsi="Times New Roman" w:cs="Times New Roman"/>
        </w:rPr>
        <w:t>.</w:t>
      </w:r>
      <w:r w:rsidR="00B03D1A" w:rsidRPr="00293852">
        <w:rPr>
          <w:rFonts w:ascii="Times New Roman" w:hAnsi="Times New Roman" w:cs="Times New Roman"/>
        </w:rPr>
        <w:t xml:space="preserve"> </w:t>
      </w:r>
      <w:r w:rsidR="00176F67" w:rsidRPr="00293852">
        <w:rPr>
          <w:rFonts w:ascii="Times New Roman" w:hAnsi="Times New Roman" w:cs="Times New Roman"/>
        </w:rPr>
        <w:t>Although f</w:t>
      </w:r>
      <w:r w:rsidR="00B03D1A" w:rsidRPr="00293852">
        <w:rPr>
          <w:rFonts w:ascii="Times New Roman" w:hAnsi="Times New Roman" w:cs="Times New Roman"/>
        </w:rPr>
        <w:t xml:space="preserve">ish from the </w:t>
      </w:r>
      <w:r w:rsidR="000413A9" w:rsidRPr="00293852">
        <w:rPr>
          <w:rFonts w:ascii="Times New Roman" w:hAnsi="Times New Roman" w:cs="Times New Roman"/>
        </w:rPr>
        <w:t xml:space="preserve">middle and </w:t>
      </w:r>
      <w:r w:rsidR="00B03D1A" w:rsidRPr="00293852">
        <w:rPr>
          <w:rFonts w:ascii="Times New Roman" w:hAnsi="Times New Roman" w:cs="Times New Roman"/>
        </w:rPr>
        <w:t>upper portions of the Yukon can be reliability distinguished using GSI,</w:t>
      </w:r>
      <w:r w:rsidR="000413A9" w:rsidRPr="00293852">
        <w:rPr>
          <w:rFonts w:ascii="Times New Roman" w:hAnsi="Times New Roman" w:cs="Times New Roman"/>
        </w:rPr>
        <w:t xml:space="preserve"> </w:t>
      </w:r>
      <w:r w:rsidR="00B03D1A" w:rsidRPr="00293852">
        <w:rPr>
          <w:rFonts w:ascii="Times New Roman" w:hAnsi="Times New Roman" w:cs="Times New Roman"/>
        </w:rPr>
        <w:t xml:space="preserve">the </w:t>
      </w:r>
      <w:r w:rsidR="00DE161A" w:rsidRPr="00293852">
        <w:rPr>
          <w:rFonts w:ascii="Times New Roman" w:hAnsi="Times New Roman" w:cs="Times New Roman"/>
        </w:rPr>
        <w:t>Coastal Western Alaska (CWAK) genetic reporting group</w:t>
      </w:r>
      <w:r w:rsidR="00B03D1A" w:rsidRPr="00293852">
        <w:rPr>
          <w:rFonts w:ascii="Times New Roman" w:hAnsi="Times New Roman" w:cs="Times New Roman"/>
        </w:rPr>
        <w:t xml:space="preserve"> </w:t>
      </w:r>
      <w:r w:rsidR="00DE161A" w:rsidRPr="00293852">
        <w:rPr>
          <w:rFonts w:ascii="Times New Roman" w:hAnsi="Times New Roman" w:cs="Times New Roman"/>
        </w:rPr>
        <w:t xml:space="preserve">contains </w:t>
      </w:r>
      <w:r w:rsidR="00B03D1A" w:rsidRPr="00293852">
        <w:rPr>
          <w:rFonts w:ascii="Times New Roman" w:hAnsi="Times New Roman" w:cs="Times New Roman"/>
        </w:rPr>
        <w:t xml:space="preserve">the entire Kuskokwim and Nushagak river-basins as well as a large </w:t>
      </w:r>
      <w:r w:rsidR="00DE161A" w:rsidRPr="00293852">
        <w:rPr>
          <w:rFonts w:ascii="Times New Roman" w:hAnsi="Times New Roman" w:cs="Times New Roman"/>
        </w:rPr>
        <w:t xml:space="preserve">portion of </w:t>
      </w:r>
      <w:r w:rsidR="00B03D1A" w:rsidRPr="00293852">
        <w:rPr>
          <w:rFonts w:ascii="Times New Roman" w:hAnsi="Times New Roman" w:cs="Times New Roman"/>
        </w:rPr>
        <w:t xml:space="preserve">the Yukon </w:t>
      </w:r>
      <w:r w:rsidR="00DE161A" w:rsidRPr="00293852">
        <w:rPr>
          <w:rFonts w:ascii="Times New Roman" w:hAnsi="Times New Roman" w:cs="Times New Roman"/>
        </w:rPr>
        <w:t>(Figure 1</w:t>
      </w:r>
      <w:r w:rsidR="000413A9" w:rsidRPr="00293852">
        <w:rPr>
          <w:rFonts w:ascii="Times New Roman" w:hAnsi="Times New Roman" w:cs="Times New Roman"/>
        </w:rPr>
        <w:t>a</w:t>
      </w:r>
      <w:r w:rsidR="00DE161A" w:rsidRPr="00293852">
        <w:rPr>
          <w:rFonts w:ascii="Times New Roman" w:hAnsi="Times New Roman" w:cs="Times New Roman"/>
        </w:rPr>
        <w:t>)</w:t>
      </w:r>
      <w:r w:rsidR="000413A9" w:rsidRPr="00293852">
        <w:rPr>
          <w:rFonts w:ascii="Times New Roman" w:hAnsi="Times New Roman" w:cs="Times New Roman"/>
        </w:rPr>
        <w:t>.</w:t>
      </w:r>
      <w:r w:rsidR="00DE161A" w:rsidRPr="00293852">
        <w:rPr>
          <w:rFonts w:ascii="Times New Roman" w:hAnsi="Times New Roman" w:cs="Times New Roman"/>
        </w:rPr>
        <w:t xml:space="preserve"> </w:t>
      </w:r>
      <w:r w:rsidR="00B03D1A" w:rsidRPr="00293852">
        <w:rPr>
          <w:rFonts w:ascii="Times New Roman" w:hAnsi="Times New Roman" w:cs="Times New Roman"/>
        </w:rPr>
        <w:t>As a result</w:t>
      </w:r>
      <w:r w:rsidR="000413A9" w:rsidRPr="00293852">
        <w:rPr>
          <w:rFonts w:ascii="Times New Roman" w:hAnsi="Times New Roman" w:cs="Times New Roman"/>
        </w:rPr>
        <w:t xml:space="preserve">, the watershed of origin cannot be reliably distinguished for </w:t>
      </w:r>
      <w:r w:rsidR="00B03D1A" w:rsidRPr="00293852">
        <w:rPr>
          <w:rFonts w:ascii="Times New Roman" w:hAnsi="Times New Roman" w:cs="Times New Roman"/>
        </w:rPr>
        <w:t xml:space="preserve">fish assigned to this genetic baseline, hampering the ability to </w:t>
      </w:r>
      <w:r w:rsidR="009F7FFE" w:rsidRPr="00293852">
        <w:rPr>
          <w:rFonts w:ascii="Times New Roman" w:hAnsi="Times New Roman" w:cs="Times New Roman"/>
        </w:rPr>
        <w:t xml:space="preserve">quantify </w:t>
      </w:r>
      <w:r w:rsidR="00B03D1A" w:rsidRPr="00293852">
        <w:rPr>
          <w:rFonts w:ascii="Times New Roman" w:hAnsi="Times New Roman" w:cs="Times New Roman"/>
        </w:rPr>
        <w:t xml:space="preserve">the impact of marine-based </w:t>
      </w:r>
      <w:r w:rsidR="009F7FFE" w:rsidRPr="00293852">
        <w:rPr>
          <w:rFonts w:ascii="Times New Roman" w:hAnsi="Times New Roman" w:cs="Times New Roman"/>
        </w:rPr>
        <w:t xml:space="preserve">fishing mortality </w:t>
      </w:r>
      <w:r w:rsidR="00A8560F" w:rsidRPr="00293852">
        <w:rPr>
          <w:rFonts w:ascii="Times New Roman" w:hAnsi="Times New Roman" w:cs="Times New Roman"/>
        </w:rPr>
        <w:t>on river</w:t>
      </w:r>
      <w:r w:rsidR="00B03D1A" w:rsidRPr="00293852">
        <w:rPr>
          <w:rFonts w:ascii="Times New Roman" w:hAnsi="Times New Roman" w:cs="Times New Roman"/>
        </w:rPr>
        <w:t xml:space="preserve">-specific population </w:t>
      </w:r>
      <w:r w:rsidR="00843D3D" w:rsidRPr="00293852">
        <w:rPr>
          <w:rFonts w:ascii="Times New Roman" w:hAnsi="Times New Roman" w:cs="Times New Roman"/>
        </w:rPr>
        <w:t>dynamics</w:t>
      </w:r>
      <w:r w:rsidR="00176F67" w:rsidRPr="00293852">
        <w:rPr>
          <w:rFonts w:ascii="Times New Roman" w:hAnsi="Times New Roman" w:cs="Times New Roman"/>
        </w:rPr>
        <w:t xml:space="preserve">. </w:t>
      </w:r>
      <w:r w:rsidR="000413A9" w:rsidRPr="00293852">
        <w:rPr>
          <w:rFonts w:ascii="Times New Roman" w:hAnsi="Times New Roman" w:cs="Times New Roman"/>
        </w:rPr>
        <w:t xml:space="preserve"> </w:t>
      </w:r>
    </w:p>
    <w:p w14:paraId="541CC541" w14:textId="2ADAE800" w:rsidR="0010010D" w:rsidRPr="00293852" w:rsidRDefault="00DE161A" w:rsidP="00465AAD">
      <w:pPr>
        <w:spacing w:line="480" w:lineRule="auto"/>
        <w:ind w:firstLine="720"/>
        <w:rPr>
          <w:rFonts w:ascii="Times New Roman" w:hAnsi="Times New Roman" w:cs="Times New Roman"/>
        </w:rPr>
      </w:pPr>
      <w:r w:rsidRPr="00293852">
        <w:rPr>
          <w:rFonts w:ascii="Times New Roman" w:hAnsi="Times New Roman" w:cs="Times New Roman"/>
        </w:rPr>
        <w:t>I</w:t>
      </w:r>
      <w:r w:rsidR="00FD2359" w:rsidRPr="00293852">
        <w:rPr>
          <w:rFonts w:ascii="Times New Roman" w:hAnsi="Times New Roman" w:cs="Times New Roman"/>
        </w:rPr>
        <w:t xml:space="preserve">sotope-based methods </w:t>
      </w:r>
      <w:r w:rsidRPr="00293852">
        <w:rPr>
          <w:rFonts w:ascii="Times New Roman" w:hAnsi="Times New Roman" w:cs="Times New Roman"/>
        </w:rPr>
        <w:t xml:space="preserve">for estimating provenance </w:t>
      </w:r>
      <w:r w:rsidR="00FD2359" w:rsidRPr="00293852">
        <w:rPr>
          <w:rFonts w:ascii="Times New Roman" w:hAnsi="Times New Roman" w:cs="Times New Roman"/>
        </w:rPr>
        <w:t xml:space="preserve">using </w:t>
      </w:r>
      <w:r w:rsidRPr="00293852">
        <w:rPr>
          <w:rFonts w:ascii="Times New Roman" w:hAnsi="Times New Roman" w:cs="Times New Roman"/>
        </w:rPr>
        <w:t xml:space="preserve">ear stones found in fish, or </w:t>
      </w:r>
      <w:r w:rsidR="00FD2359" w:rsidRPr="00293852">
        <w:rPr>
          <w:rFonts w:ascii="Times New Roman" w:hAnsi="Times New Roman" w:cs="Times New Roman"/>
        </w:rPr>
        <w:t>otoliths</w:t>
      </w:r>
      <w:r w:rsidRPr="00293852">
        <w:rPr>
          <w:rFonts w:ascii="Times New Roman" w:hAnsi="Times New Roman" w:cs="Times New Roman"/>
        </w:rPr>
        <w:t>,</w:t>
      </w:r>
      <w:r w:rsidR="00FD2359" w:rsidRPr="00293852">
        <w:rPr>
          <w:rFonts w:ascii="Times New Roman" w:hAnsi="Times New Roman" w:cs="Times New Roman"/>
        </w:rPr>
        <w:t xml:space="preserve"> ha</w:t>
      </w:r>
      <w:r w:rsidR="00B95E95" w:rsidRPr="00293852">
        <w:rPr>
          <w:rFonts w:ascii="Times New Roman" w:hAnsi="Times New Roman" w:cs="Times New Roman"/>
        </w:rPr>
        <w:t>ve</w:t>
      </w:r>
      <w:r w:rsidRPr="00293852">
        <w:rPr>
          <w:rFonts w:ascii="Times New Roman" w:hAnsi="Times New Roman" w:cs="Times New Roman"/>
        </w:rPr>
        <w:t xml:space="preserve"> </w:t>
      </w:r>
      <w:r w:rsidR="00FD2359" w:rsidRPr="00293852">
        <w:rPr>
          <w:rFonts w:ascii="Times New Roman" w:hAnsi="Times New Roman" w:cs="Times New Roman"/>
        </w:rPr>
        <w:t>emerged as an alternative approach</w:t>
      </w:r>
      <w:r w:rsidRPr="00293852">
        <w:rPr>
          <w:rFonts w:ascii="Times New Roman" w:hAnsi="Times New Roman" w:cs="Times New Roman"/>
        </w:rPr>
        <w:t xml:space="preserve"> to GSI</w:t>
      </w:r>
      <w:r w:rsidR="00FD2359" w:rsidRPr="00293852">
        <w:rPr>
          <w:rFonts w:ascii="Times New Roman" w:hAnsi="Times New Roman" w:cs="Times New Roman"/>
        </w:rPr>
        <w:t>, offering finer spatial resolution than genetics in some cases</w:t>
      </w:r>
      <w:r w:rsidRPr="00293852">
        <w:rPr>
          <w:rFonts w:ascii="Times New Roman" w:hAnsi="Times New Roman" w:cs="Times New Roman"/>
        </w:rPr>
        <w:t xml:space="preserve"> </w:t>
      </w:r>
      <w:r w:rsidR="0010010D" w:rsidRPr="00293852">
        <w:rPr>
          <w:rFonts w:ascii="Times New Roman" w:hAnsi="Times New Roman" w:cs="Times New Roman"/>
        </w:rPr>
        <w:fldChar w:fldCharType="begin"/>
      </w:r>
      <w:r w:rsidR="007C1C1E">
        <w:rPr>
          <w:rFonts w:ascii="Times New Roman" w:hAnsi="Times New Roman" w:cs="Times New Roman"/>
        </w:rPr>
        <w:instrText xml:space="preserve"> ADDIN ZOTERO_ITEM CSL_CITATION {"citationID":"Pqigyra2","properties":{"formattedCitation":"(Brennan et al., 2015; Brennan &amp; Schindler, 2017; Kennedy et al., 1997)","plainCitation":"(Brennan et al., 2015; Brennan &amp; Schindler, 2017; Kennedy et al., 1997)","noteIndex":0},"citationItems":[{"id":2313,"uris":["http://zotero.org/users/8421274/items/AJFVQJVT"],"itemData":{"id":2313,"type":"article-journal","abstract":"Highly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Advances","DOI":"10.1126/sciadv.1400124","issue":"4","page":"e1400124","publisher":"American Association for the Advancement of Science","source":"science.org (Atypon)","title":"Strontium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J."}],"issued":{"date-parts":[["2015",5,15]]}}},{"id":1694,"uris":["http://zotero.org/users/8421274/items/NSWL6YPN"],"itemData":{"id":1694,"type":"article-journal","abstract":"Production patterns of highly mobile species, such as anadromous fish, often exhibit high spatial and temporal heterogeneity across landscapes. Such variability is often asynchronous in time among habitats, which stabilizes production at aggregate scales of complexity. Reconstructing production patterns explicitly in space and time across multiple scales, however, remains difficult but is important for prioritizing habitat conservation. This is especially true for fishes inhabiting river basins due to long-range dispersal, high mortality at early life stages, complex population structure and elusive life history variation. We develop a new approach for mapping production patterns of Pacific salmon across a large river basin by integrating otolith microchemistry and dendritic isoscape models. The geographically continuous Bayesian assignment framework presented here yielded high accuracies (&gt;90%) and relatively high precisions (precisions &lt;4%; i.e., assignment areas of &lt;530 river km of the 13 100 km total river length) when used to determine the natal source of known-origin juvenile Chinook salmon captured throughout the study region. Integrating these methods enabled us to base estimates of provenance and habitat use of individuals on a per location basis using strontium isotopic data throughout the continuous spatial domain of a river network. Such a framework provides substantial advantages over the more common nominal approach to employing otolith microchemistry to reconstruct movement patterns of fish. In doing so, we reconstructed the spatial production patterns of adult Chinook salmon returning to a large watershed in Bristol Bay, Alaska and illustrate the power of such an approach to conservation efforts.","container-title":"Ecological Applications","DOI":"10.1002/eap.1474","ISSN":"1939-5582","issue":"2","language":"en","note":"_eprint: https://esajournals.onlinelibrary.wiley.com/doi/pdf/10.1002/eap.1474","page":"363-377","source":"Wiley Online Library","title":"Linking otolith microchemistry and dendritic isoscapes to map heterogeneous production of fish across river basins","volume":"27","author":[{"family":"Brennan","given":"Sean R."},{"family":"Schindler","given":"Daniel E."}],"issued":{"date-parts":[["2017"]]}}},{"id":1561,"uris":["http://zotero.org/users/8421274/items/UCQYZW9Z"],"itemData":{"id":1561,"type":"article-journal","abstract":"To optimize conservation and restoration strategies for fish stocks it is important to identify the rearing habitats that produce the most successful individuals. However, tracking millions of migratory fish through multiple life stages seems to be impossible using conventional techniques. Using differences in the ratio of stable isotopes of strontium (Sr), found naturally in stream water, we have been able to distinguish juvenile Atlantic salmon (Salmo salar) from eight of ten rearing sites studied in Vermont streams. This demonstrates the potential for using environmental signals to determine the rearing stream from which salmon originate, and should help to guide restoration activities.","container-title":"Nature","DOI":"10.1038/42835","ISSN":"1476-4687","issue":"6635","language":"en","license":"1997 Macmillan Magazines Ltd.","note":"number: 6635","page":"766-767","publisher":"Nature Publishing Group","source":"www-nature-com.offcampus.lib.washington.edu","title":"Natural isotope markers in salmon","volume":"387","author":[{"family":"Kennedy","given":"Brian P."},{"family":"Folt","given":"Carol L."},{"family":"Blum","given":"Joel D."},{"family":"Chamberlain","given":"C. Page"}],"issued":{"date-parts":[["1997",6]]}}}],"schema":"https://github.com/citation-style-language/schema/raw/master/csl-citation.json"} </w:instrText>
      </w:r>
      <w:r w:rsidR="0010010D" w:rsidRPr="00293852">
        <w:rPr>
          <w:rFonts w:ascii="Times New Roman" w:hAnsi="Times New Roman" w:cs="Times New Roman"/>
        </w:rPr>
        <w:fldChar w:fldCharType="separate"/>
      </w:r>
      <w:r w:rsidR="0010010D" w:rsidRPr="00293852">
        <w:rPr>
          <w:rFonts w:ascii="Times New Roman" w:hAnsi="Times New Roman" w:cs="Times New Roman"/>
          <w:noProof/>
        </w:rPr>
        <w:t>(Brennan et al., 2015; Brennan &amp; Schindler, 2017; Kennedy et al., 1997)</w:t>
      </w:r>
      <w:r w:rsidR="0010010D" w:rsidRPr="00293852">
        <w:rPr>
          <w:rFonts w:ascii="Times New Roman" w:hAnsi="Times New Roman" w:cs="Times New Roman"/>
        </w:rPr>
        <w:fldChar w:fldCharType="end"/>
      </w:r>
      <w:r w:rsidR="0010010D" w:rsidRPr="00293852">
        <w:rPr>
          <w:rFonts w:ascii="Times New Roman" w:hAnsi="Times New Roman" w:cs="Times New Roman"/>
        </w:rPr>
        <w:t xml:space="preserve">. The relative ratio of strontium-87 to strontium-86 (⁸⁷Sr/⁸⁶Sr) is heterogeneously distributed across geologically diverse landscapes, faithfully incorporated </w:t>
      </w:r>
      <w:r w:rsidR="000413A9" w:rsidRPr="00293852">
        <w:rPr>
          <w:rFonts w:ascii="Times New Roman" w:hAnsi="Times New Roman" w:cs="Times New Roman"/>
        </w:rPr>
        <w:t xml:space="preserve">into </w:t>
      </w:r>
      <w:r w:rsidR="00FD2359" w:rsidRPr="00293852">
        <w:rPr>
          <w:rFonts w:ascii="Times New Roman" w:hAnsi="Times New Roman" w:cs="Times New Roman"/>
        </w:rPr>
        <w:t>the</w:t>
      </w:r>
      <w:r w:rsidR="00B95E95" w:rsidRPr="00293852">
        <w:rPr>
          <w:rFonts w:ascii="Times New Roman" w:hAnsi="Times New Roman" w:cs="Times New Roman"/>
        </w:rPr>
        <w:t xml:space="preserve"> metabolically inert</w:t>
      </w:r>
      <w:r w:rsidR="00FD2359" w:rsidRPr="00293852">
        <w:rPr>
          <w:rFonts w:ascii="Times New Roman" w:hAnsi="Times New Roman" w:cs="Times New Roman"/>
        </w:rPr>
        <w:t xml:space="preserve"> </w:t>
      </w:r>
      <w:r w:rsidR="0010010D" w:rsidRPr="00293852">
        <w:rPr>
          <w:rFonts w:ascii="Times New Roman" w:hAnsi="Times New Roman" w:cs="Times New Roman"/>
        </w:rPr>
        <w:t>otolith</w:t>
      </w:r>
      <w:r w:rsidR="00FD2359" w:rsidRPr="00293852">
        <w:rPr>
          <w:rFonts w:ascii="Times New Roman" w:hAnsi="Times New Roman" w:cs="Times New Roman"/>
        </w:rPr>
        <w:t xml:space="preserve"> structure</w:t>
      </w:r>
      <w:r w:rsidR="0010010D" w:rsidRPr="00293852">
        <w:rPr>
          <w:rFonts w:ascii="Times New Roman" w:hAnsi="Times New Roman" w:cs="Times New Roman"/>
        </w:rPr>
        <w:t xml:space="preserve">, and </w:t>
      </w:r>
      <w:r w:rsidR="00B95E95" w:rsidRPr="00293852">
        <w:rPr>
          <w:rFonts w:ascii="Times New Roman" w:hAnsi="Times New Roman" w:cs="Times New Roman"/>
        </w:rPr>
        <w:t xml:space="preserve">has been demonstrated to be </w:t>
      </w:r>
      <w:r w:rsidR="0010010D" w:rsidRPr="00293852">
        <w:rPr>
          <w:rFonts w:ascii="Times New Roman" w:hAnsi="Times New Roman" w:cs="Times New Roman"/>
        </w:rPr>
        <w:t>temporally stable in Alaskan watersheds</w:t>
      </w:r>
      <w:r w:rsidR="00B95E95" w:rsidRPr="00293852">
        <w:rPr>
          <w:rFonts w:ascii="Times New Roman" w:hAnsi="Times New Roman" w:cs="Times New Roman"/>
        </w:rPr>
        <w:t xml:space="preserve"> </w:t>
      </w:r>
      <w:r w:rsidR="0010010D" w:rsidRPr="00293852">
        <w:rPr>
          <w:rFonts w:ascii="Times New Roman" w:hAnsi="Times New Roman" w:cs="Times New Roman"/>
        </w:rPr>
        <w:fldChar w:fldCharType="begin"/>
      </w:r>
      <w:r w:rsidR="007C1C1E">
        <w:rPr>
          <w:rFonts w:ascii="Times New Roman" w:hAnsi="Times New Roman" w:cs="Times New Roman"/>
        </w:rPr>
        <w:instrText xml:space="preserve"> ADDIN ZOTERO_ITEM CSL_CITATION {"citationID":"gCPseI7r","properties":{"formattedCitation":"(Bataille &amp; Bowen, 2012; Brennan et al., 2015; Campana, 1999; Capo et al., 1998)","plainCitation":"(Bataille &amp; Bowen, 2012; Brennan et al., 2015; Campana, 1999; Capo et al., 1998)","noteIndex":0},"citationItems":[{"id":1939,"uris":["http://zotero.org/users/8421274/items/S8GE9LUD"],"itemData":{"id":1939,"type":"article-journal","abstract":"Although variation in 87Sr/86Sr has been widely pursued as a tracer of provenance in environmental studies, forensics, archeology and food traceability, accurate methods for mapping variations in environmental 87Sr/ 86Sr at regional scale are not available. In this paper, we build upon earlier efforts to model 87Sr/86Sr in bedrock by developing GIS-based models for Sr isotopes in rock and water that include the combined effects of lithology and time. Using published data, we ﬁt lithology-speciﬁc model parameters for generalized equations describing the concentration of radiogenic Sr in silicate and carbonate rocks. The new model explained more than 50% of the observed variance in measured Sr isotope values from independent global databases of igneous, metaigneous, and carbonate rocks, but performed more poorly (explaining 33% of the variance) for sedimentary and metasedimentary rocks. In comparison, a previously applied model formulation that did not include lithology-speciﬁc parameters explained only 20% and 8% of the observed variance for igneous and sedimentary rocks, respectively, and exhibited an inverse relationship with measured carbonate rock values. Building upon the bedrock model, we also developed and applied equations to predict the contribution of different rock types to 87Sr/86Sr variations in water as a function of their weathering rates and strontium content. The resulting water model was compared to data from 68 catchments and shown to give more accurate predictions of stream water 87Sr/86Sr (R2 = 0.70) than models that did not include lithological weathering parameters. We applied these models to produce maps (“isoscapes”) predicting 87Sr/86Sr in bedrock and water across the contiguous USA, and compared the mapped Sr isotope distributions to data on Sr isotope ratios of US marijuana crops. Although the maps produced here are demonstrably imperfect and leave signiﬁcant scope for further reﬁnement, they provide an enhanced framework for lithology-based Sr isotope modeling and offer a baseline for provenance studies by constraining the 87Sr/86Sr in strontium sources at regional scales.","container-title":"Chemical Geology","DOI":"10.1016/j.chemgeo.2012.01.028","ISSN":"00092541","journalAbbreviation":"Chemical Geology","language":"en","page":"39-52","source":"DOI.org (Crossref)","title":"Mapping 87Sr/86Sr variations in bedrock and water for large scale provenance studies","volume":"304-305","author":[{"family":"Bataille","given":"Clément P."},{"family":"Bowen","given":"Gabriel J."}],"issued":{"date-parts":[["2012",4]]}}},{"id":2313,"uris":["http://zotero.org/users/8421274/items/AJFVQJVT"],"itemData":{"id":2313,"type":"article-journal","abstract":"Highly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Advances","DOI":"10.1126/sciadv.1400124","issue":"4","page":"e1400124","publisher":"American Association for the Advancement of Science","source":"science.org (Atypon)","title":"Strontium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J."}],"issued":{"date-parts":[["2015",5,15]]}}},{"id":1441,"uris":["http://zotero.org/users/8421274/items/PHNAKZ8D"],"itemData":{"id":1441,"type":"article-journal","abstract":"The fish otolith (earstone) has long been known as a timekeeper, but interest in its use as a metabolically inert environmental recorder has accelerated in recent years. In part due to technological advances, applications such as stock identification, determination of rnigralon pathways, reconstruction of temperature and salinity history, age validation, detection of anadromy, use as a natural tag and chemical mass marking have been developed, some of which are difficult or impossible to implement using alternative techniques. Microsamphg and the latest advances in beam-based probes allow many elemental assays to be coupled with daily or annual growth increments, thus providing a detailed chronologcal record of the environment. However, few workers have critically assessed the assumptions upon which the environmental reconstructions are based, or considered the possibility that elemental incorporation into the otolith may proceed differently than that into other calcified structures. This paper reviews current applications and their assumptions and suggests future directions. Particular attention is given to the premises that the elemental and isotopic composition of the otolith reflects that of the environment, and the effect of physiological filters on the resulting composition. The roles of temperature, elemental uptake into the fish and the process of otolith crystahzation are also assessed. Drawing upon recent advances in geochemistry and paleoclirnate research as points of contrast, it appears that not all applications of otolith chemistry are firmly based, although others are destined to become powerful and perhaps routine tools for the mainstream fish biologst.","container-title":"Marine Ecology Progress Series","DOI":"10.3354/meps188263","ISSN":"0171-8630, 1616-1599","journalAbbreviation":"Mar. Ecol. Prog. Ser.","language":"en","page":"263-297","source":"DOI.org (Crossref)","title":"Chemistry and composition of fish otoliths:pathways, mechanisms and applications","title-short":"Chemistry and composition of fish otoliths","volume":"188","author":[{"family":"Campana","given":"Se"}],"issued":{"date-parts":[["1999"]]}}},{"id":1457,"uris":["http://zotero.org/users/8421274/items/TDIQBP7K"],"itemData":{"id":1457,"type":"article-journal","abstract":"The strontium (Sr) isotope method can be a powerful tool in studies of chemical weathering and soil genesis, cation provenance and mobility, and the chronostratigraphic correlation of marine sediments. It is a sensitive geochemical tracer, applicable to large-scale ecosystem studies as well as to centimeter-scaled examination of cation mobility within a soil profile. The 87Sr/86Sr ratios of natural materials reflect the sources of strontium available during their formation. Isotopically distinct inputs from precipitation, dryfall, soil parent material, and surface or groundwater allow determination of the relative proportions of those materials entering or leaving an ecosystem. The isotopic compositions of labile (soil exchange complex and soil solution) strontium and Sr in vegetation reflect the sources of cations available to plants. Strontium isotopes can be used to track the biogeochemical cycling of nutrient cations such as calcium. The extent of cation contributions from in situ weathering and external additions to soil from dust and rain can also be resolved with this method. In this paper, we review the geochemistry and isotopic systematics of strontium, and discuss the use of this method as a tracer of earth surface processes.","container-title":"Geoderma","DOI":"10.1016/S0016-7061(97)00102-X","ISSN":"0016-7061","issue":"1","journalAbbreviation":"Geoderma","language":"en","page":"197-225","source":"ScienceDirect","title":"Strontium isotopes as tracers of ecosystem processes: theory and methods","title-short":"Strontium isotopes as tracers of ecosystem processes","volume":"82","author":[{"family":"Capo","given":"Rosemary C."},{"family":"Stewart","given":"Brian W."},{"family":"Chadwick","given":"Oliver A."}],"issued":{"date-parts":[["1998",2,1]]}}}],"schema":"https://github.com/citation-style-language/schema/raw/master/csl-citation.json"} </w:instrText>
      </w:r>
      <w:r w:rsidR="0010010D" w:rsidRPr="00293852">
        <w:rPr>
          <w:rFonts w:ascii="Times New Roman" w:hAnsi="Times New Roman" w:cs="Times New Roman"/>
        </w:rPr>
        <w:fldChar w:fldCharType="separate"/>
      </w:r>
      <w:r w:rsidR="0010010D" w:rsidRPr="00293852">
        <w:rPr>
          <w:rFonts w:ascii="Times New Roman" w:hAnsi="Times New Roman" w:cs="Times New Roman"/>
          <w:noProof/>
        </w:rPr>
        <w:t>(Bataille &amp; Bowen, 2012; Brennan et al., 2015; Campana, 1999; Capo et al., 1998)</w:t>
      </w:r>
      <w:r w:rsidR="0010010D" w:rsidRPr="00293852">
        <w:rPr>
          <w:rFonts w:ascii="Times New Roman" w:hAnsi="Times New Roman" w:cs="Times New Roman"/>
        </w:rPr>
        <w:fldChar w:fldCharType="end"/>
      </w:r>
      <w:r w:rsidR="0010010D" w:rsidRPr="00293852">
        <w:rPr>
          <w:rFonts w:ascii="Times New Roman" w:hAnsi="Times New Roman" w:cs="Times New Roman"/>
        </w:rPr>
        <w:t xml:space="preserve">. </w:t>
      </w:r>
      <w:r w:rsidR="00B95E95" w:rsidRPr="00293852">
        <w:rPr>
          <w:rFonts w:ascii="Times New Roman" w:hAnsi="Times New Roman" w:cs="Times New Roman"/>
        </w:rPr>
        <w:t>As such, t</w:t>
      </w:r>
      <w:r w:rsidRPr="00293852">
        <w:rPr>
          <w:rFonts w:ascii="Times New Roman" w:hAnsi="Times New Roman" w:cs="Times New Roman"/>
        </w:rPr>
        <w:t xml:space="preserve">his </w:t>
      </w:r>
      <w:r w:rsidR="00B95E95" w:rsidRPr="00293852">
        <w:rPr>
          <w:rFonts w:ascii="Times New Roman" w:hAnsi="Times New Roman" w:cs="Times New Roman"/>
        </w:rPr>
        <w:t>method</w:t>
      </w:r>
      <w:r w:rsidRPr="00293852">
        <w:rPr>
          <w:rFonts w:ascii="Times New Roman" w:hAnsi="Times New Roman" w:cs="Times New Roman"/>
        </w:rPr>
        <w:t xml:space="preserve"> has been used to </w:t>
      </w:r>
      <w:r w:rsidR="00FD2359" w:rsidRPr="00293852">
        <w:rPr>
          <w:rFonts w:ascii="Times New Roman" w:hAnsi="Times New Roman" w:cs="Times New Roman"/>
        </w:rPr>
        <w:t>estimate provenance</w:t>
      </w:r>
      <w:r w:rsidRPr="00293852">
        <w:rPr>
          <w:rFonts w:ascii="Times New Roman" w:hAnsi="Times New Roman" w:cs="Times New Roman"/>
        </w:rPr>
        <w:t xml:space="preserve"> of </w:t>
      </w:r>
      <w:r w:rsidR="00176F67" w:rsidRPr="00293852">
        <w:rPr>
          <w:rFonts w:ascii="Times New Roman" w:hAnsi="Times New Roman" w:cs="Times New Roman"/>
        </w:rPr>
        <w:t xml:space="preserve">western Alaska </w:t>
      </w:r>
      <w:r w:rsidR="00B95E95" w:rsidRPr="00293852">
        <w:rPr>
          <w:rFonts w:ascii="Times New Roman" w:hAnsi="Times New Roman" w:cs="Times New Roman"/>
        </w:rPr>
        <w:t xml:space="preserve">salmon from </w:t>
      </w:r>
      <w:r w:rsidR="00843D3D" w:rsidRPr="00293852">
        <w:rPr>
          <w:rFonts w:ascii="Times New Roman" w:hAnsi="Times New Roman" w:cs="Times New Roman"/>
        </w:rPr>
        <w:t xml:space="preserve">within the </w:t>
      </w:r>
      <w:r w:rsidR="00B95E95" w:rsidRPr="00293852">
        <w:rPr>
          <w:rFonts w:ascii="Times New Roman" w:hAnsi="Times New Roman" w:cs="Times New Roman"/>
        </w:rPr>
        <w:t xml:space="preserve">watersheds </w:t>
      </w:r>
      <w:r w:rsidR="00843D3D" w:rsidRPr="00293852">
        <w:rPr>
          <w:rFonts w:ascii="Times New Roman" w:hAnsi="Times New Roman" w:cs="Times New Roman"/>
        </w:rPr>
        <w:t xml:space="preserve">where </w:t>
      </w:r>
      <w:r w:rsidR="00176F67" w:rsidRPr="00293852">
        <w:rPr>
          <w:rFonts w:ascii="Times New Roman" w:hAnsi="Times New Roman" w:cs="Times New Roman"/>
        </w:rPr>
        <w:t>they</w:t>
      </w:r>
      <w:r w:rsidR="00843D3D" w:rsidRPr="00293852">
        <w:rPr>
          <w:rFonts w:ascii="Times New Roman" w:hAnsi="Times New Roman" w:cs="Times New Roman"/>
        </w:rPr>
        <w:t xml:space="preserve"> are harvested </w:t>
      </w:r>
      <w:r w:rsidR="00B95E95" w:rsidRPr="00293852">
        <w:rPr>
          <w:rFonts w:ascii="Times New Roman" w:hAnsi="Times New Roman" w:cs="Times New Roman"/>
        </w:rPr>
        <w:t xml:space="preserve">by comparing the </w:t>
      </w:r>
      <w:r w:rsidR="00FD2359" w:rsidRPr="00293852">
        <w:rPr>
          <w:rFonts w:ascii="Times New Roman" w:hAnsi="Times New Roman" w:cs="Times New Roman"/>
        </w:rPr>
        <w:t xml:space="preserve">⁸⁷Sr/⁸⁶Sr </w:t>
      </w:r>
      <w:r w:rsidRPr="00293852">
        <w:rPr>
          <w:rFonts w:ascii="Times New Roman" w:hAnsi="Times New Roman" w:cs="Times New Roman"/>
        </w:rPr>
        <w:t xml:space="preserve">value </w:t>
      </w:r>
      <w:r w:rsidR="00B95E95" w:rsidRPr="00293852">
        <w:rPr>
          <w:rFonts w:ascii="Times New Roman" w:hAnsi="Times New Roman" w:cs="Times New Roman"/>
        </w:rPr>
        <w:t xml:space="preserve">isolated from the natal </w:t>
      </w:r>
      <w:r w:rsidRPr="00293852">
        <w:rPr>
          <w:rFonts w:ascii="Times New Roman" w:hAnsi="Times New Roman" w:cs="Times New Roman"/>
        </w:rPr>
        <w:t xml:space="preserve">freshwater region of the otolith to strontium values </w:t>
      </w:r>
      <w:r w:rsidR="00E90986">
        <w:rPr>
          <w:rFonts w:ascii="Times New Roman" w:hAnsi="Times New Roman" w:cs="Times New Roman"/>
        </w:rPr>
        <w:t>modelled</w:t>
      </w:r>
      <w:r w:rsidR="00FD2359" w:rsidRPr="00293852">
        <w:rPr>
          <w:rFonts w:ascii="Times New Roman" w:hAnsi="Times New Roman" w:cs="Times New Roman"/>
        </w:rPr>
        <w:t xml:space="preserve"> </w:t>
      </w:r>
      <w:r w:rsidRPr="00293852">
        <w:rPr>
          <w:rFonts w:ascii="Times New Roman" w:hAnsi="Times New Roman" w:cs="Times New Roman"/>
        </w:rPr>
        <w:t xml:space="preserve">across the landscape </w:t>
      </w:r>
      <w:r w:rsidRPr="00293852">
        <w:rPr>
          <w:rFonts w:ascii="Times New Roman" w:hAnsi="Times New Roman" w:cs="Times New Roman"/>
        </w:rPr>
        <w:fldChar w:fldCharType="begin"/>
      </w:r>
      <w:r w:rsidR="007C1C1E">
        <w:rPr>
          <w:rFonts w:ascii="Times New Roman" w:hAnsi="Times New Roman" w:cs="Times New Roman"/>
        </w:rPr>
        <w:instrText xml:space="preserve"> ADDIN ZOTERO_ITEM CSL_CITATION {"citationID":"C7b87fw4","properties":{"formattedCitation":"(Brennan et al., 2015, 2019)","plainCitation":"(Brennan et al., 2015, 2019)","noteIndex":0},"citationItems":[{"id":2313,"uris":["http://zotero.org/users/8421274/items/AJFVQJVT"],"itemData":{"id":2313,"type":"article-journal","abstract":"Highly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Advances","DOI":"10.1126/sciadv.1400124","issue":"4","page":"e1400124","publisher":"American Association for the Advancement of Science","source":"science.org (Atypon)","title":"Strontium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J."}],"issued":{"date-parts":[["2015",5,15]]}}},{"id":1691,"uris":["http://zotero.org/users/8421274/items/IDMUTED4"],"itemData":{"id":1691,"type":"article-journal","abstract":"Migratory animals pose difficult challenges to conservation and management because identifying critical habitats used throughout their lives is rarely possible. Endogenous tracers (e.g. isotope ratios) recorded in sequentially growing biogenic tissues, however, represent a potential source of unique insights at the more elusive temporal and spatial scales central to understanding the ecology of mobile species. To this end, a general probabilistic framework has emerged that quantitatively compares predictive models of isotopic variation across landscapes (called isoscapes) to the isotopic composition recorded in a biological tissue to determine the provenance and movements of animals throughout their lives. Although this spatially continuous approach to isotope-based geographic assignment is becoming more common across taxa and ecosystems, adopting this framework to take advantage of serial isotope records stored within sequentially growing biogenic tissues (e.g. teeth or otoliths) is less common. Here, we construct a novel space-time isotope model of provenance (STIMP) that determines the habitat use through time of migratory fish across river basins. To do so, this model integrates: strontium isotope (87Sr/86Sr) ratios across a riverscape, the serial records of 87Sr/86Sr within otoliths, habitat geomorphology and the directional movement patterns of fish through river networks. To illustrate an application of the model, we applied it to a published dataset from Chinook salmon (Oncorhynchus tshawytscha) harvested in 2011 during a coastal fishery in Bristol Bay, Alaska, U.S.A. Using this model, we show how individuals exploit an array of habitat types to achieve their juvenile growth prior to ocean migration, and that the intensity of habitat use among habitat types across the basin shifts spatially over the course of freshwater residence (e.g. from headwaters to migration corridors). The STIMP presented here integrates diverse information sources to reveal the cryptic juvenile movement patterns of a highly migratory species, providing new insights critical to their conservation. This general framework is applicable to any migratory taxa that use isotopically heterogeneous landscapes during their lives and record such variation in sequentially growing biogenic tissues.","container-title":"Methods in Ecology and Evolution","DOI":"10.1111/2041-210X.13191","ISSN":"2041-210X","issue":"7","language":"en","note":"_eprint: https://besjournals.onlinelibrary.wiley.com/doi/pdf/10.1111/2041-210X.13191","page":"1036-1047","source":"Wiley Online Library","title":"Quantifying habitat use of migratory fish across riverscapes using space-time isotope models","volume":"10","author":[{"family":"Brennan","given":"Sean R."},{"family":"Cline","given":"Timothy J."},{"family":"Schindler","given":"Daniel E."}],"issued":{"date-parts":[["2019"]]}}}],"schema":"https://github.com/citation-style-language/schema/raw/master/csl-citation.json"} </w:instrText>
      </w:r>
      <w:r w:rsidRPr="00293852">
        <w:rPr>
          <w:rFonts w:ascii="Times New Roman" w:hAnsi="Times New Roman" w:cs="Times New Roman"/>
        </w:rPr>
        <w:fldChar w:fldCharType="separate"/>
      </w:r>
      <w:r w:rsidRPr="00293852">
        <w:rPr>
          <w:rFonts w:ascii="Times New Roman" w:hAnsi="Times New Roman" w:cs="Times New Roman"/>
          <w:noProof/>
        </w:rPr>
        <w:t>(Brennan et al., 2015, 2019)</w:t>
      </w:r>
      <w:r w:rsidRPr="00293852">
        <w:rPr>
          <w:rFonts w:ascii="Times New Roman" w:hAnsi="Times New Roman" w:cs="Times New Roman"/>
        </w:rPr>
        <w:fldChar w:fldCharType="end"/>
      </w:r>
      <w:r w:rsidRPr="00293852">
        <w:rPr>
          <w:rFonts w:ascii="Times New Roman" w:hAnsi="Times New Roman" w:cs="Times New Roman"/>
        </w:rPr>
        <w:t xml:space="preserve"> </w:t>
      </w:r>
      <w:r w:rsidR="00F64010" w:rsidRPr="00293852">
        <w:rPr>
          <w:rFonts w:ascii="Times New Roman" w:hAnsi="Times New Roman" w:cs="Times New Roman"/>
        </w:rPr>
        <w:lastRenderedPageBreak/>
        <w:t>However</w:t>
      </w:r>
      <w:r w:rsidR="0010010D" w:rsidRPr="00293852">
        <w:rPr>
          <w:rFonts w:ascii="Times New Roman" w:hAnsi="Times New Roman" w:cs="Times New Roman"/>
        </w:rPr>
        <w:t xml:space="preserve">, this method is limited by the level of isotopic heterogeneity relative to the spatial scale of interest </w:t>
      </w:r>
      <w:r w:rsidR="0010010D" w:rsidRPr="00293852">
        <w:rPr>
          <w:rFonts w:ascii="Times New Roman" w:hAnsi="Times New Roman" w:cs="Times New Roman"/>
        </w:rPr>
        <w:fldChar w:fldCharType="begin"/>
      </w:r>
      <w:r w:rsidR="0010010D" w:rsidRPr="00293852">
        <w:rPr>
          <w:rFonts w:ascii="Times New Roman" w:hAnsi="Times New Roman" w:cs="Times New Roman"/>
        </w:rPr>
        <w:instrText xml:space="preserve"> ADDIN ZOTERO_ITEM CSL_CITATION {"citationID":"W3sRlFul","properties":{"formattedCitation":"(Makhlouf et al., 2025)","plainCitation":"(Makhlouf et al., 2025)","noteIndex":0},"citationItems":[{"id":5397,"uris":["http://zotero.org/users/8421274/items/WRVF2L9N"],"itemData":{"id":5397,"type":"article-journal","abstract":"Understanding the spatial ecology of migratory species is uniquely challenging using conventional approaches. In fisheries such as for Pacific salmon, genetic stock identification (GSI) and isotope-based methods have emerged as strategies for reconstructing spatial ecology but are limited by the spatial resolution of genetic differentiation and isotopic heterogeneity. We show that integrating these complementary datasets improve the spatial resolution of provenance assignments. To do so, we reconstructed basin-wide estimates of natal origin locations for Chinook salmon in the Yukon River using samples (n = 247) from an experimental fishery designed to assess in-season run timing. A combined framework improved precision of likely provenance assignments (stream km &gt; 0.7 posterior probability) by 92% over genetic assignments and 52% over strontium isotope methods. In doing so, we illustrate watershed scale estimates of natal origin distributions with a greater resolution available from GSI or isotope data alone.","container-title":"Limnology and Oceanography Letters","DOI":"10.1002/lol2.70025","ISSN":"2378-2242","issue":"n/a","language":"en","license":"© 2025 The Author(s). Limnology and Oceanography Letters published by Wiley Periodicals LLC on behalf of Association for the Sciences of Limnology and Oceanography.","note":"_eprint: https://onlinelibrary.wiley.com/doi/pdf/10.1002/lol2.70025","source":"Wiley Online Library","title":"Combining genetic and isotope frameworks improves reconstruction of fish provenance across riverscapes","URL":"https://onlinelibrary.wiley.com/doi/abs/10.1002/lol2.70025","volume":"n/a","author":[{"family":"Makhlouf","given":"Ben"},{"family":"Cline","given":"Timothy J."},{"family":"Fernandez","given":"Diego"},{"family":"Seeb","given":"Lisa"},{"family":"Lee","given":"Elizabeth"},{"family":"Gilk-Baumer","given":"Sara"},{"family":"Whited","given":"Diane"},{"family":"Zimmerman","given":"Christian E."},{"family":"Schindler","given":"Daniel E."}],"accessed":{"date-parts":[["2025",6,4]]},"issued":{"date-parts":[["2025"]]}}}],"schema":"https://github.com/citation-style-language/schema/raw/master/csl-citation.json"} </w:instrText>
      </w:r>
      <w:r w:rsidR="0010010D" w:rsidRPr="00293852">
        <w:rPr>
          <w:rFonts w:ascii="Times New Roman" w:hAnsi="Times New Roman" w:cs="Times New Roman"/>
        </w:rPr>
        <w:fldChar w:fldCharType="separate"/>
      </w:r>
      <w:r w:rsidR="0010010D" w:rsidRPr="00293852">
        <w:rPr>
          <w:rFonts w:ascii="Times New Roman" w:hAnsi="Times New Roman" w:cs="Times New Roman"/>
          <w:noProof/>
        </w:rPr>
        <w:t>(Makhlouf et al., 2025)</w:t>
      </w:r>
      <w:r w:rsidR="0010010D" w:rsidRPr="00293852">
        <w:rPr>
          <w:rFonts w:ascii="Times New Roman" w:hAnsi="Times New Roman" w:cs="Times New Roman"/>
        </w:rPr>
        <w:fldChar w:fldCharType="end"/>
      </w:r>
      <w:r w:rsidR="0010010D" w:rsidRPr="00293852">
        <w:rPr>
          <w:rFonts w:ascii="Times New Roman" w:hAnsi="Times New Roman" w:cs="Times New Roman"/>
        </w:rPr>
        <w:t xml:space="preserve">. </w:t>
      </w:r>
      <w:r w:rsidR="000413A9" w:rsidRPr="00293852">
        <w:rPr>
          <w:rFonts w:ascii="Times New Roman" w:hAnsi="Times New Roman" w:cs="Times New Roman"/>
        </w:rPr>
        <w:t>In western Alaska, the h</w:t>
      </w:r>
      <w:r w:rsidRPr="00293852">
        <w:rPr>
          <w:rFonts w:ascii="Times New Roman" w:hAnsi="Times New Roman" w:cs="Times New Roman"/>
        </w:rPr>
        <w:t xml:space="preserve">eterogeneity in strontium isotope ratios is sufficient </w:t>
      </w:r>
      <w:r w:rsidR="002F3B7A" w:rsidRPr="00293852">
        <w:rPr>
          <w:rFonts w:ascii="Times New Roman" w:hAnsi="Times New Roman" w:cs="Times New Roman"/>
        </w:rPr>
        <w:t xml:space="preserve">to discriminate among major tributaries </w:t>
      </w:r>
      <w:r w:rsidRPr="00293852">
        <w:rPr>
          <w:rFonts w:ascii="Times New Roman" w:hAnsi="Times New Roman" w:cs="Times New Roman"/>
        </w:rPr>
        <w:t xml:space="preserve">within a single </w:t>
      </w:r>
      <w:r w:rsidR="000413A9" w:rsidRPr="00293852">
        <w:rPr>
          <w:rFonts w:ascii="Times New Roman" w:hAnsi="Times New Roman" w:cs="Times New Roman"/>
        </w:rPr>
        <w:t xml:space="preserve">watershed </w:t>
      </w:r>
      <w:r w:rsidR="00071FD5" w:rsidRPr="00293852">
        <w:rPr>
          <w:rFonts w:ascii="Times New Roman" w:hAnsi="Times New Roman" w:cs="Times New Roman"/>
        </w:rPr>
        <w:t>from which an individual fish is captured</w:t>
      </w:r>
      <w:r w:rsidR="00176F67" w:rsidRPr="00293852">
        <w:rPr>
          <w:rFonts w:ascii="Times New Roman" w:hAnsi="Times New Roman" w:cs="Times New Roman"/>
        </w:rPr>
        <w:t>, h</w:t>
      </w:r>
      <w:r w:rsidR="00B95E95" w:rsidRPr="00293852">
        <w:rPr>
          <w:rFonts w:ascii="Times New Roman" w:hAnsi="Times New Roman" w:cs="Times New Roman"/>
        </w:rPr>
        <w:t xml:space="preserve">owever, </w:t>
      </w:r>
      <w:r w:rsidRPr="00293852">
        <w:rPr>
          <w:rFonts w:ascii="Times New Roman" w:hAnsi="Times New Roman" w:cs="Times New Roman"/>
        </w:rPr>
        <w:t xml:space="preserve">redundancy in strontium isotope ratios </w:t>
      </w:r>
      <w:r w:rsidR="00843D3D" w:rsidRPr="00293852">
        <w:rPr>
          <w:rFonts w:ascii="Times New Roman" w:hAnsi="Times New Roman" w:cs="Times New Roman"/>
        </w:rPr>
        <w:t xml:space="preserve">among rivers </w:t>
      </w:r>
      <w:r w:rsidRPr="00293852">
        <w:rPr>
          <w:rFonts w:ascii="Times New Roman" w:hAnsi="Times New Roman" w:cs="Times New Roman"/>
        </w:rPr>
        <w:t xml:space="preserve">at the regional scale prevents </w:t>
      </w:r>
      <w:r w:rsidR="0010010D" w:rsidRPr="00293852">
        <w:rPr>
          <w:rFonts w:ascii="Times New Roman" w:hAnsi="Times New Roman" w:cs="Times New Roman"/>
        </w:rPr>
        <w:t xml:space="preserve">reliable assignments </w:t>
      </w:r>
      <w:r w:rsidRPr="00293852">
        <w:rPr>
          <w:rFonts w:ascii="Times New Roman" w:hAnsi="Times New Roman" w:cs="Times New Roman"/>
        </w:rPr>
        <w:t>of river of origin</w:t>
      </w:r>
      <w:r w:rsidR="000413A9" w:rsidRPr="00293852">
        <w:rPr>
          <w:rFonts w:ascii="Times New Roman" w:hAnsi="Times New Roman" w:cs="Times New Roman"/>
        </w:rPr>
        <w:t xml:space="preserve"> (Figure 1b.)</w:t>
      </w:r>
      <w:r w:rsidR="00B95E95" w:rsidRPr="00293852">
        <w:rPr>
          <w:rFonts w:ascii="Times New Roman" w:hAnsi="Times New Roman" w:cs="Times New Roman"/>
        </w:rPr>
        <w:t xml:space="preserve">. As a result, determining the river of origin from a </w:t>
      </w:r>
      <w:r w:rsidR="000413A9" w:rsidRPr="00293852">
        <w:rPr>
          <w:rFonts w:ascii="Times New Roman" w:hAnsi="Times New Roman" w:cs="Times New Roman"/>
        </w:rPr>
        <w:t>single</w:t>
      </w:r>
      <w:r w:rsidR="00B95E95" w:rsidRPr="00293852">
        <w:rPr>
          <w:rFonts w:ascii="Times New Roman" w:hAnsi="Times New Roman" w:cs="Times New Roman"/>
        </w:rPr>
        <w:t xml:space="preserve"> ⁸⁷Sr/⁸⁶Sr value i</w:t>
      </w:r>
      <w:r w:rsidR="00E57182" w:rsidRPr="00293852">
        <w:rPr>
          <w:rFonts w:ascii="Times New Roman" w:hAnsi="Times New Roman" w:cs="Times New Roman"/>
        </w:rPr>
        <w:t>s</w:t>
      </w:r>
      <w:r w:rsidR="00484C67" w:rsidRPr="00293852">
        <w:rPr>
          <w:rFonts w:ascii="Times New Roman" w:hAnsi="Times New Roman" w:cs="Times New Roman"/>
        </w:rPr>
        <w:t xml:space="preserve"> distinctly limited</w:t>
      </w:r>
      <w:r w:rsidR="00B95E95" w:rsidRPr="00293852">
        <w:rPr>
          <w:rFonts w:ascii="Times New Roman" w:hAnsi="Times New Roman" w:cs="Times New Roman"/>
        </w:rPr>
        <w:t xml:space="preserve"> for marine caught fish which </w:t>
      </w:r>
      <w:r w:rsidR="00CA63D8" w:rsidRPr="00293852">
        <w:rPr>
          <w:rFonts w:ascii="Times New Roman" w:hAnsi="Times New Roman" w:cs="Times New Roman"/>
        </w:rPr>
        <w:t>could have originated from any of the three watersheds</w:t>
      </w:r>
      <w:r w:rsidR="000D43EF" w:rsidRPr="00293852">
        <w:rPr>
          <w:rFonts w:ascii="Times New Roman" w:hAnsi="Times New Roman" w:cs="Times New Roman"/>
        </w:rPr>
        <w:t xml:space="preserve">. </w:t>
      </w:r>
    </w:p>
    <w:p w14:paraId="3204BB9A" w14:textId="1266052B" w:rsidR="00E71422" w:rsidRPr="00293852" w:rsidRDefault="00CA63D8" w:rsidP="00B95E95">
      <w:pPr>
        <w:spacing w:line="480" w:lineRule="auto"/>
        <w:ind w:firstLine="720"/>
        <w:rPr>
          <w:rFonts w:ascii="Times New Roman" w:hAnsi="Times New Roman" w:cs="Times New Roman"/>
        </w:rPr>
      </w:pPr>
      <w:r w:rsidRPr="00293852">
        <w:rPr>
          <w:rFonts w:ascii="Times New Roman" w:hAnsi="Times New Roman" w:cs="Times New Roman"/>
        </w:rPr>
        <w:t>Otolith growth and isotopic incorporation occur continuously over an individual’s lifetime</w:t>
      </w:r>
      <w:r w:rsidR="00176F67" w:rsidRPr="00293852">
        <w:rPr>
          <w:rFonts w:ascii="Times New Roman" w:hAnsi="Times New Roman" w:cs="Times New Roman"/>
        </w:rPr>
        <w:t xml:space="preserve"> </w:t>
      </w:r>
      <w:r w:rsidR="00176F67" w:rsidRPr="00293852">
        <w:rPr>
          <w:rFonts w:ascii="Times New Roman" w:hAnsi="Times New Roman" w:cs="Times New Roman"/>
        </w:rPr>
        <w:fldChar w:fldCharType="begin"/>
      </w:r>
      <w:r w:rsidR="00C94056" w:rsidRPr="00293852">
        <w:rPr>
          <w:rFonts w:ascii="Times New Roman" w:hAnsi="Times New Roman" w:cs="Times New Roman"/>
        </w:rPr>
        <w:instrText xml:space="preserve"> ADDIN ZOTERO_ITEM CSL_CITATION {"citationID":"Kacs2ypL","properties":{"formattedCitation":"(Campana, 1999)","plainCitation":"(Campana, 1999)","noteIndex":0},"citationItems":[{"id":1441,"uris":["http://zotero.org/users/8421274/items/PHNAKZ8D"],"itemData":{"id":1441,"type":"article-journal","abstract":"The fish otolith (earstone) has long been known as a timekeeper, but interest in its use as a metabolically inert environmental recorder has accelerated in recent years. In part due to technological advances, applications such as stock identification, determination of rnigralon pathways, reconstruction of temperature and salinity history, age validation, detection of anadromy, use as a natural tag and chemical mass marking have been developed, some of which are difficult or impossible to implement using alternative techniques. Microsamphg and the latest advances in beam-based probes allow many elemental assays to be coupled with daily or annual growth increments, thus providing a detailed chronologcal record of the environment. However, few workers have critically assessed the assumptions upon which the environmental reconstructions are based, or considered the possibility that elemental incorporation into the otolith may proceed differently than that into other calcified structures. This paper reviews current applications and their assumptions and suggests future directions. Particular attention is given to the premises that the elemental and isotopic composition of the otolith reflects that of the environment, and the effect of physiological filters on the resulting composition. The roles of temperature, elemental uptake into the fish and the process of otolith crystahzation are also assessed. Drawing upon recent advances in geochemistry and paleoclirnate research as points of contrast, it appears that not all applications of otolith chemistry are firmly based, although others are destined to become powerful and perhaps routine tools for the mainstream fish biologst.","container-title":"Marine Ecology Progress Series","DOI":"10.3354/meps188263","ISSN":"0171-8630, 1616-1599","journalAbbreviation":"Mar. Ecol. Prog. Ser.","language":"en","page":"263-297","source":"DOI.org (Crossref)","title":"Chemistry and composition of fish otoliths:pathways, mechanisms and applications","title-short":"Chemistry and composition of fish otoliths","volume":"188","author":[{"family":"Campana","given":"Se"}],"issued":{"date-parts":[["1999"]]}}}],"schema":"https://github.com/citation-style-language/schema/raw/master/csl-citation.json"} </w:instrText>
      </w:r>
      <w:r w:rsidR="00176F67" w:rsidRPr="00293852">
        <w:rPr>
          <w:rFonts w:ascii="Times New Roman" w:hAnsi="Times New Roman" w:cs="Times New Roman"/>
        </w:rPr>
        <w:fldChar w:fldCharType="separate"/>
      </w:r>
      <w:r w:rsidR="00C94056" w:rsidRPr="00293852">
        <w:rPr>
          <w:rFonts w:ascii="Times New Roman" w:hAnsi="Times New Roman" w:cs="Times New Roman"/>
          <w:noProof/>
        </w:rPr>
        <w:t>(Campana, 1999)</w:t>
      </w:r>
      <w:r w:rsidR="00176F67" w:rsidRPr="00293852">
        <w:rPr>
          <w:rFonts w:ascii="Times New Roman" w:hAnsi="Times New Roman" w:cs="Times New Roman"/>
        </w:rPr>
        <w:fldChar w:fldCharType="end"/>
      </w:r>
      <w:r w:rsidR="000413A9" w:rsidRPr="00293852">
        <w:rPr>
          <w:rFonts w:ascii="Times New Roman" w:hAnsi="Times New Roman" w:cs="Times New Roman"/>
        </w:rPr>
        <w:t xml:space="preserve">. When analyzed along the growth axis of the otolith, this results in </w:t>
      </w:r>
      <w:r w:rsidRPr="00293852">
        <w:rPr>
          <w:rFonts w:ascii="Times New Roman" w:hAnsi="Times New Roman" w:cs="Times New Roman"/>
        </w:rPr>
        <w:t xml:space="preserve">a ⁸⁷Sr/⁸⁶Sr time series that encodes </w:t>
      </w:r>
      <w:r w:rsidR="000743F7" w:rsidRPr="00293852">
        <w:rPr>
          <w:rFonts w:ascii="Times New Roman" w:hAnsi="Times New Roman" w:cs="Times New Roman"/>
        </w:rPr>
        <w:t>maternal migration history,</w:t>
      </w:r>
      <w:r w:rsidR="00E57182" w:rsidRPr="00293852">
        <w:rPr>
          <w:rFonts w:ascii="Times New Roman" w:hAnsi="Times New Roman" w:cs="Times New Roman"/>
        </w:rPr>
        <w:t xml:space="preserve"> </w:t>
      </w:r>
      <w:r w:rsidRPr="00293852">
        <w:rPr>
          <w:rFonts w:ascii="Times New Roman" w:hAnsi="Times New Roman" w:cs="Times New Roman"/>
        </w:rPr>
        <w:t>sequential habitat use</w:t>
      </w:r>
      <w:r w:rsidR="00E57182" w:rsidRPr="00293852">
        <w:rPr>
          <w:rFonts w:ascii="Times New Roman" w:hAnsi="Times New Roman" w:cs="Times New Roman"/>
        </w:rPr>
        <w:t xml:space="preserve">, </w:t>
      </w:r>
      <w:r w:rsidR="000743F7" w:rsidRPr="00293852">
        <w:rPr>
          <w:rFonts w:ascii="Times New Roman" w:hAnsi="Times New Roman" w:cs="Times New Roman"/>
        </w:rPr>
        <w:t>and</w:t>
      </w:r>
      <w:r w:rsidRPr="00293852">
        <w:rPr>
          <w:rFonts w:ascii="Times New Roman" w:hAnsi="Times New Roman" w:cs="Times New Roman"/>
        </w:rPr>
        <w:t xml:space="preserve"> relative growth</w:t>
      </w:r>
      <w:r w:rsidR="000743F7" w:rsidRPr="00293852">
        <w:rPr>
          <w:rFonts w:ascii="Times New Roman" w:hAnsi="Times New Roman" w:cs="Times New Roman"/>
        </w:rPr>
        <w:t xml:space="preserve"> of the individual as it migrates through the river</w:t>
      </w:r>
      <w:r w:rsidRPr="00293852">
        <w:rPr>
          <w:rFonts w:ascii="Times New Roman" w:hAnsi="Times New Roman" w:cs="Times New Roman"/>
        </w:rPr>
        <w:t xml:space="preserve"> </w:t>
      </w:r>
      <w:r w:rsidR="00F64010" w:rsidRPr="00293852">
        <w:rPr>
          <w:rFonts w:ascii="Times New Roman" w:hAnsi="Times New Roman" w:cs="Times New Roman"/>
        </w:rPr>
        <w:fldChar w:fldCharType="begin"/>
      </w:r>
      <w:r w:rsidR="007C1C1E">
        <w:rPr>
          <w:rFonts w:ascii="Times New Roman" w:hAnsi="Times New Roman" w:cs="Times New Roman"/>
        </w:rPr>
        <w:instrText xml:space="preserve"> ADDIN ZOTERO_ITEM CSL_CITATION {"citationID":"sawhq1ph","properties":{"formattedCitation":"(Hegg et al., 2019; Reis-Santos et al., 2022)","plainCitation":"(Hegg et al., 2019; Reis-Santos et al., 2022)","noteIndex":0},"citationItems":[{"id":3248,"uris":["http://zotero.org/users/8421274/items/FHA5HJVT"],"itemData":{"id":3248,"type":"article-journal","abstract":"Connecting maternal migratory behavior with the behavior and ecology of their progeny can reveal important details in the ecology of a population. One method for linking maternal migration to early juvenile life history is through maternal chemistry recorded in otoliths. Despite the wide use of maternal signatures to infer anadromy, the duration and dynamics of maternal otolith signatures are not well understood. Shifts in the elemental ratios and strontium isotope (87Sr/86Sr) chemistry in otoliths from juvenile Chinook salmon (Oncorhynchus tshawytscha) correlate with the timing of hatch and emergence, respectively, indicating a chemical marker of these ontological stages. Additionally, analysis of maternal signatures show that maternally derived 87Sr/86Sr may be influenced by equilibration of the mother to fresh water, and in some cases the 87Sr/86Sr signatures of the eggs can shift substantially after being laid. These results provide guidance in separating maternal and juvenile signatures as researchers increasingly target early juvenile otolith chemistry. These results also caution against the use of 87Sr/86Sr alone as a marker of anadromy in populations with major inland migrations.","container-title":"Canadian Journal of Fisheries and Aquatic Sciences","DOI":"10.1139/cjfas-2017-0341","ISSN":"0706-652X","issue":"1","journalAbbreviation":"Can. J. Fish. Aquat. Sci.","page":"81-94","publisher":"NRC Research Press","source":"cdnsciencepub.com (Atypon)","title":"What did you say about my mother? The complexities of maternally derived chemical signatures in otoliths","title-short":"What did you say about my mother?","volume":"76","author":[{"family":"Hegg","given":"Jens C."},{"family":"Kennedy","given":"Brian P."},{"family":"Chittaro","given":"Paul"}],"issued":{"date-parts":[["2019",1]]}}},{"id":2143,"uris":["http://zotero.org/users/8421274/items/H4CTDMKS"],"itemData":{"id":2143,"type":"article-journal","abstract":"Abstract\n            Chemical analysis of calcified structures continues to flourish, as analytical and technological advances enable researchers to tap into trace elements and isotopes taken up in otoliths and other archival tissues at ever greater resolution. Increasingly, these tracers are applied to refine age estimation and interpretation, and to chronicle responses to environmental stressors, linking these to ecological, physiological, and life-history processes. Here, we review emerging approaches and innovative research directions in otolith chemistry, as well as in the chemistry of other archival tissues, outlining their value for fisheries and ecosystem-based management, turning the spotlight on areas where such biomarkers can support decision making. We summarise recent milestones and the challenges that lie ahead to using otoliths and archival tissues as biomarkers, grouped into seven, rapidly expanding and application-oriented research areas that apply chemical analysis in a variety of contexts, namely: (1) supporting fish age estimation; (2) evaluating environmental stress, ecophysiology and individual performance; (3) confirming seafood provenance; (4) resolving connectivity and movement pathways; (5) characterising food webs and trophic interactions; (6) reconstructing reproductive life histories; and (7) tracing stock enhancement efforts. Emerging research directions that apply hard part chemistry to combat seafood fraud, quantify past food webs, as well as to reconcile growth, movement, thermal, metabolic, stress and reproductive life-histories provide opportunities to examine how harvesting and global change impact fish health and fisheries productivity. Ultimately, improved appreciation of the many practical benefits of archival tissue chemistry to fisheries and ecosystem-based management will support their increased implementation into routine monitoring.\n            \n              Graphical abstract","container-title":"Reviews in Fish Biology and Fisheries","DOI":"10.1007/s11160-022-09720-z","ISSN":"0960-3166, 1573-5184","journalAbbreviation":"Rev Fish Biol Fisheries","language":"en","source":"DOI.org (Crossref)","title":"Reading the biomineralized book of life: expanding otolith biogeochemical research and applications for fisheries and ecosystem-based management","title-short":"Reading the biomineralized book of life","URL":"https://link.springer.com/10.1007/s11160-022-09720-z","author":[{"family":"Reis-Santos","given":"Patrick"},{"family":"Gillanders","given":"Bronwyn M."},{"family":"Sturrock","given":"Anna M."},{"family":"Izzo","given":"Christopher"},{"family":"Oxman","given":"Dion S."},{"family":"Lueders-Dumont","given":"Jessica A."},{"family":"Hüssy","given":"Karin"},{"family":"Tanner","given":"Susanne E."},{"family":"Rogers","given":"Troy"},{"family":"Doubleday","given":"Zoë A."},{"family":"Andrews","given":"Allen H."},{"family":"Trueman","given":"Clive"},{"family":"Brophy","given":"Deirdre"},{"family":"Thiem","given":"Jason D."},{"family":"Baumgartner","given":"Lee J."},{"family":"Willmes","given":"Malte"},{"family":"Chung","given":"Ming-Tsung"},{"family":"Charapata","given":"Patrick"},{"family":"Johnson","given":"Rachel C."},{"family":"Trumble","given":"Stephen"},{"family":"Heimbrand","given":"Yvette"},{"family":"Limburg","given":"Karin E."},{"family":"Walther","given":"Benjamin D."}],"accessed":{"date-parts":[["2022",12,18]]},"issued":{"date-parts":[["2022",8,7]]}}}],"schema":"https://github.com/citation-style-language/schema/raw/master/csl-citation.json"} </w:instrText>
      </w:r>
      <w:r w:rsidR="00F64010" w:rsidRPr="00293852">
        <w:rPr>
          <w:rFonts w:ascii="Times New Roman" w:hAnsi="Times New Roman" w:cs="Times New Roman"/>
        </w:rPr>
        <w:fldChar w:fldCharType="separate"/>
      </w:r>
      <w:r w:rsidR="00F64010" w:rsidRPr="00293852">
        <w:rPr>
          <w:rFonts w:ascii="Times New Roman" w:hAnsi="Times New Roman" w:cs="Times New Roman"/>
          <w:noProof/>
        </w:rPr>
        <w:t>(Hegg et al., 2019; Reis-Santos et al., 2022)</w:t>
      </w:r>
      <w:r w:rsidR="00F64010" w:rsidRPr="00293852">
        <w:rPr>
          <w:rFonts w:ascii="Times New Roman" w:hAnsi="Times New Roman" w:cs="Times New Roman"/>
        </w:rPr>
        <w:fldChar w:fldCharType="end"/>
      </w:r>
      <w:r w:rsidR="00F64010" w:rsidRPr="00293852">
        <w:rPr>
          <w:rFonts w:ascii="Times New Roman" w:hAnsi="Times New Roman" w:cs="Times New Roman"/>
        </w:rPr>
        <w:t xml:space="preserve">. </w:t>
      </w:r>
      <w:r w:rsidR="000318EA" w:rsidRPr="00293852">
        <w:rPr>
          <w:rFonts w:ascii="Times New Roman" w:hAnsi="Times New Roman" w:cs="Times New Roman"/>
        </w:rPr>
        <w:t>In some cases,</w:t>
      </w:r>
      <w:r w:rsidR="00C94056" w:rsidRPr="00293852">
        <w:rPr>
          <w:rFonts w:ascii="Times New Roman" w:hAnsi="Times New Roman" w:cs="Times New Roman"/>
        </w:rPr>
        <w:t xml:space="preserve"> however,</w:t>
      </w:r>
      <w:r w:rsidR="000318EA" w:rsidRPr="00293852">
        <w:rPr>
          <w:rFonts w:ascii="Times New Roman" w:hAnsi="Times New Roman" w:cs="Times New Roman"/>
        </w:rPr>
        <w:t xml:space="preserve"> rapid movement through multiple environments prevents full isotopic equilibration between the otolith and ambient water. For Pacific salmon, which </w:t>
      </w:r>
      <w:r w:rsidR="005D3AD5" w:rsidRPr="00293852">
        <w:rPr>
          <w:rFonts w:ascii="Times New Roman" w:hAnsi="Times New Roman" w:cs="Times New Roman"/>
        </w:rPr>
        <w:t xml:space="preserve">often </w:t>
      </w:r>
      <w:r w:rsidR="000318EA" w:rsidRPr="00293852">
        <w:rPr>
          <w:rFonts w:ascii="Times New Roman" w:hAnsi="Times New Roman" w:cs="Times New Roman"/>
        </w:rPr>
        <w:t xml:space="preserve">migrate quickly </w:t>
      </w:r>
      <w:r w:rsidR="005D3AD5" w:rsidRPr="00293852">
        <w:rPr>
          <w:rFonts w:ascii="Times New Roman" w:hAnsi="Times New Roman" w:cs="Times New Roman"/>
        </w:rPr>
        <w:t>among different</w:t>
      </w:r>
      <w:r w:rsidR="000318EA" w:rsidRPr="00293852">
        <w:rPr>
          <w:rFonts w:ascii="Times New Roman" w:hAnsi="Times New Roman" w:cs="Times New Roman"/>
        </w:rPr>
        <w:t xml:space="preserve"> freshwater rearing habitats </w:t>
      </w:r>
      <w:r w:rsidR="005D3AD5" w:rsidRPr="00293852">
        <w:rPr>
          <w:rFonts w:ascii="Times New Roman" w:hAnsi="Times New Roman" w:cs="Times New Roman"/>
        </w:rPr>
        <w:t xml:space="preserve">on their migration </w:t>
      </w:r>
      <w:r w:rsidR="000318EA" w:rsidRPr="00293852">
        <w:rPr>
          <w:rFonts w:ascii="Times New Roman" w:hAnsi="Times New Roman" w:cs="Times New Roman"/>
        </w:rPr>
        <w:t>to the ocean, otolith strontium data</w:t>
      </w:r>
      <w:r w:rsidR="00B95E95" w:rsidRPr="00293852">
        <w:rPr>
          <w:rFonts w:ascii="Times New Roman" w:hAnsi="Times New Roman" w:cs="Times New Roman"/>
        </w:rPr>
        <w:t xml:space="preserve"> following the natal origin region</w:t>
      </w:r>
      <w:r w:rsidR="000318EA" w:rsidRPr="00293852">
        <w:rPr>
          <w:rFonts w:ascii="Times New Roman" w:hAnsi="Times New Roman" w:cs="Times New Roman"/>
        </w:rPr>
        <w:t xml:space="preserve"> may not reflect the true ⁸⁷Sr/⁸⁶Sr values of each outmigration habitat. Instead, </w:t>
      </w:r>
      <w:r w:rsidR="00B95E95" w:rsidRPr="00293852">
        <w:rPr>
          <w:rFonts w:ascii="Times New Roman" w:hAnsi="Times New Roman" w:cs="Times New Roman"/>
        </w:rPr>
        <w:t xml:space="preserve">these </w:t>
      </w:r>
      <w:r w:rsidR="000318EA" w:rsidRPr="00293852">
        <w:rPr>
          <w:rFonts w:ascii="Times New Roman" w:hAnsi="Times New Roman" w:cs="Times New Roman"/>
        </w:rPr>
        <w:t xml:space="preserve">data </w:t>
      </w:r>
      <w:r w:rsidR="005D3AD5" w:rsidRPr="00293852">
        <w:rPr>
          <w:rFonts w:ascii="Times New Roman" w:hAnsi="Times New Roman" w:cs="Times New Roman"/>
        </w:rPr>
        <w:t xml:space="preserve">provide </w:t>
      </w:r>
      <w:r w:rsidR="000318EA" w:rsidRPr="00293852">
        <w:rPr>
          <w:rFonts w:ascii="Times New Roman" w:hAnsi="Times New Roman" w:cs="Times New Roman"/>
        </w:rPr>
        <w:t xml:space="preserve">a series of </w:t>
      </w:r>
      <w:r w:rsidR="002F3B7A" w:rsidRPr="00293852">
        <w:rPr>
          <w:rFonts w:ascii="Times New Roman" w:hAnsi="Times New Roman" w:cs="Times New Roman"/>
        </w:rPr>
        <w:t xml:space="preserve">transient </w:t>
      </w:r>
      <w:r w:rsidR="000318EA" w:rsidRPr="00293852">
        <w:rPr>
          <w:rFonts w:ascii="Times New Roman" w:hAnsi="Times New Roman" w:cs="Times New Roman"/>
        </w:rPr>
        <w:t xml:space="preserve">patterns produced by incomplete and ongoing turnover </w:t>
      </w:r>
      <w:r w:rsidR="005D3AD5" w:rsidRPr="00293852">
        <w:rPr>
          <w:rFonts w:ascii="Times New Roman" w:hAnsi="Times New Roman" w:cs="Times New Roman"/>
        </w:rPr>
        <w:t xml:space="preserve">dynamics within </w:t>
      </w:r>
      <w:r w:rsidR="00B95E95" w:rsidRPr="00293852">
        <w:rPr>
          <w:rFonts w:ascii="Times New Roman" w:hAnsi="Times New Roman" w:cs="Times New Roman"/>
        </w:rPr>
        <w:t xml:space="preserve">each habitat. </w:t>
      </w:r>
      <w:r w:rsidR="000318EA" w:rsidRPr="00293852">
        <w:rPr>
          <w:rFonts w:ascii="Times New Roman" w:hAnsi="Times New Roman" w:cs="Times New Roman"/>
        </w:rPr>
        <w:t xml:space="preserve">The shape of these patterns, and the relationships among them, may encode distinctive river-specific life histories that together form a </w:t>
      </w:r>
      <w:r w:rsidR="000743F7" w:rsidRPr="00293852">
        <w:rPr>
          <w:rFonts w:ascii="Times New Roman" w:hAnsi="Times New Roman" w:cs="Times New Roman"/>
        </w:rPr>
        <w:t xml:space="preserve">unique </w:t>
      </w:r>
      <w:r w:rsidR="000318EA" w:rsidRPr="00293852">
        <w:rPr>
          <w:rFonts w:ascii="Times New Roman" w:hAnsi="Times New Roman" w:cs="Times New Roman"/>
        </w:rPr>
        <w:t xml:space="preserve">“fingerprint” of river-specific stocks. </w:t>
      </w:r>
      <w:r w:rsidR="006229D2">
        <w:rPr>
          <w:rFonts w:ascii="Times New Roman" w:hAnsi="Times New Roman" w:cs="Times New Roman"/>
        </w:rPr>
        <w:t>B</w:t>
      </w:r>
      <w:r w:rsidR="000318EA" w:rsidRPr="00293852">
        <w:rPr>
          <w:rFonts w:ascii="Times New Roman" w:hAnsi="Times New Roman" w:cs="Times New Roman"/>
        </w:rPr>
        <w:t xml:space="preserve">ecause these patterns are subtle and the number of possible combinations in large river basins is high, such identifiers are difficult to detect using traditional statistical or manual approaches. </w:t>
      </w:r>
      <w:r w:rsidR="00F64010" w:rsidRPr="00293852">
        <w:rPr>
          <w:rFonts w:ascii="Times New Roman" w:hAnsi="Times New Roman" w:cs="Times New Roman"/>
        </w:rPr>
        <w:t xml:space="preserve">Machine learning </w:t>
      </w:r>
      <w:r w:rsidR="00D02385" w:rsidRPr="00293852">
        <w:rPr>
          <w:rFonts w:ascii="Times New Roman" w:hAnsi="Times New Roman" w:cs="Times New Roman"/>
        </w:rPr>
        <w:t xml:space="preserve">(ML) </w:t>
      </w:r>
      <w:r w:rsidR="00F64010" w:rsidRPr="00293852">
        <w:rPr>
          <w:rFonts w:ascii="Times New Roman" w:hAnsi="Times New Roman" w:cs="Times New Roman"/>
        </w:rPr>
        <w:t xml:space="preserve">methods, which are particularly well-suited to interpreting complex, multidimensional patterns in </w:t>
      </w:r>
      <w:r w:rsidR="005D3AD5" w:rsidRPr="00293852">
        <w:rPr>
          <w:rFonts w:ascii="Times New Roman" w:hAnsi="Times New Roman" w:cs="Times New Roman"/>
        </w:rPr>
        <w:t>data</w:t>
      </w:r>
      <w:r w:rsidR="00F64010" w:rsidRPr="00293852">
        <w:rPr>
          <w:rFonts w:ascii="Times New Roman" w:hAnsi="Times New Roman" w:cs="Times New Roman"/>
        </w:rPr>
        <w:t xml:space="preserve">, have only recently been applied to otolith chemical analysis. However, their limited applications have </w:t>
      </w:r>
      <w:r w:rsidR="00F64010" w:rsidRPr="00293852">
        <w:rPr>
          <w:rFonts w:ascii="Times New Roman" w:hAnsi="Times New Roman" w:cs="Times New Roman"/>
        </w:rPr>
        <w:lastRenderedPageBreak/>
        <w:t xml:space="preserve">shown promising performance relative to traditional techniques </w:t>
      </w:r>
      <w:r w:rsidR="00F64010" w:rsidRPr="00293852">
        <w:rPr>
          <w:rFonts w:ascii="Times New Roman" w:hAnsi="Times New Roman" w:cs="Times New Roman"/>
        </w:rPr>
        <w:fldChar w:fldCharType="begin"/>
      </w:r>
      <w:r w:rsidR="00F64010" w:rsidRPr="00293852">
        <w:rPr>
          <w:rFonts w:ascii="Times New Roman" w:hAnsi="Times New Roman" w:cs="Times New Roman"/>
        </w:rPr>
        <w:instrText xml:space="preserve"> ADDIN ZOTERO_ITEM CSL_CITATION {"citationID":"1IuZCv1i","properties":{"formattedCitation":"(Arai et al., 2023; Mercier et al., 2011)","plainCitation":"(Arai et al., 2023; Mercier et al., 2011)","noteIndex":0},"citationItems":[{"id":3479,"uris":["http://zotero.org/users/8421274/items/VU8S2486"],"itemData":{"id":3479,"type":"article-journal","abstract":"Stable isotopes are an important tool to uncover animal migration. Geographic natal assignments often require categorizing the spatial domain through a nominal approach, which can introduce bias given the continuous nature of these tracers. Stable isotopes predicted over a spatial gradient (i.e., isoscapes) allow a probabilistic and continuous assignment of origin across space, although applications to marine organisms remain limited. We present a new framework that integrates nominal and continuous assignment approaches by (1) developing a machine-learning multi-model ensemble classifier using Bayesian model averaging (nominal); and (2) integrating nominal predictions with continuous isoscapes to estimate the probability of origin across the spatial domain (continuous). We applied this integrated framework to predict the geographic origin of the Northwest Atlantic mackerel (Scomber scombrus), a migratory pelagic fish comprised of northern and southern components that have distinct spawning sites off Canada (northern contingent) and the US (southern contingent), and seasonally overlap in the US fished regions. The nominal approach based on otolith carbon and oxygen stable isotopes (δ13C/δ18O) yielded high contingent classification accuracy (84.9%). Contingent assignment of unknown-origin samples revealed prevalent, yet highly varied contingent mixing levels (12.5–83.7%) within the US waters over four decades (1975–2019). Nominal predictions were integrated into mackerel-specific otolith oxygen isoscapes developed independently for Canadian and US waters. The combined approach identified geographic nursery hotspots in known spawning sites, but also detected geographic shifts over multi-decadal time scales. This framework can be applied to other marine species to understand migration and connectivity at a high spatial resolution, relevant to management of unit stocks in fisheries and other conservation assessments.","container-title":"PLOS ONE","DOI":"10.1371/journal.pone.0285702","ISSN":"1932-6203","issue":"5","journalAbbreviation":"PLoS ONE","language":"en","page":"e0285702","source":"DOI.org (Crossref)","title":"Integrating machine learning with otolith isoscapes: Reconstructing connectivity of a marine fish over four decades","title-short":"Integrating machine learning with otolith isoscapes","volume":"18","author":[{"family":"Arai","given":"Kohma"},{"family":"Castonguay","given":"Martin"},{"family":"Lyubchich","given":"Vyacheslav"},{"family":"Secor","given":"David H."}],"editor":[{"family":"Medina Guerrero","given":"Antonio"}],"issued":{"date-parts":[["2023",5,31]]}}},{"id":1487,"uris":["http://zotero.org/users/8421274/items/WJY3XPAN"],"itemData":{"id":1487,"type":"article-journal","abstract":"Reliable assessment of fish origin is of critical importance for exploited species, since nursery areas must be identified and protected to maintain recruitment to the adult stock. During the last two decades, otolith chemical signatures (or “fingerprints”) have been increasingly used as tools to discriminate between coastal habitats. However, correct assessment of fish origin from otolith fingerprints depends on various environmental and methodological parameters, including the choice of the statistical method used to assign fish to unknown origin. Among the available methods of classification, Linear Discriminant Analysis (LDA) is the most frequently used, although it assumes data are multivariate normal with homogeneous within-group dispersions, conditions that are not always met by otolith chemical data, even after transformation. Other less constrained classification methods are available, but there is a current lack of comparative analysis in applications to otolith microchemistry. Here, we assessed stock identification accuracy for four classification methods (LDA, Quadratic Discriminant Analysis [QDA], Random Forests [RF], and Artificial Neural Networks [ANN]), through the use of three distinct data sets. In each case, all possible combinations of chemical elements were examined to identify the elements to be used for optimal accuracy in fish assignment to their actual origin. Our study shows that accuracy differs according to the model and the number of elements considered. Best combinations did not include all the elements measured, and it was not possible to define an ad hoc multielement combination for accurate site discrimination. Among all the models tested, RF and ANN performed best, especially for complex data sets (e.g., with numerous fish species and/or chemical elements involved). However, for these data, RF was less time-consuming and more interpretable than ANN, and far more efficient and less demanding in terms of assumptions than LDA or QDA. Therefore, when LDA and QDA assumptions cannot be reached, the use of machine learning methods, such as RF, should be preferred for stock assessment and nursery identification based on otolith microchemistry, especially when data set include multi-specific otolith signatures and/or many chemical elements.","container-title":"Ecological Applications","DOI":"10.1890/09-1887.1","ISSN":"1939-5582","issue":"4","language":"en","note":"_eprint: https://esajournals.onlinelibrary.wiley.com/doi/pdf/10.1890/09-1887.1","page":"1352-1364","source":"Wiley Online Library","title":"Selecting statistical models and variable combinations for optimal classification using otolith microchemistry","volume":"21","author":[{"family":"Mercier","given":"Lény"},{"family":"Darnaude","given":"Audrey M."},{"family":"Bruguier","given":"Olivier"},{"family":"Vasconcelos","given":"Rita P."},{"family":"Cabral","given":"Henrique N."},{"family":"Costa","given":"Maria J."},{"family":"Lara","given":"Monica"},{"family":"Jones","given":"David L."},{"family":"Mouillot","given":"David"}],"issued":{"date-parts":[["2011"]]}}}],"schema":"https://github.com/citation-style-language/schema/raw/master/csl-citation.json"} </w:instrText>
      </w:r>
      <w:r w:rsidR="00F64010" w:rsidRPr="00293852">
        <w:rPr>
          <w:rFonts w:ascii="Times New Roman" w:hAnsi="Times New Roman" w:cs="Times New Roman"/>
        </w:rPr>
        <w:fldChar w:fldCharType="separate"/>
      </w:r>
      <w:r w:rsidR="00F64010" w:rsidRPr="00293852">
        <w:rPr>
          <w:rFonts w:ascii="Times New Roman" w:hAnsi="Times New Roman" w:cs="Times New Roman"/>
          <w:noProof/>
        </w:rPr>
        <w:t>(Arai et al., 2023; Mercier et al., 2011)</w:t>
      </w:r>
      <w:r w:rsidR="00F64010" w:rsidRPr="00293852">
        <w:rPr>
          <w:rFonts w:ascii="Times New Roman" w:hAnsi="Times New Roman" w:cs="Times New Roman"/>
        </w:rPr>
        <w:fldChar w:fldCharType="end"/>
      </w:r>
      <w:r w:rsidR="00F64010" w:rsidRPr="00293852">
        <w:rPr>
          <w:rFonts w:ascii="Times New Roman" w:hAnsi="Times New Roman" w:cs="Times New Roman"/>
        </w:rPr>
        <w:t xml:space="preserve">. </w:t>
      </w:r>
      <w:r w:rsidR="00E71422" w:rsidRPr="00293852">
        <w:rPr>
          <w:rFonts w:ascii="Times New Roman" w:hAnsi="Times New Roman" w:cs="Times New Roman"/>
        </w:rPr>
        <w:t xml:space="preserve">At the same time, there is increasing recognition that reducing continuous otolith laser ablation (LA) ⁸⁷Sr/⁸⁶Sr data to </w:t>
      </w:r>
      <w:r w:rsidR="000413A9" w:rsidRPr="00293852">
        <w:rPr>
          <w:rFonts w:ascii="Times New Roman" w:hAnsi="Times New Roman" w:cs="Times New Roman"/>
        </w:rPr>
        <w:t xml:space="preserve">a </w:t>
      </w:r>
      <w:r w:rsidR="00E71422" w:rsidRPr="00293852">
        <w:rPr>
          <w:rFonts w:ascii="Times New Roman" w:hAnsi="Times New Roman" w:cs="Times New Roman"/>
        </w:rPr>
        <w:t>single value</w:t>
      </w:r>
      <w:r w:rsidR="000413A9" w:rsidRPr="00293852">
        <w:rPr>
          <w:rFonts w:ascii="Times New Roman" w:hAnsi="Times New Roman" w:cs="Times New Roman"/>
        </w:rPr>
        <w:t xml:space="preserve"> </w:t>
      </w:r>
      <w:r w:rsidR="00E71422" w:rsidRPr="00293852">
        <w:rPr>
          <w:rFonts w:ascii="Times New Roman" w:hAnsi="Times New Roman" w:cs="Times New Roman"/>
        </w:rPr>
        <w:t xml:space="preserve">discards potentially powerful contextual information about life history strategies </w:t>
      </w:r>
      <w:r w:rsidR="00F64010" w:rsidRPr="00293852">
        <w:rPr>
          <w:rFonts w:ascii="Times New Roman" w:hAnsi="Times New Roman" w:cs="Times New Roman"/>
        </w:rPr>
        <w:fldChar w:fldCharType="begin"/>
      </w:r>
      <w:r w:rsidR="000C3313">
        <w:rPr>
          <w:rFonts w:ascii="Times New Roman" w:hAnsi="Times New Roman" w:cs="Times New Roman"/>
        </w:rPr>
        <w:instrText xml:space="preserve"> ADDIN ZOTERO_ITEM CSL_CITATION {"citationID":"jugQvphb","properties":{"formattedCitation":"(Arai et al., 2025; Hegg &amp; Kennedy, 2021)","plainCitation":"(Arai et al., 2025; Hegg &amp; Kennedy, 2021)","dontUpdate":true,"noteIndex":0},"citationItems":[{"id":5965,"uris":["http://zotero.org/users/8421274/items/QAMFKBTU"],"itemData":{"id":5965,"type":"article","abstract":"Accurately assigning the provenance of organisms is critical for understanding ecological connectivity and guiding effective conservation and management. Natural chemical chronologies stored in metabolically inert, incrementally growing tissues (e.g., otoliths) provide a powerful tool for this purpose. However, traditional approaches face biological challenges (e.g., dispersal, maternal effects), collapse chronological data into summary metrics, and rely on subjective interpretation—limiting their accuracy and scalability.We present a novel, flexible framework that integrates machine learning, time-series analysis, and ensemble modeling to improve provenance assignment from archival tissue chemistry. Using otolith 87Sr/86Sr profiles from 17 natal sources of California Central Valley Chinook salmon (Oncorhynchus tshawytscha), we moved beyond conventional summary-based methods by developing fully automated time-series feature extraction, explicit time-series classification (including dynamic time warping [DTW] with k-nearest neighbors [KNN]), and ensemble models that combine multiple classifiers. We further incorporated simulated data to represent under-sampled life history strategies and validated the framework on real-world, known- and unknown- origin samples.Time-series-based approaches consistently outperformed traditional methods, particularly for sources with strong maternal signatures or early dispersal. Feature extraction approaches informed by biological knowledge were most effective when chemical chronologies followed predictable life-stage-specific patterns, whereas explicit time-series classification (DTW + KNN) excelled when sources displayed distinct overall profile “shapes”. Ensemble models leveraged the complementary strengths of individual approaches, outperforming any single method. Incorporating simulated data corrected systematic underrepresentation of key life history phenotypes in real-world applications, improving model performance, population composition estimates, and their relevance for management decisions.Our results highlight the power of treating archival chemical data as time series, combined with machine learning and ensemble strategies, to enhance the accuracy, consistency, and scalability of provenance assignment. This flexible framework is broadly applicable across taxa, tissues, and chemical markers, offering a practical roadmap for advancing ecological inference and informing conservation and management.","DOI":"10.1101/2025.08.19.671102","language":"en","license":"© 2025, Posted by Cold Spring Harbor Laboratory. This pre-print is available under a Creative Commons License (Attribution 4.0 International), CC BY 4.0, as described at http://creativecommons.org/licenses/by/4.0/","note":"ISSN: 2692-8205\npage: 2025.08.19.671102\nsection: New Results","publisher":"bioRxiv","source":"bioRxiv","title":"Advancing Provenance Assignment using Machine Learning and Time Series Analysis of Chemical Chronologies in Archival Tissues","URL":"https://www.biorxiv.org/content/10.1101/2025.08.19.671102v1","author":[{"family":"Arai","given":"Kohma"},{"family":"Willmes","given":"Malte"},{"family":"Johnson","given":"Rachel C."},{"family":"Sturrock","given":"Anna M."}],"accessed":{"date-parts":[["2025",10,29]]},"issued":{"date-parts":[["2025",8,24]]}}},{"id":4390,"uris":["http://zotero.org/users/8421274/items/BD9UPNI2"],"itemData":{"id":4390,"type":"article-journal","abstract":"Ecological patterns are often fundamentally chronological. However, generalization of data is necessarily accompanied by a loss of detail or resolution. Temporal data in particular contain information not only in data values but in the temporal structure, which is lost when these values are aggregated to provide point estimates. Dynamic time warping (DTW) is a time series comparison method that is capable of efficiently comparing series despite temporal offsets that confound other methods. The DTW method is both efficient and remarkably flexible, capable of efficiently matching not only time series but also any sequentially structured data set, which has made it a popular technique in machine learning, artificial intelligence, and big data analytical tasks. DTW is rarely used in ecology despite the ubiquity of temporally structured data. As technological advances have increased the richness of small-scale ecological data, DTW may be an attractive analysis technique because it is able to utilize the additional information contained in the temporal structure of many ecological data sets. In this study, we use an example data set of high-resolution fish movement records obtained from otolith microchemistry to compare traditional analysis techniques with DTW clustering. Our results suggest that DTW is capable of detecting subtle behavioral patterns within otolith data sets which traditional data aggregation techniques cannot. These results provide evidence that the DTW method may be useful across many of the temporal data types commonly collected in ecology, as well other sequentially ordered “pseudo time series” data such as classification of species by shape.","container-title":"Ecosphere","DOI":"10.1002/ecs2.3742","ISSN":"2150-8925","issue":"9","language":"en","note":"_eprint: https://esajournals.onlinelibrary.wiley.com/doi/pdf/10.1002/ecs2.3742","page":"e03742","source":"Wiley Online Library","title":"Let's do the time warp again: non-linear time series matching as a tool for sequentially structured data in ecology","title-short":"Let's do the time warp again","volume":"12","author":[{"family":"Hegg","given":"Jens C."},{"family":"Kennedy","given":"Brian P."}],"issued":{"date-parts":[["2021"]]}}}],"schema":"https://github.com/citation-style-language/schema/raw/master/csl-citation.json"} </w:instrText>
      </w:r>
      <w:r w:rsidR="00F64010" w:rsidRPr="00293852">
        <w:rPr>
          <w:rFonts w:ascii="Times New Roman" w:hAnsi="Times New Roman" w:cs="Times New Roman"/>
        </w:rPr>
        <w:fldChar w:fldCharType="separate"/>
      </w:r>
      <w:r w:rsidR="00C94056" w:rsidRPr="00293852">
        <w:rPr>
          <w:rFonts w:ascii="Times New Roman" w:hAnsi="Times New Roman" w:cs="Times New Roman"/>
          <w:noProof/>
        </w:rPr>
        <w:t>(Arai et al., 2025 (in</w:t>
      </w:r>
      <w:r w:rsidR="006229D2">
        <w:rPr>
          <w:rFonts w:ascii="Times New Roman" w:hAnsi="Times New Roman" w:cs="Times New Roman"/>
          <w:noProof/>
        </w:rPr>
        <w:t xml:space="preserve"> review</w:t>
      </w:r>
      <w:r w:rsidR="00C94056" w:rsidRPr="00293852">
        <w:rPr>
          <w:rFonts w:ascii="Times New Roman" w:hAnsi="Times New Roman" w:cs="Times New Roman"/>
          <w:noProof/>
        </w:rPr>
        <w:t>); Hegg &amp; Kennedy, 2021)</w:t>
      </w:r>
      <w:r w:rsidR="00F64010" w:rsidRPr="00293852">
        <w:rPr>
          <w:rFonts w:ascii="Times New Roman" w:hAnsi="Times New Roman" w:cs="Times New Roman"/>
        </w:rPr>
        <w:fldChar w:fldCharType="end"/>
      </w:r>
      <w:r w:rsidR="00F64010" w:rsidRPr="00293852">
        <w:rPr>
          <w:rFonts w:ascii="Times New Roman" w:hAnsi="Times New Roman" w:cs="Times New Roman"/>
        </w:rPr>
        <w:t xml:space="preserve">. </w:t>
      </w:r>
      <w:r w:rsidR="00B95E95" w:rsidRPr="00293852">
        <w:rPr>
          <w:rFonts w:ascii="Times New Roman" w:hAnsi="Times New Roman" w:cs="Times New Roman"/>
        </w:rPr>
        <w:t>C</w:t>
      </w:r>
      <w:r w:rsidR="00E71422" w:rsidRPr="00293852">
        <w:rPr>
          <w:rFonts w:ascii="Times New Roman" w:hAnsi="Times New Roman" w:cs="Times New Roman"/>
        </w:rPr>
        <w:t xml:space="preserve">ombining the temporal resolution of otolith </w:t>
      </w:r>
      <w:r w:rsidR="007833A8" w:rsidRPr="00293852">
        <w:rPr>
          <w:rFonts w:ascii="Times New Roman" w:hAnsi="Times New Roman" w:cs="Times New Roman"/>
        </w:rPr>
        <w:t>time series</w:t>
      </w:r>
      <w:r w:rsidR="00E71422" w:rsidRPr="00293852">
        <w:rPr>
          <w:rFonts w:ascii="Times New Roman" w:hAnsi="Times New Roman" w:cs="Times New Roman"/>
        </w:rPr>
        <w:t xml:space="preserve"> data with the statistical power of </w:t>
      </w:r>
      <w:r w:rsidR="00D02385" w:rsidRPr="00293852">
        <w:rPr>
          <w:rFonts w:ascii="Times New Roman" w:hAnsi="Times New Roman" w:cs="Times New Roman"/>
        </w:rPr>
        <w:t>ML</w:t>
      </w:r>
      <w:r w:rsidR="00E71422" w:rsidRPr="00293852">
        <w:rPr>
          <w:rFonts w:ascii="Times New Roman" w:hAnsi="Times New Roman" w:cs="Times New Roman"/>
        </w:rPr>
        <w:t xml:space="preserve"> offers the potential to detect otherwise indiscernible patterns within and across LA datasets. With the addition of known watershed </w:t>
      </w:r>
      <w:r w:rsidR="000743F7" w:rsidRPr="00293852">
        <w:rPr>
          <w:rFonts w:ascii="Times New Roman" w:hAnsi="Times New Roman" w:cs="Times New Roman"/>
        </w:rPr>
        <w:t>origin</w:t>
      </w:r>
      <w:r w:rsidR="00E57182" w:rsidRPr="00293852">
        <w:rPr>
          <w:rFonts w:ascii="Times New Roman" w:hAnsi="Times New Roman" w:cs="Times New Roman"/>
        </w:rPr>
        <w:t xml:space="preserve"> labels</w:t>
      </w:r>
      <w:r w:rsidR="00E71422" w:rsidRPr="00293852">
        <w:rPr>
          <w:rFonts w:ascii="Times New Roman" w:hAnsi="Times New Roman" w:cs="Times New Roman"/>
        </w:rPr>
        <w:t xml:space="preserve">, these methods could be used to develop a model capable of </w:t>
      </w:r>
      <w:r w:rsidR="00A36072" w:rsidRPr="00293852">
        <w:rPr>
          <w:rFonts w:ascii="Times New Roman" w:hAnsi="Times New Roman" w:cs="Times New Roman"/>
        </w:rPr>
        <w:t>discriminating the</w:t>
      </w:r>
      <w:r w:rsidR="00E71422" w:rsidRPr="00293852">
        <w:rPr>
          <w:rFonts w:ascii="Times New Roman" w:hAnsi="Times New Roman" w:cs="Times New Roman"/>
        </w:rPr>
        <w:t xml:space="preserve"> river of origin for Chinook salmon </w:t>
      </w:r>
      <w:r w:rsidR="00FA2089" w:rsidRPr="00293852">
        <w:rPr>
          <w:rFonts w:ascii="Times New Roman" w:hAnsi="Times New Roman" w:cs="Times New Roman"/>
        </w:rPr>
        <w:t xml:space="preserve">from </w:t>
      </w:r>
      <w:r w:rsidR="005D3AD5" w:rsidRPr="00293852">
        <w:rPr>
          <w:rFonts w:ascii="Times New Roman" w:hAnsi="Times New Roman" w:cs="Times New Roman"/>
        </w:rPr>
        <w:t>w</w:t>
      </w:r>
      <w:r w:rsidR="00E71422" w:rsidRPr="00293852">
        <w:rPr>
          <w:rFonts w:ascii="Times New Roman" w:hAnsi="Times New Roman" w:cs="Times New Roman"/>
        </w:rPr>
        <w:t>estern Alaska</w:t>
      </w:r>
      <w:r w:rsidR="00FA2089" w:rsidRPr="00293852">
        <w:rPr>
          <w:rFonts w:ascii="Times New Roman" w:hAnsi="Times New Roman" w:cs="Times New Roman"/>
        </w:rPr>
        <w:t xml:space="preserve"> caught in marine fisheries</w:t>
      </w:r>
      <w:r w:rsidR="00E71422" w:rsidRPr="00293852">
        <w:rPr>
          <w:rFonts w:ascii="Times New Roman" w:hAnsi="Times New Roman" w:cs="Times New Roman"/>
        </w:rPr>
        <w:t>.</w:t>
      </w:r>
    </w:p>
    <w:p w14:paraId="5ED2AE5F" w14:textId="6C2A1A3B" w:rsidR="00F6547F" w:rsidRPr="00293852" w:rsidRDefault="00F64010" w:rsidP="00D73DD0">
      <w:pPr>
        <w:spacing w:line="480" w:lineRule="auto"/>
        <w:ind w:firstLine="720"/>
        <w:rPr>
          <w:rFonts w:ascii="Times New Roman" w:hAnsi="Times New Roman" w:cs="Times New Roman"/>
        </w:rPr>
      </w:pPr>
      <w:r w:rsidRPr="00293852">
        <w:rPr>
          <w:rFonts w:ascii="Times New Roman" w:hAnsi="Times New Roman" w:cs="Times New Roman"/>
        </w:rPr>
        <w:t xml:space="preserve">Here, we apply </w:t>
      </w:r>
      <w:r w:rsidR="00D02385" w:rsidRPr="00293852">
        <w:rPr>
          <w:rFonts w:ascii="Times New Roman" w:hAnsi="Times New Roman" w:cs="Times New Roman"/>
        </w:rPr>
        <w:t>ML</w:t>
      </w:r>
      <w:r w:rsidRPr="00293852">
        <w:rPr>
          <w:rFonts w:ascii="Times New Roman" w:hAnsi="Times New Roman" w:cs="Times New Roman"/>
        </w:rPr>
        <w:t xml:space="preserve"> classification algorithms to </w:t>
      </w:r>
      <w:r w:rsidR="002C12CC" w:rsidRPr="00293852">
        <w:rPr>
          <w:rFonts w:ascii="Times New Roman" w:hAnsi="Times New Roman" w:cs="Times New Roman"/>
        </w:rPr>
        <w:t>a large dataset</w:t>
      </w:r>
      <w:r w:rsidR="00E71422" w:rsidRPr="00293852">
        <w:rPr>
          <w:rFonts w:ascii="Times New Roman" w:hAnsi="Times New Roman" w:cs="Times New Roman"/>
        </w:rPr>
        <w:t xml:space="preserve"> of </w:t>
      </w:r>
      <w:r w:rsidRPr="00293852">
        <w:rPr>
          <w:rFonts w:ascii="Times New Roman" w:hAnsi="Times New Roman" w:cs="Times New Roman"/>
        </w:rPr>
        <w:t xml:space="preserve">otolith LA data from Chinook salmon in </w:t>
      </w:r>
      <w:r w:rsidR="002F3B7A" w:rsidRPr="00293852">
        <w:rPr>
          <w:rFonts w:ascii="Times New Roman" w:hAnsi="Times New Roman" w:cs="Times New Roman"/>
        </w:rPr>
        <w:t>w</w:t>
      </w:r>
      <w:r w:rsidRPr="00293852">
        <w:rPr>
          <w:rFonts w:ascii="Times New Roman" w:hAnsi="Times New Roman" w:cs="Times New Roman"/>
        </w:rPr>
        <w:t>estern Alaska</w:t>
      </w:r>
      <w:r w:rsidR="002C12CC" w:rsidRPr="00293852">
        <w:rPr>
          <w:rFonts w:ascii="Times New Roman" w:hAnsi="Times New Roman" w:cs="Times New Roman"/>
        </w:rPr>
        <w:t xml:space="preserve"> with a known river of origin. In doing so, we </w:t>
      </w:r>
      <w:r w:rsidRPr="00293852">
        <w:rPr>
          <w:rFonts w:ascii="Times New Roman" w:hAnsi="Times New Roman" w:cs="Times New Roman"/>
        </w:rPr>
        <w:t xml:space="preserve">test the potential of </w:t>
      </w:r>
      <w:r w:rsidR="00D02385" w:rsidRPr="00293852">
        <w:rPr>
          <w:rFonts w:ascii="Times New Roman" w:hAnsi="Times New Roman" w:cs="Times New Roman"/>
        </w:rPr>
        <w:t>ML</w:t>
      </w:r>
      <w:r w:rsidRPr="00293852">
        <w:rPr>
          <w:rFonts w:ascii="Times New Roman" w:hAnsi="Times New Roman" w:cs="Times New Roman"/>
        </w:rPr>
        <w:t xml:space="preserve"> methods to </w:t>
      </w:r>
      <w:r w:rsidR="000743F7" w:rsidRPr="00293852">
        <w:rPr>
          <w:rFonts w:ascii="Times New Roman" w:hAnsi="Times New Roman" w:cs="Times New Roman"/>
        </w:rPr>
        <w:t xml:space="preserve">identify </w:t>
      </w:r>
      <w:r w:rsidRPr="00293852">
        <w:rPr>
          <w:rFonts w:ascii="Times New Roman" w:hAnsi="Times New Roman" w:cs="Times New Roman"/>
        </w:rPr>
        <w:t xml:space="preserve">watershed specific characteristics to discriminate among </w:t>
      </w:r>
      <w:r w:rsidR="00C94056" w:rsidRPr="00293852">
        <w:rPr>
          <w:rFonts w:ascii="Times New Roman" w:hAnsi="Times New Roman" w:cs="Times New Roman"/>
        </w:rPr>
        <w:t xml:space="preserve">major rivers </w:t>
      </w:r>
      <w:r w:rsidRPr="00293852">
        <w:rPr>
          <w:rFonts w:ascii="Times New Roman" w:hAnsi="Times New Roman" w:cs="Times New Roman"/>
        </w:rPr>
        <w:t>and develop a model to reliably estimate river of origin for marine-caught Chinook salmon in western Alaska.</w:t>
      </w:r>
    </w:p>
    <w:p w14:paraId="4DF590D1" w14:textId="77777777" w:rsidR="0051389E" w:rsidRPr="00293852" w:rsidRDefault="0051389E" w:rsidP="00D73DD0">
      <w:pPr>
        <w:spacing w:line="480" w:lineRule="auto"/>
        <w:rPr>
          <w:rFonts w:ascii="Times New Roman" w:hAnsi="Times New Roman" w:cs="Times New Roman"/>
          <w:b/>
          <w:bCs/>
          <w:u w:val="single"/>
        </w:rPr>
      </w:pPr>
    </w:p>
    <w:p w14:paraId="19244EF8" w14:textId="5F1F470C" w:rsidR="00386D82" w:rsidRPr="00293852" w:rsidRDefault="003E5607" w:rsidP="00D73DD0">
      <w:pPr>
        <w:spacing w:line="480" w:lineRule="auto"/>
        <w:rPr>
          <w:rFonts w:ascii="Times New Roman" w:hAnsi="Times New Roman" w:cs="Times New Roman"/>
          <w:b/>
          <w:bCs/>
        </w:rPr>
      </w:pPr>
      <w:r w:rsidRPr="00293852">
        <w:rPr>
          <w:rFonts w:ascii="Times New Roman" w:hAnsi="Times New Roman" w:cs="Times New Roman"/>
          <w:b/>
          <w:bCs/>
        </w:rPr>
        <w:t xml:space="preserve">Methods </w:t>
      </w:r>
    </w:p>
    <w:p w14:paraId="2AFCC3C3" w14:textId="77777777" w:rsidR="00C26DD3" w:rsidRPr="00293852" w:rsidRDefault="00C26DD3" w:rsidP="00D73DD0">
      <w:pPr>
        <w:spacing w:line="480" w:lineRule="auto"/>
        <w:rPr>
          <w:rFonts w:ascii="Times New Roman" w:hAnsi="Times New Roman" w:cs="Times New Roman"/>
          <w:b/>
          <w:bCs/>
          <w:u w:val="single"/>
        </w:rPr>
      </w:pPr>
    </w:p>
    <w:p w14:paraId="1B4EA7C8" w14:textId="0761248A" w:rsidR="0075722E" w:rsidRPr="00293852" w:rsidRDefault="0075722E" w:rsidP="0075722E">
      <w:pPr>
        <w:spacing w:line="480" w:lineRule="auto"/>
        <w:rPr>
          <w:rFonts w:ascii="Times New Roman" w:hAnsi="Times New Roman" w:cs="Times New Roman"/>
          <w:b/>
          <w:bCs/>
        </w:rPr>
      </w:pPr>
      <w:r w:rsidRPr="00293852">
        <w:rPr>
          <w:rFonts w:ascii="Times New Roman" w:hAnsi="Times New Roman" w:cs="Times New Roman"/>
          <w:b/>
          <w:bCs/>
        </w:rPr>
        <w:t>Otolith</w:t>
      </w:r>
      <w:r w:rsidR="00A36072" w:rsidRPr="00293852">
        <w:rPr>
          <w:rFonts w:ascii="Times New Roman" w:hAnsi="Times New Roman" w:cs="Times New Roman"/>
          <w:b/>
          <w:bCs/>
        </w:rPr>
        <w:t xml:space="preserve"> and genetic</w:t>
      </w:r>
      <w:r w:rsidR="0051389E" w:rsidRPr="00293852">
        <w:rPr>
          <w:rFonts w:ascii="Times New Roman" w:hAnsi="Times New Roman" w:cs="Times New Roman"/>
          <w:b/>
          <w:bCs/>
        </w:rPr>
        <w:t xml:space="preserve"> </w:t>
      </w:r>
      <w:r w:rsidR="00A36072" w:rsidRPr="00293852">
        <w:rPr>
          <w:rFonts w:ascii="Times New Roman" w:hAnsi="Times New Roman" w:cs="Times New Roman"/>
          <w:b/>
          <w:bCs/>
        </w:rPr>
        <w:t>d</w:t>
      </w:r>
      <w:r w:rsidR="0051389E" w:rsidRPr="00293852">
        <w:rPr>
          <w:rFonts w:ascii="Times New Roman" w:hAnsi="Times New Roman" w:cs="Times New Roman"/>
          <w:b/>
          <w:bCs/>
        </w:rPr>
        <w:t>ata</w:t>
      </w:r>
      <w:r w:rsidR="00CA63D8" w:rsidRPr="00293852">
        <w:rPr>
          <w:rFonts w:ascii="Times New Roman" w:hAnsi="Times New Roman" w:cs="Times New Roman"/>
          <w:b/>
          <w:bCs/>
        </w:rPr>
        <w:t xml:space="preserve">: </w:t>
      </w:r>
    </w:p>
    <w:p w14:paraId="0AF56A69" w14:textId="48A0D974" w:rsidR="000743F7" w:rsidRPr="00293852" w:rsidRDefault="00E46DD7" w:rsidP="0026027A">
      <w:pPr>
        <w:spacing w:line="480" w:lineRule="auto"/>
        <w:ind w:firstLine="720"/>
        <w:rPr>
          <w:rFonts w:ascii="Times New Roman" w:hAnsi="Times New Roman" w:cs="Times New Roman"/>
        </w:rPr>
      </w:pPr>
      <w:r w:rsidRPr="00293852">
        <w:rPr>
          <w:rFonts w:ascii="Times New Roman" w:hAnsi="Times New Roman" w:cs="Times New Roman"/>
        </w:rPr>
        <w:t>Chinook salmon otoliths were collected from the Yukon (2015, 2016, 2019–2021), Kuskokwim (2017–2022), and Nushagak (2011, 2014, 2015) river basins at</w:t>
      </w:r>
      <w:r w:rsidR="00DF1513" w:rsidRPr="00293852">
        <w:rPr>
          <w:rFonts w:ascii="Times New Roman" w:hAnsi="Times New Roman" w:cs="Times New Roman"/>
        </w:rPr>
        <w:t xml:space="preserve"> test fisheries near the downstream terminus of each river</w:t>
      </w:r>
      <w:r w:rsidR="002A47CE" w:rsidRPr="00293852">
        <w:rPr>
          <w:rFonts w:ascii="Times New Roman" w:hAnsi="Times New Roman" w:cs="Times New Roman"/>
        </w:rPr>
        <w:t xml:space="preserve"> (Figure 1). </w:t>
      </w:r>
      <w:r w:rsidR="0075722E" w:rsidRPr="00293852">
        <w:rPr>
          <w:rFonts w:ascii="Times New Roman" w:hAnsi="Times New Roman" w:cs="Times New Roman"/>
        </w:rPr>
        <w:t xml:space="preserve">Fish were sampled through collaborative efforts </w:t>
      </w:r>
      <w:r w:rsidR="00DF1513" w:rsidRPr="00293852">
        <w:rPr>
          <w:rFonts w:ascii="Times New Roman" w:hAnsi="Times New Roman" w:cs="Times New Roman"/>
        </w:rPr>
        <w:t xml:space="preserve">with the Alaska Department of Fish and Game Lower Yukon Test Fishery (LYTF), </w:t>
      </w:r>
      <w:proofErr w:type="spellStart"/>
      <w:r w:rsidR="00DF1513" w:rsidRPr="00293852">
        <w:rPr>
          <w:rFonts w:ascii="Times New Roman" w:hAnsi="Times New Roman" w:cs="Times New Roman"/>
        </w:rPr>
        <w:t>Orutsararmiut</w:t>
      </w:r>
      <w:proofErr w:type="spellEnd"/>
      <w:r w:rsidR="00DF1513" w:rsidRPr="00293852">
        <w:rPr>
          <w:rFonts w:ascii="Times New Roman" w:hAnsi="Times New Roman" w:cs="Times New Roman"/>
        </w:rPr>
        <w:t xml:space="preserve"> </w:t>
      </w:r>
      <w:r w:rsidR="00DF1513" w:rsidRPr="00293852">
        <w:rPr>
          <w:rFonts w:ascii="Times New Roman" w:hAnsi="Times New Roman" w:cs="Times New Roman"/>
        </w:rPr>
        <w:lastRenderedPageBreak/>
        <w:t xml:space="preserve">Native Council at the Bethel Test Fishery, and </w:t>
      </w:r>
      <w:r w:rsidR="002D16B7" w:rsidRPr="00293852">
        <w:rPr>
          <w:rFonts w:ascii="Times New Roman" w:hAnsi="Times New Roman" w:cs="Times New Roman"/>
        </w:rPr>
        <w:t>from Chinook salmon caught within the Nushagak commercial fishing district in Bristol Bay</w:t>
      </w:r>
      <w:r w:rsidR="007E45B1" w:rsidRPr="00293852">
        <w:rPr>
          <w:rFonts w:ascii="Times New Roman" w:hAnsi="Times New Roman" w:cs="Times New Roman"/>
        </w:rPr>
        <w:t xml:space="preserve"> (Black dots, Figure 1)</w:t>
      </w:r>
      <w:r w:rsidR="002D16B7" w:rsidRPr="00293852">
        <w:rPr>
          <w:rFonts w:ascii="Times New Roman" w:hAnsi="Times New Roman" w:cs="Times New Roman"/>
        </w:rPr>
        <w:t>.</w:t>
      </w:r>
      <w:ins w:id="0" w:author="Benjamin J. Makhlouf" w:date="2026-03-01T19:17:00Z" w16du:dateUtc="2026-03-02T03:17:00Z">
        <w:r w:rsidR="0026027A" w:rsidRPr="00293852">
          <w:rPr>
            <w:rFonts w:ascii="Times New Roman" w:hAnsi="Times New Roman" w:cs="Times New Roman"/>
          </w:rPr>
          <w:t xml:space="preserve"> </w:t>
        </w:r>
        <w:r w:rsidR="0026027A" w:rsidRPr="001452D7">
          <w:rPr>
            <w:rFonts w:ascii="Garamond" w:hAnsi="Garamond" w:cs="Times New Roman"/>
            <w:rPrChange w:id="1" w:author="Benjamin J. Makhlouf" w:date="2026-03-01T19:30:00Z" w16du:dateUtc="2026-03-02T03:30:00Z">
              <w:rPr>
                <w:rFonts w:ascii="Times New Roman" w:hAnsi="Times New Roman" w:cs="Times New Roman"/>
              </w:rPr>
            </w:rPrChange>
          </w:rPr>
          <w:t xml:space="preserve">It has been well established that </w:t>
        </w:r>
      </w:ins>
      <w:ins w:id="2" w:author="Benjamin J. Makhlouf" w:date="2026-03-01T19:23:00Z" w16du:dateUtc="2026-03-02T03:23:00Z">
        <w:r w:rsidR="007C1C1E" w:rsidRPr="001452D7">
          <w:rPr>
            <w:rFonts w:ascii="Garamond" w:hAnsi="Garamond" w:cs="Times New Roman"/>
            <w:rPrChange w:id="3" w:author="Benjamin J. Makhlouf" w:date="2026-03-01T19:30:00Z" w16du:dateUtc="2026-03-02T03:30:00Z">
              <w:rPr>
                <w:rFonts w:ascii="Times New Roman" w:hAnsi="Times New Roman" w:cs="Times New Roman"/>
              </w:rPr>
            </w:rPrChange>
          </w:rPr>
          <w:t xml:space="preserve">nearly all </w:t>
        </w:r>
      </w:ins>
      <w:ins w:id="4" w:author="Benjamin J. Makhlouf" w:date="2026-03-01T19:17:00Z" w16du:dateUtc="2026-03-02T03:17:00Z">
        <w:r w:rsidR="0026027A" w:rsidRPr="001452D7">
          <w:rPr>
            <w:rFonts w:ascii="Garamond" w:hAnsi="Garamond" w:cs="Times New Roman"/>
            <w:rPrChange w:id="5" w:author="Benjamin J. Makhlouf" w:date="2026-03-01T19:30:00Z" w16du:dateUtc="2026-03-02T03:30:00Z">
              <w:rPr>
                <w:rFonts w:ascii="Times New Roman" w:hAnsi="Times New Roman" w:cs="Times New Roman"/>
              </w:rPr>
            </w:rPrChange>
          </w:rPr>
          <w:t xml:space="preserve">commercially caught Chinook salmon in this fishing district are of Nushagak River origin. As such, all otoliths collected from in this district were assumed to be </w:t>
        </w:r>
      </w:ins>
      <w:ins w:id="6" w:author="Benjamin J. Makhlouf" w:date="2026-03-01T19:24:00Z" w16du:dateUtc="2026-03-02T03:24:00Z">
        <w:r w:rsidR="007C1C1E" w:rsidRPr="001452D7">
          <w:rPr>
            <w:rFonts w:ascii="Garamond" w:hAnsi="Garamond" w:cs="Times New Roman"/>
            <w:rPrChange w:id="7" w:author="Benjamin J. Makhlouf" w:date="2026-03-01T19:30:00Z" w16du:dateUtc="2026-03-02T03:30:00Z">
              <w:rPr>
                <w:rFonts w:ascii="Times New Roman" w:hAnsi="Times New Roman" w:cs="Times New Roman"/>
              </w:rPr>
            </w:rPrChange>
          </w:rPr>
          <w:t>of</w:t>
        </w:r>
      </w:ins>
      <w:ins w:id="8" w:author="Benjamin J. Makhlouf" w:date="2026-03-01T19:17:00Z" w16du:dateUtc="2026-03-02T03:17:00Z">
        <w:r w:rsidR="0026027A" w:rsidRPr="001452D7">
          <w:rPr>
            <w:rFonts w:ascii="Garamond" w:hAnsi="Garamond" w:cs="Times New Roman"/>
            <w:rPrChange w:id="9" w:author="Benjamin J. Makhlouf" w:date="2026-03-01T19:30:00Z" w16du:dateUtc="2026-03-02T03:30:00Z">
              <w:rPr>
                <w:rFonts w:ascii="Times New Roman" w:hAnsi="Times New Roman" w:cs="Times New Roman"/>
              </w:rPr>
            </w:rPrChange>
          </w:rPr>
          <w:t xml:space="preserve">  Nushagak River</w:t>
        </w:r>
      </w:ins>
      <w:ins w:id="10" w:author="Benjamin J. Makhlouf" w:date="2026-03-01T19:23:00Z" w16du:dateUtc="2026-03-02T03:23:00Z">
        <w:r w:rsidR="007C1C1E" w:rsidRPr="001452D7">
          <w:rPr>
            <w:rFonts w:ascii="Garamond" w:hAnsi="Garamond" w:cs="Times New Roman"/>
            <w:rPrChange w:id="11" w:author="Benjamin J. Makhlouf" w:date="2026-03-01T19:30:00Z" w16du:dateUtc="2026-03-02T03:30:00Z">
              <w:rPr>
                <w:rFonts w:ascii="Times New Roman" w:hAnsi="Times New Roman" w:cs="Times New Roman"/>
              </w:rPr>
            </w:rPrChange>
          </w:rPr>
          <w:t xml:space="preserve"> </w:t>
        </w:r>
      </w:ins>
      <w:ins w:id="12" w:author="Benjamin J. Makhlouf" w:date="2026-03-01T19:24:00Z" w16du:dateUtc="2026-03-02T03:24:00Z">
        <w:r w:rsidR="007C1C1E" w:rsidRPr="001452D7">
          <w:rPr>
            <w:rFonts w:ascii="Garamond" w:hAnsi="Garamond" w:cs="Times New Roman"/>
            <w:rPrChange w:id="13" w:author="Benjamin J. Makhlouf" w:date="2026-03-01T19:30:00Z" w16du:dateUtc="2026-03-02T03:30:00Z">
              <w:rPr>
                <w:rFonts w:ascii="Times New Roman" w:hAnsi="Times New Roman" w:cs="Times New Roman"/>
              </w:rPr>
            </w:rPrChange>
          </w:rPr>
          <w:t xml:space="preserve"> Origin</w:t>
        </w:r>
        <w:r w:rsidR="007C1C1E">
          <w:rPr>
            <w:rFonts w:ascii="Times New Roman" w:hAnsi="Times New Roman" w:cs="Times New Roman"/>
          </w:rPr>
          <w:t xml:space="preserve"> </w:t>
        </w:r>
      </w:ins>
      <w:r w:rsidR="007C1C1E">
        <w:rPr>
          <w:rFonts w:ascii="Times New Roman" w:hAnsi="Times New Roman" w:cs="Times New Roman"/>
        </w:rPr>
        <w:fldChar w:fldCharType="begin"/>
      </w:r>
      <w:r w:rsidR="007C1C1E">
        <w:rPr>
          <w:rFonts w:ascii="Times New Roman" w:hAnsi="Times New Roman" w:cs="Times New Roman"/>
        </w:rPr>
        <w:instrText xml:space="preserve"> ADDIN ZOTERO_ITEM CSL_CITATION {"citationID":"WdqVQusp","properties":{"formattedCitation":"(ADFG, 2022)","plainCitation":"(ADFG, 2022)","noteIndex":0},"citationItems":[{"id":6458,"uris":["http://zotero.org/users/8421274/items/BNNCXL6I"],"itemData":{"id":6458,"type":"report","title":"Nushagak River King Salmon - Stock Status And Action Plan","URL":"https://www.adfg.alaska.gov/static/regulations/regprocess/fisheriesboard/pdfs/2022-2023/bb/rcs/rc004_Nushagak_King_Salmon_Action_Plan.pdf","author":[{"family":"ADFG","given":""}],"accessed":{"date-parts":[["2026",3,1]]},"issued":{"date-parts":[["2022"]]}}}],"schema":"https://github.com/citation-style-language/schema/raw/master/csl-citation.json"} </w:instrText>
      </w:r>
      <w:r w:rsidR="007C1C1E">
        <w:rPr>
          <w:rFonts w:ascii="Times New Roman" w:hAnsi="Times New Roman" w:cs="Times New Roman"/>
        </w:rPr>
        <w:fldChar w:fldCharType="separate"/>
      </w:r>
      <w:r w:rsidR="007C1C1E">
        <w:rPr>
          <w:rFonts w:ascii="Times New Roman" w:hAnsi="Times New Roman" w:cs="Times New Roman"/>
          <w:noProof/>
        </w:rPr>
        <w:t>(ADFG, 2022)</w:t>
      </w:r>
      <w:r w:rsidR="007C1C1E">
        <w:rPr>
          <w:rFonts w:ascii="Times New Roman" w:hAnsi="Times New Roman" w:cs="Times New Roman"/>
        </w:rPr>
        <w:fldChar w:fldCharType="end"/>
      </w:r>
      <w:ins w:id="14" w:author="Benjamin J. Makhlouf" w:date="2026-03-01T19:24:00Z" w16du:dateUtc="2026-03-02T03:24:00Z">
        <w:r w:rsidR="007C1C1E">
          <w:rPr>
            <w:rFonts w:ascii="Times New Roman" w:hAnsi="Times New Roman" w:cs="Times New Roman"/>
          </w:rPr>
          <w:t>,</w:t>
        </w:r>
      </w:ins>
      <w:r w:rsidR="002A47CE" w:rsidRPr="00293852">
        <w:rPr>
          <w:rFonts w:ascii="Times New Roman" w:hAnsi="Times New Roman" w:cs="Times New Roman"/>
        </w:rPr>
        <w:t xml:space="preserve"> </w:t>
      </w:r>
      <w:r w:rsidR="00DF1513" w:rsidRPr="00293852">
        <w:rPr>
          <w:rFonts w:ascii="Times New Roman" w:hAnsi="Times New Roman" w:cs="Times New Roman"/>
        </w:rPr>
        <w:t xml:space="preserve">For each year approximately 500 otoliths were collected throughout the season. From these, </w:t>
      </w:r>
      <w:r w:rsidR="0075722E" w:rsidRPr="00293852">
        <w:rPr>
          <w:rFonts w:ascii="Times New Roman" w:hAnsi="Times New Roman" w:cs="Times New Roman"/>
        </w:rPr>
        <w:t>~250 otoliths from each year were selected for further analysis</w:t>
      </w:r>
      <w:ins w:id="15" w:author="Benjamin J. Makhlouf" w:date="2026-03-01T19:26:00Z" w16du:dateUtc="2026-03-02T03:26:00Z">
        <w:r w:rsidR="0068383E">
          <w:rPr>
            <w:rFonts w:ascii="Times New Roman" w:hAnsi="Times New Roman" w:cs="Times New Roman"/>
          </w:rPr>
          <w:t xml:space="preserve">. </w:t>
        </w:r>
      </w:ins>
      <w:ins w:id="16" w:author="Benjamin J. Makhlouf" w:date="2026-03-01T19:30:00Z" w16du:dateUtc="2026-03-02T03:30:00Z">
        <w:r w:rsidR="0068383E" w:rsidRPr="00B647DF">
          <w:rPr>
            <w:rFonts w:ascii="Garamond" w:hAnsi="Garamond"/>
            <w:rPrChange w:id="17" w:author="Benjamin J. Makhlouf" w:date="2026-03-01T19:30:00Z" w16du:dateUtc="2026-03-02T03:30:00Z">
              <w:rPr/>
            </w:rPrChange>
          </w:rPr>
          <w:t>Otolith samples were selected to ensure full temporal representation of the run, with the number of otoliths drawn from each time stratum scaled to approximate observed seasonal variation in CPUE; within each stratum, individual otoliths were randomly selected.</w:t>
        </w:r>
      </w:ins>
      <w:del w:id="18" w:author="Benjamin J. Makhlouf" w:date="2026-03-01T19:26:00Z" w16du:dateUtc="2026-03-02T03:26:00Z">
        <w:r w:rsidR="0049569B" w:rsidRPr="00293852" w:rsidDel="0068383E">
          <w:rPr>
            <w:rFonts w:ascii="Times New Roman" w:hAnsi="Times New Roman" w:cs="Times New Roman"/>
          </w:rPr>
          <w:delText xml:space="preserve"> to ensure equal representation relative to CPUE across the full run</w:delText>
        </w:r>
        <w:r w:rsidR="0075722E" w:rsidRPr="00293852" w:rsidDel="0068383E">
          <w:rPr>
            <w:rFonts w:ascii="Times New Roman" w:hAnsi="Times New Roman" w:cs="Times New Roman"/>
          </w:rPr>
          <w:delText xml:space="preserve">. </w:delText>
        </w:r>
      </w:del>
    </w:p>
    <w:p w14:paraId="362240BC" w14:textId="70530AA0" w:rsidR="00CE7F91" w:rsidRPr="00384B2D" w:rsidRDefault="0075722E" w:rsidP="00384B2D">
      <w:pPr>
        <w:spacing w:line="480" w:lineRule="auto"/>
        <w:ind w:firstLine="720"/>
        <w:rPr>
          <w:rFonts w:ascii="Times New Roman" w:hAnsi="Times New Roman" w:cs="Times New Roman"/>
          <w:rPrChange w:id="19" w:author="Benjamin J. Makhlouf" w:date="2026-03-01T19:38:00Z" w16du:dateUtc="2026-03-02T03:38:00Z">
            <w:rPr>
              <w:rFonts w:ascii="Times New Roman" w:hAnsi="Times New Roman" w:cs="Times New Roman"/>
              <w:b/>
              <w:bCs/>
              <w:u w:val="single"/>
            </w:rPr>
          </w:rPrChange>
        </w:rPr>
      </w:pPr>
      <w:r w:rsidRPr="00293852">
        <w:rPr>
          <w:rFonts w:ascii="Times New Roman" w:hAnsi="Times New Roman" w:cs="Times New Roman"/>
        </w:rPr>
        <w:t xml:space="preserve">Selected samples were </w:t>
      </w:r>
      <w:ins w:id="20" w:author="Benjamin J. Makhlouf" w:date="2026-03-01T19:36:00Z" w16du:dateUtc="2026-03-02T03:36:00Z">
        <w:r w:rsidR="000E2E22">
          <w:rPr>
            <w:rFonts w:ascii="Times New Roman" w:hAnsi="Times New Roman" w:cs="Times New Roman"/>
          </w:rPr>
          <w:t>laid in</w:t>
        </w:r>
      </w:ins>
      <w:ins w:id="21" w:author="Benjamin J. Makhlouf" w:date="2026-03-02T10:59:00Z" w16du:dateUtc="2026-03-02T18:59:00Z">
        <w:r w:rsidR="002239B5">
          <w:rPr>
            <w:rFonts w:ascii="Times New Roman" w:hAnsi="Times New Roman" w:cs="Times New Roman"/>
          </w:rPr>
          <w:t xml:space="preserve"> a brick of</w:t>
        </w:r>
      </w:ins>
      <w:ins w:id="22" w:author="Benjamin J. Makhlouf" w:date="2026-03-01T19:36:00Z" w16du:dateUtc="2026-03-02T03:36:00Z">
        <w:r w:rsidR="000E2E22">
          <w:rPr>
            <w:rFonts w:ascii="Times New Roman" w:hAnsi="Times New Roman" w:cs="Times New Roman"/>
          </w:rPr>
          <w:t xml:space="preserve"> </w:t>
        </w:r>
      </w:ins>
      <w:proofErr w:type="gramStart"/>
      <w:ins w:id="23" w:author="Benjamin J. Makhlouf" w:date="2026-03-02T10:59:00Z" w16du:dateUtc="2026-03-02T18:59:00Z">
        <w:r w:rsidR="002239B5">
          <w:rPr>
            <w:rFonts w:ascii="Times New Roman" w:hAnsi="Times New Roman" w:cs="Times New Roman"/>
          </w:rPr>
          <w:t>two part</w:t>
        </w:r>
        <w:proofErr w:type="gramEnd"/>
        <w:r w:rsidR="002239B5">
          <w:rPr>
            <w:rFonts w:ascii="Times New Roman" w:hAnsi="Times New Roman" w:cs="Times New Roman"/>
          </w:rPr>
          <w:t xml:space="preserve"> epoxy resin</w:t>
        </w:r>
      </w:ins>
      <w:ins w:id="24" w:author="Benjamin J. Makhlouf" w:date="2026-03-01T19:36:00Z" w16du:dateUtc="2026-03-02T03:36:00Z">
        <w:r w:rsidR="000E2E22">
          <w:rPr>
            <w:rFonts w:ascii="Times New Roman" w:hAnsi="Times New Roman" w:cs="Times New Roman"/>
          </w:rPr>
          <w:t xml:space="preserve"> and </w:t>
        </w:r>
      </w:ins>
      <w:r w:rsidRPr="00293852">
        <w:rPr>
          <w:rFonts w:ascii="Times New Roman" w:hAnsi="Times New Roman" w:cs="Times New Roman"/>
        </w:rPr>
        <w:t>cut along the transverse plane</w:t>
      </w:r>
      <w:r w:rsidR="00DF1513" w:rsidRPr="00293852">
        <w:rPr>
          <w:rFonts w:ascii="Times New Roman" w:hAnsi="Times New Roman" w:cs="Times New Roman"/>
        </w:rPr>
        <w:t xml:space="preserve"> using a low speed</w:t>
      </w:r>
      <w:r w:rsidRPr="00293852">
        <w:rPr>
          <w:rFonts w:ascii="Times New Roman" w:hAnsi="Times New Roman" w:cs="Times New Roman"/>
        </w:rPr>
        <w:t xml:space="preserve"> </w:t>
      </w:r>
      <w:proofErr w:type="spellStart"/>
      <w:r w:rsidRPr="00293852">
        <w:rPr>
          <w:rFonts w:ascii="Times New Roman" w:hAnsi="Times New Roman" w:cs="Times New Roman"/>
        </w:rPr>
        <w:t>isomet</w:t>
      </w:r>
      <w:proofErr w:type="spellEnd"/>
      <w:ins w:id="25" w:author="Benjamin J. Makhlouf" w:date="2026-03-02T10:59:00Z" w16du:dateUtc="2026-03-02T18:59:00Z">
        <w:r w:rsidR="002239B5">
          <w:rPr>
            <w:rFonts w:ascii="Times New Roman" w:hAnsi="Times New Roman" w:cs="Times New Roman"/>
          </w:rPr>
          <w:t xml:space="preserve"> saw to </w:t>
        </w:r>
      </w:ins>
      <w:ins w:id="26" w:author="Benjamin J. Makhlouf" w:date="2026-03-01T19:38:00Z" w16du:dateUtc="2026-03-02T03:38:00Z">
        <w:r w:rsidR="00A940A7">
          <w:rPr>
            <w:rFonts w:ascii="Times New Roman" w:hAnsi="Times New Roman" w:cs="Times New Roman"/>
          </w:rPr>
          <w:t xml:space="preserve">remove </w:t>
        </w:r>
      </w:ins>
      <w:ins w:id="27" w:author="Benjamin J. Makhlouf" w:date="2026-03-02T10:59:00Z" w16du:dateUtc="2026-03-02T18:59:00Z">
        <w:r w:rsidR="002239B5">
          <w:rPr>
            <w:rFonts w:ascii="Times New Roman" w:hAnsi="Times New Roman" w:cs="Times New Roman"/>
          </w:rPr>
          <w:t xml:space="preserve">a </w:t>
        </w:r>
      </w:ins>
      <w:del w:id="28" w:author="Benjamin J. Makhlouf" w:date="2026-03-01T19:38:00Z" w16du:dateUtc="2026-03-02T03:38:00Z">
        <w:r w:rsidRPr="00293852" w:rsidDel="00A940A7">
          <w:rPr>
            <w:rFonts w:ascii="Times New Roman" w:hAnsi="Times New Roman" w:cs="Times New Roman"/>
          </w:rPr>
          <w:delText xml:space="preserve"> saw</w:delText>
        </w:r>
        <w:r w:rsidR="00DF1513" w:rsidRPr="00293852" w:rsidDel="00A940A7">
          <w:rPr>
            <w:rFonts w:ascii="Times New Roman" w:hAnsi="Times New Roman" w:cs="Times New Roman"/>
          </w:rPr>
          <w:delText xml:space="preserve"> to</w:delText>
        </w:r>
      </w:del>
      <w:del w:id="29" w:author="Benjamin J. Makhlouf" w:date="2026-03-02T10:59:00Z" w16du:dateUtc="2026-03-02T18:59:00Z">
        <w:r w:rsidR="00DF1513" w:rsidRPr="00293852" w:rsidDel="002239B5">
          <w:rPr>
            <w:rFonts w:ascii="Times New Roman" w:hAnsi="Times New Roman" w:cs="Times New Roman"/>
          </w:rPr>
          <w:delText xml:space="preserve"> </w:delText>
        </w:r>
      </w:del>
      <w:del w:id="30" w:author="Benjamin J. Makhlouf" w:date="2026-03-01T19:38:00Z" w16du:dateUtc="2026-03-02T03:38:00Z">
        <w:r w:rsidR="00DF1513" w:rsidRPr="00293852" w:rsidDel="00A940A7">
          <w:rPr>
            <w:rFonts w:ascii="Times New Roman" w:hAnsi="Times New Roman" w:cs="Times New Roman"/>
          </w:rPr>
          <w:delText>re</w:delText>
        </w:r>
      </w:del>
      <w:ins w:id="31" w:author="Benjamin J. Makhlouf" w:date="2026-03-01T19:37:00Z" w16du:dateUtc="2026-03-02T03:37:00Z">
        <w:r w:rsidR="000E2E22">
          <w:rPr>
            <w:rFonts w:ascii="Times New Roman" w:hAnsi="Times New Roman" w:cs="Times New Roman"/>
          </w:rPr>
          <w:t xml:space="preserve">section which contained the growth structure and core. </w:t>
        </w:r>
        <w:r w:rsidR="00A940A7">
          <w:rPr>
            <w:rFonts w:ascii="Times New Roman" w:hAnsi="Times New Roman" w:cs="Times New Roman"/>
          </w:rPr>
          <w:t xml:space="preserve">This </w:t>
        </w:r>
      </w:ins>
      <w:ins w:id="32" w:author="Benjamin J. Makhlouf" w:date="2026-03-01T19:38:00Z" w16du:dateUtc="2026-03-02T03:38:00Z">
        <w:r w:rsidR="00A940A7">
          <w:rPr>
            <w:rFonts w:ascii="Times New Roman" w:hAnsi="Times New Roman" w:cs="Times New Roman"/>
          </w:rPr>
          <w:t xml:space="preserve">section was </w:t>
        </w:r>
      </w:ins>
      <w:del w:id="33" w:author="Benjamin J. Makhlouf" w:date="2026-03-01T19:36:00Z" w16du:dateUtc="2026-03-02T03:36:00Z">
        <w:r w:rsidR="00DF1513" w:rsidRPr="00293852" w:rsidDel="000E2E22">
          <w:rPr>
            <w:rFonts w:ascii="Times New Roman" w:hAnsi="Times New Roman" w:cs="Times New Roman"/>
          </w:rPr>
          <w:delText>veal</w:delText>
        </w:r>
      </w:del>
      <w:del w:id="34" w:author="Benjamin J. Makhlouf" w:date="2026-03-01T19:37:00Z" w16du:dateUtc="2026-03-02T03:37:00Z">
        <w:r w:rsidR="00DF1513" w:rsidRPr="00293852" w:rsidDel="00A940A7">
          <w:rPr>
            <w:rFonts w:ascii="Times New Roman" w:hAnsi="Times New Roman" w:cs="Times New Roman"/>
          </w:rPr>
          <w:delText xml:space="preserve"> the growth structure of the otolith</w:delText>
        </w:r>
      </w:del>
      <w:del w:id="35" w:author="Benjamin J. Makhlouf" w:date="2026-03-01T19:35:00Z" w16du:dateUtc="2026-03-02T03:35:00Z">
        <w:r w:rsidRPr="00293852" w:rsidDel="000E2E22">
          <w:rPr>
            <w:rFonts w:ascii="Times New Roman" w:hAnsi="Times New Roman" w:cs="Times New Roman"/>
          </w:rPr>
          <w:delText xml:space="preserve">, </w:delText>
        </w:r>
      </w:del>
      <w:r w:rsidRPr="00293852">
        <w:rPr>
          <w:rFonts w:ascii="Times New Roman" w:hAnsi="Times New Roman" w:cs="Times New Roman"/>
        </w:rPr>
        <w:t>mounted on microscope slide</w:t>
      </w:r>
      <w:ins w:id="36" w:author="Benjamin J. Makhlouf" w:date="2026-03-01T19:38:00Z" w16du:dateUtc="2026-03-02T03:38:00Z">
        <w:r w:rsidR="00384B2D">
          <w:rPr>
            <w:rFonts w:ascii="Times New Roman" w:hAnsi="Times New Roman" w:cs="Times New Roman"/>
          </w:rPr>
          <w:t xml:space="preserve"> </w:t>
        </w:r>
      </w:ins>
      <w:ins w:id="37" w:author="Benjamin J. Makhlouf" w:date="2026-03-02T10:54:00Z" w16du:dateUtc="2026-03-02T18:54:00Z">
        <w:r w:rsidR="005E3FA2">
          <w:rPr>
            <w:rFonts w:ascii="Times New Roman" w:hAnsi="Times New Roman" w:cs="Times New Roman"/>
          </w:rPr>
          <w:t xml:space="preserve">using </w:t>
        </w:r>
      </w:ins>
      <w:ins w:id="38" w:author="Benjamin J. Makhlouf" w:date="2026-03-02T10:57:00Z" w16du:dateUtc="2026-03-02T18:57:00Z">
        <w:r w:rsidR="005E3FA2">
          <w:rPr>
            <w:rFonts w:ascii="Times New Roman" w:hAnsi="Times New Roman" w:cs="Times New Roman"/>
          </w:rPr>
          <w:t xml:space="preserve">liquid </w:t>
        </w:r>
      </w:ins>
      <w:ins w:id="39" w:author="Benjamin J. Makhlouf" w:date="2026-03-02T10:54:00Z" w16du:dateUtc="2026-03-02T18:54:00Z">
        <w:r w:rsidR="005E3FA2">
          <w:rPr>
            <w:rFonts w:ascii="Times New Roman" w:hAnsi="Times New Roman" w:cs="Times New Roman"/>
          </w:rPr>
          <w:t xml:space="preserve">superglue </w:t>
        </w:r>
      </w:ins>
      <w:del w:id="40" w:author="Benjamin J. Makhlouf" w:date="2026-03-01T19:38:00Z" w16du:dateUtc="2026-03-02T03:38:00Z">
        <w:r w:rsidRPr="00293852" w:rsidDel="00384B2D">
          <w:rPr>
            <w:rFonts w:ascii="Times New Roman" w:hAnsi="Times New Roman" w:cs="Times New Roman"/>
          </w:rPr>
          <w:delText>s</w:delText>
        </w:r>
      </w:del>
      <w:ins w:id="41" w:author="Benjamin J. Makhlouf" w:date="2026-03-01T19:39:00Z" w16du:dateUtc="2026-03-02T03:39:00Z">
        <w:r w:rsidR="00384B2D">
          <w:rPr>
            <w:rFonts w:ascii="Times New Roman" w:hAnsi="Times New Roman" w:cs="Times New Roman"/>
          </w:rPr>
          <w:t xml:space="preserve">and </w:t>
        </w:r>
      </w:ins>
      <w:del w:id="42" w:author="Benjamin J. Makhlouf" w:date="2026-03-01T19:39:00Z" w16du:dateUtc="2026-03-02T03:39:00Z">
        <w:r w:rsidRPr="00293852" w:rsidDel="00384B2D">
          <w:rPr>
            <w:rFonts w:ascii="Times New Roman" w:hAnsi="Times New Roman" w:cs="Times New Roman"/>
          </w:rPr>
          <w:delText xml:space="preserve">, and </w:delText>
        </w:r>
      </w:del>
      <w:r w:rsidRPr="00293852">
        <w:rPr>
          <w:rFonts w:ascii="Times New Roman" w:hAnsi="Times New Roman" w:cs="Times New Roman"/>
        </w:rPr>
        <w:t>polished</w:t>
      </w:r>
      <w:ins w:id="43" w:author="Benjamin J. Makhlouf" w:date="2026-03-01T19:39:00Z" w16du:dateUtc="2026-03-02T03:39:00Z">
        <w:r w:rsidR="00384B2D">
          <w:rPr>
            <w:rFonts w:ascii="Times New Roman" w:hAnsi="Times New Roman" w:cs="Times New Roman"/>
          </w:rPr>
          <w:t xml:space="preserve"> </w:t>
        </w:r>
        <w:r w:rsidR="00384B2D" w:rsidRPr="00384B2D">
          <w:rPr>
            <w:rFonts w:ascii="Times New Roman" w:hAnsi="Times New Roman" w:cs="Times New Roman"/>
            <w:highlight w:val="yellow"/>
            <w:rPrChange w:id="44" w:author="Benjamin J. Makhlouf" w:date="2026-03-01T19:39:00Z" w16du:dateUtc="2026-03-02T03:39:00Z">
              <w:rPr>
                <w:rFonts w:ascii="Times New Roman" w:hAnsi="Times New Roman" w:cs="Times New Roman"/>
              </w:rPr>
            </w:rPrChange>
          </w:rPr>
          <w:t xml:space="preserve">using </w:t>
        </w:r>
      </w:ins>
      <w:ins w:id="45" w:author="Benjamin J. Makhlouf" w:date="2026-03-02T10:55:00Z" w16du:dateUtc="2026-03-02T18:55:00Z">
        <w:r w:rsidR="005E3FA2">
          <w:rPr>
            <w:rFonts w:ascii="Times New Roman" w:hAnsi="Times New Roman" w:cs="Times New Roman"/>
          </w:rPr>
          <w:t>alumina powder (</w:t>
        </w:r>
      </w:ins>
      <w:ins w:id="46" w:author="Benjamin J. Makhlouf" w:date="2026-03-02T10:57:00Z" w16du:dateUtc="2026-03-02T18:57:00Z">
        <w:r w:rsidR="005E3FA2">
          <w:rPr>
            <w:rFonts w:ascii="Times New Roman" w:hAnsi="Times New Roman" w:cs="Times New Roman"/>
          </w:rPr>
          <w:t xml:space="preserve">Type DX, </w:t>
        </w:r>
      </w:ins>
      <w:ins w:id="47" w:author="Benjamin J. Makhlouf" w:date="2026-03-02T10:55:00Z" w16du:dateUtc="2026-03-02T18:55:00Z">
        <w:r w:rsidR="005E3FA2">
          <w:rPr>
            <w:rFonts w:ascii="Times New Roman" w:hAnsi="Times New Roman" w:cs="Times New Roman"/>
          </w:rPr>
          <w:t xml:space="preserve">Electron Microscope Sciences) </w:t>
        </w:r>
      </w:ins>
      <w:del w:id="48" w:author="Benjamin J. Makhlouf" w:date="2026-03-02T10:54:00Z" w16du:dateUtc="2026-03-02T18:54:00Z">
        <w:r w:rsidRPr="00293852" w:rsidDel="005E3FA2">
          <w:rPr>
            <w:rFonts w:ascii="Times New Roman" w:hAnsi="Times New Roman" w:cs="Times New Roman"/>
          </w:rPr>
          <w:delText xml:space="preserve"> </w:delText>
        </w:r>
      </w:del>
      <w:r w:rsidRPr="00293852">
        <w:rPr>
          <w:rFonts w:ascii="Times New Roman" w:hAnsi="Times New Roman" w:cs="Times New Roman"/>
        </w:rPr>
        <w:t>to enhance clarity</w:t>
      </w:r>
      <w:r w:rsidR="00070CB1" w:rsidRPr="00293852">
        <w:rPr>
          <w:rFonts w:ascii="Times New Roman" w:hAnsi="Times New Roman" w:cs="Times New Roman"/>
        </w:rPr>
        <w:t xml:space="preserve"> </w:t>
      </w:r>
      <w:r w:rsidR="00C26DD3" w:rsidRPr="00293852">
        <w:rPr>
          <w:rFonts w:ascii="Times New Roman" w:hAnsi="Times New Roman" w:cs="Times New Roman"/>
        </w:rPr>
        <w:fldChar w:fldCharType="begin"/>
      </w:r>
      <w:r w:rsidR="007C1C1E">
        <w:rPr>
          <w:rFonts w:ascii="Times New Roman" w:hAnsi="Times New Roman" w:cs="Times New Roman"/>
        </w:rPr>
        <w:instrText xml:space="preserve"> ADDIN ZOTERO_ITEM CSL_CITATION {"citationID":"UdeDBfeN","properties":{"formattedCitation":"(Donohoe &amp; Zimmerman, 2010; Zimmerman &amp; Reeves, 2002)","plainCitation":"(Donohoe &amp; Zimmerman, 2010; Zimmerman &amp; Reeves, 2002)","noteIndex":0},"citationItems":[{"id":4778,"uris":["http://zotero.org/users/8421274/items/QJZIBTQC"],"itemData":{"id":4778,"type":"article-journal","abstract":"Beam-based analytical methods are widely used to measure the concentrations of elements and isotopes in otoliths. These methods usually require that otoliths be individually mounted and prepared to properly expose the desired growth region to the analytical beam. Most analytical instruments, such as LA-ICPMS and ion and electron microprobes, have sample holders that will accept only one to six slides or mounts at a time. We describe a method of mounting otoliths that allows for easy transfer of many otoliths to a single mount after they have been prepared. Such an approach increases the number of otoliths that can be analyzed in a single session by reducing the need open the sample chamber to exchange slides—a particularly time consuming step on instruments that operate under vacuum. For ion and electron microprobes, the method also greatly reduces the number of slides that must be coated with an electrical conductor prior to analysis. In this method, a narrow strip of cover glass is first glued at one end to a standard microscope slide. The otolith is then mounted in thermoplastic resin on the opposite, free end of the strip. The otolith can then be ground and flipped, if needed, by reheating the mounting medium. After otolith preparation is complete, the cover glass is cut with a scribe to free the otolith and up to 20 small otoliths can be arranged on a single petrographic slide.","container-title":"Environmental Biology of Fishes","DOI":"10.1007/s10641-010-9680-3","ISSN":"1573-5133","issue":"3","journalAbbreviation":"Environ Biol Fish","language":"en","page":"473-477","source":"Springer Link","title":"A method of mounting multiple otoliths for beam-based microchemical analyses","volume":"89","author":[{"family":"Donohoe","given":"Christopher J."},{"family":"Zimmerman","given":"Christian E."}],"issued":{"date-parts":[["2010",11,1]]}}},{"id":4132,"uris":["http://zotero.org/users/8421274/items/5YINANGC"],"itemData":{"id":4132,"type":"article-journal","abstract":"Comparisons of strontium:calcium (Sr: Ca) ratios in otolith primordia and freshwater growth regions were used to identify the progeny of steelhead Oncorhynchus mykiss (anadromous rainbow trout) and resident rainbow trout in the Deschutes River, Oregon. We cultured progeny of known adult steelhead and resident rainbow trout to confirm the relationship between Sr:Ca ratios in otolith primordia and the life history of the maternal parent. The mean (±SD) Sr:Ca ratio was significantly higher in the otolith primordia of the progeny of steelhead (0.001461 ± 0.00029; n = 100) than in those of the progeny of resident rainbow trout (0.000829 ± 0.000012; n = 100). We used comparisons of Sr:Ca ratios in the primordia and first-summer growth regions of otoliths to determine the maternal origin of unknown O. mykiss juveniles (n = 272) collected from rearing habitats within the main-stem Deschutes River and tributary rearing habitats and thus to ascertain the relative proportion of each life history morph in each rearing habitat. Resident rainbow trout fry dominated the bimonthly samples collected from main-stem rearing habitats between May and November 1995. Steelhead fry dominated samples collected from below waterfalls on two tributaries in 1996 and 1998.","container-title":"Transactions of the American Fisheries Society","DOI":"10.1577/1548-8659(2002)131&lt;0986:IOSARR&gt;2.0.CO;2","ISSN":"0002-8487","issue":"5","note":"_eprint: https://doi.org/10.1577/1548-8659(2002)131&lt;0986:IOSARR&gt;2.0.CO;2","page":"986-993","publisher":"Taylor &amp; Francis","source":"Taylor and Francis+NEJM","title":"Identification of Steelhead and Resident Rainbow Trout Progeny in the Deschutes River, Oregon, Revealed with Otolith Microchemistry","volume":"131","author":[{"family":"Zimmerman","given":"Christian E."},{"family":"Reeves","given":"Gordon H."}],"issued":{"date-parts":[["2002",9,1]]}}}],"schema":"https://github.com/citation-style-language/schema/raw/master/csl-citation.json"} </w:instrText>
      </w:r>
      <w:r w:rsidR="00C26DD3" w:rsidRPr="00293852">
        <w:rPr>
          <w:rFonts w:ascii="Times New Roman" w:hAnsi="Times New Roman" w:cs="Times New Roman"/>
        </w:rPr>
        <w:fldChar w:fldCharType="separate"/>
      </w:r>
      <w:r w:rsidR="00C26DD3" w:rsidRPr="00293852">
        <w:rPr>
          <w:rFonts w:ascii="Times New Roman" w:hAnsi="Times New Roman" w:cs="Times New Roman"/>
          <w:noProof/>
        </w:rPr>
        <w:t>(Donohoe &amp; Zimmerman, 2010; Zimmerman &amp; Reeves, 2002)</w:t>
      </w:r>
      <w:r w:rsidR="00C26DD3" w:rsidRPr="00293852">
        <w:rPr>
          <w:rFonts w:ascii="Times New Roman" w:hAnsi="Times New Roman" w:cs="Times New Roman"/>
        </w:rPr>
        <w:fldChar w:fldCharType="end"/>
      </w:r>
      <w:r w:rsidR="00C26DD3" w:rsidRPr="00293852">
        <w:rPr>
          <w:rFonts w:ascii="Times New Roman" w:hAnsi="Times New Roman" w:cs="Times New Roman"/>
        </w:rPr>
        <w:t xml:space="preserve">. </w:t>
      </w:r>
      <w:r w:rsidR="002A47CE" w:rsidRPr="00293852">
        <w:rPr>
          <w:rFonts w:ascii="Times New Roman" w:hAnsi="Times New Roman" w:cs="Times New Roman"/>
        </w:rPr>
        <w:t>Samples</w:t>
      </w:r>
      <w:r w:rsidR="00DF1513" w:rsidRPr="00293852">
        <w:rPr>
          <w:rFonts w:ascii="Times New Roman" w:hAnsi="Times New Roman" w:cs="Times New Roman"/>
        </w:rPr>
        <w:t xml:space="preserve"> were</w:t>
      </w:r>
      <w:r w:rsidR="002A47CE" w:rsidRPr="00293852">
        <w:rPr>
          <w:rFonts w:ascii="Times New Roman" w:hAnsi="Times New Roman" w:cs="Times New Roman"/>
        </w:rPr>
        <w:t xml:space="preserve"> then</w:t>
      </w:r>
      <w:r w:rsidR="00DF1513" w:rsidRPr="00293852">
        <w:rPr>
          <w:rFonts w:ascii="Times New Roman" w:hAnsi="Times New Roman" w:cs="Times New Roman"/>
        </w:rPr>
        <w:t xml:space="preserve"> analyzed using Laser Ablation Inductively Coupled Plasma Mass Spectrometry (LA-</w:t>
      </w:r>
      <w:ins w:id="49" w:author="Benjamin J. Makhlouf" w:date="2026-03-02T16:12:00Z" w16du:dateUtc="2026-03-03T00:12:00Z">
        <w:r w:rsidR="00465676">
          <w:rPr>
            <w:rFonts w:ascii="Times New Roman" w:hAnsi="Times New Roman" w:cs="Times New Roman"/>
          </w:rPr>
          <w:t>MC-</w:t>
        </w:r>
      </w:ins>
      <w:r w:rsidR="00DF1513" w:rsidRPr="00293852">
        <w:rPr>
          <w:rFonts w:ascii="Times New Roman" w:hAnsi="Times New Roman" w:cs="Times New Roman"/>
        </w:rPr>
        <w:t xml:space="preserve">ICP-MS) at the University of Utah Strontium Metals Lab, </w:t>
      </w:r>
      <w:proofErr w:type="gramStart"/>
      <w:r w:rsidR="00DF1513" w:rsidRPr="00293852">
        <w:rPr>
          <w:rFonts w:ascii="Times New Roman" w:hAnsi="Times New Roman" w:cs="Times New Roman"/>
        </w:rPr>
        <w:t>with the exception of</w:t>
      </w:r>
      <w:proofErr w:type="gramEnd"/>
      <w:r w:rsidR="00DF1513" w:rsidRPr="00293852">
        <w:rPr>
          <w:rFonts w:ascii="Times New Roman" w:hAnsi="Times New Roman" w:cs="Times New Roman"/>
        </w:rPr>
        <w:t xml:space="preserve"> 2022 Kuskokwim samples</w:t>
      </w:r>
      <w:r w:rsidR="002A47CE" w:rsidRPr="00293852">
        <w:rPr>
          <w:rFonts w:ascii="Times New Roman" w:hAnsi="Times New Roman" w:cs="Times New Roman"/>
        </w:rPr>
        <w:t xml:space="preserve"> </w:t>
      </w:r>
      <w:r w:rsidR="00DF1513" w:rsidRPr="00293852">
        <w:rPr>
          <w:rFonts w:ascii="Times New Roman" w:hAnsi="Times New Roman" w:cs="Times New Roman"/>
        </w:rPr>
        <w:t>which were processed at the</w:t>
      </w:r>
      <w:r w:rsidR="00C26DD3" w:rsidRPr="00293852">
        <w:rPr>
          <w:rFonts w:ascii="Times New Roman" w:hAnsi="Times New Roman" w:cs="Times New Roman"/>
        </w:rPr>
        <w:t xml:space="preserve"> W.M. Keck Collaboratory for Plasma Spectrometry </w:t>
      </w:r>
      <w:r w:rsidR="00DF1513" w:rsidRPr="00293852">
        <w:rPr>
          <w:rFonts w:ascii="Times New Roman" w:hAnsi="Times New Roman" w:cs="Times New Roman"/>
        </w:rPr>
        <w:t>at Oregon State University.</w:t>
      </w:r>
      <w:r w:rsidR="00CE7F91" w:rsidRPr="00293852">
        <w:rPr>
          <w:rFonts w:ascii="Times New Roman" w:hAnsi="Times New Roman" w:cs="Times New Roman"/>
        </w:rPr>
        <w:t xml:space="preserve"> </w:t>
      </w:r>
      <w:r w:rsidRPr="00293852">
        <w:rPr>
          <w:rFonts w:ascii="Times New Roman" w:hAnsi="Times New Roman" w:cs="Times New Roman"/>
        </w:rPr>
        <w:t xml:space="preserve">Laser ablation </w:t>
      </w:r>
      <w:r w:rsidR="00CE7F91" w:rsidRPr="00293852">
        <w:rPr>
          <w:rFonts w:ascii="Times New Roman" w:hAnsi="Times New Roman" w:cs="Times New Roman"/>
        </w:rPr>
        <w:t>was pe</w:t>
      </w:r>
      <w:r w:rsidR="002D16B7" w:rsidRPr="00293852">
        <w:rPr>
          <w:rFonts w:ascii="Times New Roman" w:hAnsi="Times New Roman" w:cs="Times New Roman"/>
        </w:rPr>
        <w:t>r</w:t>
      </w:r>
      <w:r w:rsidR="00CE7F91" w:rsidRPr="00293852">
        <w:rPr>
          <w:rFonts w:ascii="Times New Roman" w:hAnsi="Times New Roman" w:cs="Times New Roman"/>
        </w:rPr>
        <w:t xml:space="preserve">formed from the </w:t>
      </w:r>
      <w:r w:rsidR="002D16B7" w:rsidRPr="00293852">
        <w:rPr>
          <w:rFonts w:ascii="Times New Roman" w:hAnsi="Times New Roman" w:cs="Times New Roman"/>
        </w:rPr>
        <w:t xml:space="preserve">otolith </w:t>
      </w:r>
      <w:r w:rsidR="00CE7F91" w:rsidRPr="00293852">
        <w:rPr>
          <w:rFonts w:ascii="Times New Roman" w:hAnsi="Times New Roman" w:cs="Times New Roman"/>
        </w:rPr>
        <w:t xml:space="preserve">core to just after the onset of the marine signature along the dorsal lobe scanning at </w:t>
      </w:r>
      <w:r w:rsidR="00B229E6" w:rsidRPr="00293852">
        <w:rPr>
          <w:rFonts w:ascii="Times New Roman" w:hAnsi="Times New Roman" w:cs="Times New Roman"/>
        </w:rPr>
        <w:t xml:space="preserve">2 microns/second. </w:t>
      </w:r>
      <w:r w:rsidR="00CE7F91" w:rsidRPr="00293852">
        <w:rPr>
          <w:rFonts w:ascii="Times New Roman" w:hAnsi="Times New Roman" w:cs="Times New Roman"/>
        </w:rPr>
        <w:t>The resulting data</w:t>
      </w:r>
      <w:r w:rsidR="00616EA6" w:rsidRPr="00293852">
        <w:rPr>
          <w:rFonts w:ascii="Times New Roman" w:hAnsi="Times New Roman" w:cs="Times New Roman"/>
        </w:rPr>
        <w:t xml:space="preserve">set </w:t>
      </w:r>
      <w:r w:rsidR="002A47CE" w:rsidRPr="00293852">
        <w:rPr>
          <w:rFonts w:ascii="Times New Roman" w:hAnsi="Times New Roman" w:cs="Times New Roman"/>
        </w:rPr>
        <w:t>includes</w:t>
      </w:r>
      <w:r w:rsidR="00CE7F91" w:rsidRPr="00293852">
        <w:rPr>
          <w:rFonts w:ascii="Times New Roman" w:hAnsi="Times New Roman" w:cs="Times New Roman"/>
        </w:rPr>
        <w:t xml:space="preserve"> </w:t>
      </w:r>
      <w:r w:rsidR="002A47CE" w:rsidRPr="00293852">
        <w:rPr>
          <w:rFonts w:ascii="Times New Roman" w:hAnsi="Times New Roman" w:cs="Times New Roman"/>
        </w:rPr>
        <w:t xml:space="preserve">a concurrently collected </w:t>
      </w:r>
      <w:r w:rsidR="007833A8" w:rsidRPr="00293852">
        <w:rPr>
          <w:rFonts w:ascii="Times New Roman" w:hAnsi="Times New Roman" w:cs="Times New Roman"/>
        </w:rPr>
        <w:t>time series</w:t>
      </w:r>
      <w:r w:rsidR="002A47CE" w:rsidRPr="00293852">
        <w:rPr>
          <w:rFonts w:ascii="Times New Roman" w:hAnsi="Times New Roman" w:cs="Times New Roman"/>
        </w:rPr>
        <w:t xml:space="preserve"> of </w:t>
      </w:r>
      <w:r w:rsidR="00C26DD3" w:rsidRPr="00293852">
        <w:rPr>
          <w:rFonts w:ascii="Times New Roman" w:hAnsi="Times New Roman" w:cs="Times New Roman"/>
        </w:rPr>
        <w:t>⁸⁷Sr/⁸⁶Sr</w:t>
      </w:r>
      <w:r w:rsidR="002A47CE" w:rsidRPr="00293852">
        <w:rPr>
          <w:rFonts w:ascii="Times New Roman" w:hAnsi="Times New Roman" w:cs="Times New Roman"/>
        </w:rPr>
        <w:t xml:space="preserve"> and Sr</w:t>
      </w:r>
      <w:r w:rsidR="00C26DD3" w:rsidRPr="00293852">
        <w:rPr>
          <w:rFonts w:ascii="Times New Roman" w:hAnsi="Times New Roman" w:cs="Times New Roman"/>
          <w:vertAlign w:val="superscript"/>
        </w:rPr>
        <w:t>88</w:t>
      </w:r>
      <w:r w:rsidR="002A47CE" w:rsidRPr="00293852">
        <w:rPr>
          <w:rFonts w:ascii="Times New Roman" w:hAnsi="Times New Roman" w:cs="Times New Roman"/>
        </w:rPr>
        <w:t xml:space="preserve"> along the same transect for all individuals. </w:t>
      </w:r>
      <w:r w:rsidR="00F873DA" w:rsidRPr="00293852">
        <w:rPr>
          <w:rFonts w:ascii="Times New Roman" w:hAnsi="Times New Roman" w:cs="Times New Roman"/>
        </w:rPr>
        <w:t>Because</w:t>
      </w:r>
      <w:r w:rsidR="00F85470" w:rsidRPr="00293852">
        <w:rPr>
          <w:rFonts w:ascii="Times New Roman" w:hAnsi="Times New Roman" w:cs="Times New Roman"/>
        </w:rPr>
        <w:t xml:space="preserve"> the Yukon </w:t>
      </w:r>
      <w:r w:rsidR="00F873DA" w:rsidRPr="00293852">
        <w:rPr>
          <w:rFonts w:ascii="Times New Roman" w:hAnsi="Times New Roman" w:cs="Times New Roman"/>
        </w:rPr>
        <w:t>river-</w:t>
      </w:r>
      <w:r w:rsidR="00F85470" w:rsidRPr="00293852">
        <w:rPr>
          <w:rFonts w:ascii="Times New Roman" w:hAnsi="Times New Roman" w:cs="Times New Roman"/>
        </w:rPr>
        <w:t xml:space="preserve">basin contains multiple distinct genetic reporting groups, fin clip samples were collected from a subset of Yukon individuals for genetic stock </w:t>
      </w:r>
      <w:r w:rsidR="0049569B" w:rsidRPr="00293852">
        <w:rPr>
          <w:rFonts w:ascii="Times New Roman" w:hAnsi="Times New Roman" w:cs="Times New Roman"/>
        </w:rPr>
        <w:t>assignment.</w:t>
      </w:r>
      <w:r w:rsidR="00F85470" w:rsidRPr="00293852">
        <w:rPr>
          <w:rFonts w:ascii="Times New Roman" w:hAnsi="Times New Roman" w:cs="Times New Roman"/>
        </w:rPr>
        <w:t xml:space="preserve"> </w:t>
      </w:r>
      <w:r w:rsidR="0049569B" w:rsidRPr="00293852">
        <w:rPr>
          <w:rFonts w:ascii="Times New Roman" w:hAnsi="Times New Roman" w:cs="Times New Roman"/>
        </w:rPr>
        <w:t xml:space="preserve">From these samples, a posterior probability of occupancy for three genetic reporting groups (Lower, Middle, and Upper </w:t>
      </w:r>
      <w:r w:rsidR="0049569B" w:rsidRPr="00293852">
        <w:rPr>
          <w:rFonts w:ascii="Times New Roman" w:hAnsi="Times New Roman" w:cs="Times New Roman"/>
        </w:rPr>
        <w:lastRenderedPageBreak/>
        <w:t>Yukon) w</w:t>
      </w:r>
      <w:r w:rsidR="006229D2">
        <w:rPr>
          <w:rFonts w:ascii="Times New Roman" w:hAnsi="Times New Roman" w:cs="Times New Roman"/>
        </w:rPr>
        <w:t>as</w:t>
      </w:r>
      <w:r w:rsidR="0049569B" w:rsidRPr="00293852">
        <w:rPr>
          <w:rFonts w:ascii="Times New Roman" w:hAnsi="Times New Roman" w:cs="Times New Roman"/>
        </w:rPr>
        <w:t xml:space="preserve"> assigned following methods outlined in Makhlouf et al., 2025</w:t>
      </w:r>
      <w:del w:id="50" w:author="Benjamin J. Makhlouf" w:date="2026-03-01T20:03:00Z" w16du:dateUtc="2026-03-02T04:03:00Z">
        <w:r w:rsidR="0049569B" w:rsidRPr="00293852" w:rsidDel="00C01016">
          <w:rPr>
            <w:rFonts w:ascii="Times New Roman" w:hAnsi="Times New Roman" w:cs="Times New Roman"/>
          </w:rPr>
          <w:delText xml:space="preserve"> </w:delText>
        </w:r>
        <w:r w:rsidR="00F85470" w:rsidRPr="00293852" w:rsidDel="00C01016">
          <w:rPr>
            <w:rFonts w:ascii="Times New Roman" w:hAnsi="Times New Roman" w:cs="Times New Roman"/>
          </w:rPr>
          <w:fldChar w:fldCharType="begin"/>
        </w:r>
        <w:r w:rsidR="00F85470" w:rsidRPr="00293852" w:rsidDel="00C01016">
          <w:rPr>
            <w:rFonts w:ascii="Times New Roman" w:hAnsi="Times New Roman" w:cs="Times New Roman"/>
          </w:rPr>
          <w:delInstrText xml:space="preserve"> ADDIN ZOTERO_ITEM CSL_CITATION {"citationID":"NISOW8Yf","properties":{"formattedCitation":"(West &amp; Dann, 2019)","plainCitation":"(West &amp; Dann, 2019)","noteIndex":0},"citationItems":[{"id":4781,"uris":["http://zotero.org/users/8421274/items/G3I6CPV6"],"itemData":{"id":4781,"type":"report","archive":"https://www.adfg.alaska.gov/FedAidPDFs/RIR.3A.2019.08.pdf","language":"en","number":"Alaska Department of Fish and Game, Division of Commercial Fisheries, Regional Information Report 3A19-08, Anchorage.","source":"Zotero","title":"Genetic stock identification of Pilot Station Chinook salmon, 2017.","author":[{"family":"West","given":"F"},{"family":"Dann","given":"T"}],"issued":{"date-parts":[["2019"]]}}}],"schema":"https://github.com/citation-style-language/schema/raw/master/csl-citation.json"} </w:delInstrText>
        </w:r>
        <w:r w:rsidR="00F85470" w:rsidRPr="00293852" w:rsidDel="00C01016">
          <w:rPr>
            <w:rFonts w:ascii="Times New Roman" w:hAnsi="Times New Roman" w:cs="Times New Roman"/>
          </w:rPr>
          <w:fldChar w:fldCharType="separate"/>
        </w:r>
        <w:r w:rsidR="00F85470" w:rsidRPr="00293852" w:rsidDel="00C01016">
          <w:rPr>
            <w:rFonts w:ascii="Times New Roman" w:hAnsi="Times New Roman" w:cs="Times New Roman"/>
            <w:noProof/>
          </w:rPr>
          <w:delText>(West &amp; Dann, 2019)</w:delText>
        </w:r>
        <w:r w:rsidR="00F85470" w:rsidRPr="00293852" w:rsidDel="00C01016">
          <w:rPr>
            <w:rFonts w:ascii="Times New Roman" w:hAnsi="Times New Roman" w:cs="Times New Roman"/>
          </w:rPr>
          <w:fldChar w:fldCharType="end"/>
        </w:r>
      </w:del>
      <w:r w:rsidR="00F85470" w:rsidRPr="00293852">
        <w:rPr>
          <w:rFonts w:ascii="Times New Roman" w:hAnsi="Times New Roman" w:cs="Times New Roman"/>
        </w:rPr>
        <w:t xml:space="preserve">. </w:t>
      </w:r>
      <w:proofErr w:type="gramStart"/>
      <w:r w:rsidR="00F85470" w:rsidRPr="00293852">
        <w:rPr>
          <w:rFonts w:ascii="Times New Roman" w:hAnsi="Times New Roman" w:cs="Times New Roman"/>
        </w:rPr>
        <w:t>Each individual</w:t>
      </w:r>
      <w:proofErr w:type="gramEnd"/>
      <w:r w:rsidR="00F85470" w:rsidRPr="00293852">
        <w:rPr>
          <w:rFonts w:ascii="Times New Roman" w:hAnsi="Times New Roman" w:cs="Times New Roman"/>
        </w:rPr>
        <w:t xml:space="preserve"> with available genetic data was </w:t>
      </w:r>
      <w:r w:rsidR="0049569B" w:rsidRPr="00293852">
        <w:rPr>
          <w:rFonts w:ascii="Times New Roman" w:hAnsi="Times New Roman" w:cs="Times New Roman"/>
        </w:rPr>
        <w:t xml:space="preserve">then </w:t>
      </w:r>
      <w:r w:rsidR="00F85470" w:rsidRPr="00293852">
        <w:rPr>
          <w:rFonts w:ascii="Times New Roman" w:hAnsi="Times New Roman" w:cs="Times New Roman"/>
        </w:rPr>
        <w:t>assigned to the reporting group with the highest probability of origin.</w:t>
      </w:r>
    </w:p>
    <w:p w14:paraId="660929F5" w14:textId="77777777" w:rsidR="00BC676D" w:rsidRDefault="00BC676D" w:rsidP="00B229E6">
      <w:pPr>
        <w:rPr>
          <w:rFonts w:ascii="Times New Roman" w:hAnsi="Times New Roman" w:cs="Times New Roman"/>
          <w:b/>
          <w:bCs/>
          <w:u w:val="single"/>
        </w:rPr>
      </w:pPr>
    </w:p>
    <w:p w14:paraId="376A3A99" w14:textId="77777777" w:rsidR="00BC676D" w:rsidRDefault="00BC676D" w:rsidP="00B229E6">
      <w:pPr>
        <w:rPr>
          <w:rFonts w:ascii="Times New Roman" w:hAnsi="Times New Roman" w:cs="Times New Roman"/>
          <w:b/>
          <w:bCs/>
          <w:u w:val="single"/>
        </w:rPr>
      </w:pPr>
    </w:p>
    <w:p w14:paraId="0678BE3E" w14:textId="2731AA97" w:rsidR="00070CB1" w:rsidRPr="00293852" w:rsidRDefault="004D2BA0" w:rsidP="00B229E6">
      <w:pPr>
        <w:rPr>
          <w:rFonts w:ascii="Times New Roman" w:hAnsi="Times New Roman" w:cs="Times New Roman"/>
          <w:b/>
          <w:bCs/>
          <w:u w:val="single"/>
        </w:rPr>
      </w:pPr>
      <w:r w:rsidRPr="00293852">
        <w:rPr>
          <w:rFonts w:ascii="Times New Roman" w:hAnsi="Times New Roman" w:cs="Times New Roman"/>
          <w:b/>
          <w:bCs/>
          <w:u w:val="single"/>
        </w:rPr>
        <w:t>Data pre</w:t>
      </w:r>
      <w:r w:rsidR="002D16B7" w:rsidRPr="00293852">
        <w:rPr>
          <w:rFonts w:ascii="Times New Roman" w:hAnsi="Times New Roman" w:cs="Times New Roman"/>
          <w:b/>
          <w:bCs/>
          <w:u w:val="single"/>
        </w:rPr>
        <w:t>-</w:t>
      </w:r>
      <w:r w:rsidRPr="00293852">
        <w:rPr>
          <w:rFonts w:ascii="Times New Roman" w:hAnsi="Times New Roman" w:cs="Times New Roman"/>
          <w:b/>
          <w:bCs/>
          <w:u w:val="single"/>
        </w:rPr>
        <w:t xml:space="preserve">processing </w:t>
      </w:r>
    </w:p>
    <w:p w14:paraId="01AA4E7F" w14:textId="7831B4EB" w:rsidR="00465676" w:rsidRDefault="00465676" w:rsidP="00465676">
      <w:pPr>
        <w:spacing w:line="480" w:lineRule="auto"/>
        <w:ind w:firstLine="720"/>
        <w:rPr>
          <w:ins w:id="51" w:author="Benjamin J. Makhlouf" w:date="2026-03-02T16:15:00Z" w16du:dateUtc="2026-03-03T00:15:00Z"/>
          <w:rFonts w:ascii="Times New Roman" w:hAnsi="Times New Roman" w:cs="Times New Roman"/>
        </w:rPr>
      </w:pPr>
      <w:ins w:id="52" w:author="Benjamin J. Makhlouf" w:date="2026-03-02T16:14:00Z" w16du:dateUtc="2026-03-03T00:14:00Z">
        <w:r>
          <w:rPr>
            <w:rFonts w:ascii="Times New Roman" w:hAnsi="Times New Roman" w:cs="Times New Roman"/>
          </w:rPr>
          <w:t xml:space="preserve">Otolith timeseries data were collected on a transect from otolith core to the edge in many cases. </w:t>
        </w:r>
      </w:ins>
      <w:moveFromRangeStart w:id="53" w:author="Benjamin J. Makhlouf" w:date="2026-03-02T16:17:00Z" w:name="move223360656"/>
      <w:moveFrom w:id="54" w:author="Benjamin J. Makhlouf" w:date="2026-03-02T16:17:00Z" w16du:dateUtc="2026-03-03T00:17:00Z">
        <w:r w:rsidR="005E7567" w:rsidRPr="00293852" w:rsidDel="00465676">
          <w:rPr>
            <w:rFonts w:ascii="Times New Roman" w:hAnsi="Times New Roman" w:cs="Times New Roman"/>
          </w:rPr>
          <w:t xml:space="preserve">To standardize all data to the same life history period </w:t>
        </w:r>
        <w:r w:rsidR="002A47CE" w:rsidRPr="00293852" w:rsidDel="00465676">
          <w:rPr>
            <w:rFonts w:ascii="Times New Roman" w:hAnsi="Times New Roman" w:cs="Times New Roman"/>
          </w:rPr>
          <w:t xml:space="preserve">full </w:t>
        </w:r>
        <w:r w:rsidR="00616EA6" w:rsidRPr="00293852" w:rsidDel="00465676">
          <w:rPr>
            <w:rFonts w:ascii="Times New Roman" w:hAnsi="Times New Roman" w:cs="Times New Roman"/>
          </w:rPr>
          <w:t>laser ablation datasets</w:t>
        </w:r>
        <w:r w:rsidR="002A47CE" w:rsidRPr="00293852" w:rsidDel="00465676">
          <w:rPr>
            <w:rFonts w:ascii="Times New Roman" w:hAnsi="Times New Roman" w:cs="Times New Roman"/>
          </w:rPr>
          <w:t xml:space="preserve"> were trimmed to include only data between the </w:t>
        </w:r>
        <w:r w:rsidR="00070CB1" w:rsidRPr="00293852" w:rsidDel="00465676">
          <w:rPr>
            <w:rFonts w:ascii="Times New Roman" w:hAnsi="Times New Roman" w:cs="Times New Roman"/>
          </w:rPr>
          <w:t>onset of the natal origin region</w:t>
        </w:r>
        <w:r w:rsidR="00CE7F91" w:rsidRPr="00293852" w:rsidDel="00465676">
          <w:rPr>
            <w:rFonts w:ascii="Times New Roman" w:hAnsi="Times New Roman" w:cs="Times New Roman"/>
          </w:rPr>
          <w:t xml:space="preserve"> and the </w:t>
        </w:r>
        <w:r w:rsidR="002D16B7" w:rsidRPr="00293852" w:rsidDel="00465676">
          <w:rPr>
            <w:rFonts w:ascii="Times New Roman" w:hAnsi="Times New Roman" w:cs="Times New Roman"/>
          </w:rPr>
          <w:t xml:space="preserve">beginning of </w:t>
        </w:r>
        <w:r w:rsidR="00CE7F91" w:rsidRPr="00293852" w:rsidDel="00465676">
          <w:rPr>
            <w:rFonts w:ascii="Times New Roman" w:hAnsi="Times New Roman" w:cs="Times New Roman"/>
          </w:rPr>
          <w:t xml:space="preserve">marine residence. </w:t>
        </w:r>
      </w:moveFrom>
      <w:moveFromRangeEnd w:id="53"/>
      <w:ins w:id="55" w:author="Benjamin J. Makhlouf" w:date="2026-03-02T16:15:00Z" w16du:dateUtc="2026-03-03T00:15:00Z">
        <w:r>
          <w:rPr>
            <w:rFonts w:ascii="Times New Roman" w:hAnsi="Times New Roman" w:cs="Times New Roman"/>
          </w:rPr>
          <w:t xml:space="preserve">The region closest to the core reflects a “maternal” signal that reflects both the isotopic environment of rearing and contribution from the mother. Because Pacific Salmon begin maturity in the </w:t>
        </w:r>
      </w:ins>
      <w:ins w:id="56" w:author="Benjamin J. Makhlouf" w:date="2026-03-02T16:16:00Z" w16du:dateUtc="2026-03-03T00:16:00Z">
        <w:r>
          <w:rPr>
            <w:rFonts w:ascii="Times New Roman" w:hAnsi="Times New Roman" w:cs="Times New Roman"/>
          </w:rPr>
          <w:t xml:space="preserve">marine environment, the maternal signature resembles a </w:t>
        </w:r>
        <w:r w:rsidRPr="00293852">
          <w:rPr>
            <w:rFonts w:ascii="Times New Roman" w:hAnsi="Times New Roman" w:cs="Times New Roman"/>
          </w:rPr>
          <w:t>⁸⁷Sr/⁸⁶Sr</w:t>
        </w:r>
        <w:r>
          <w:rPr>
            <w:rFonts w:ascii="Times New Roman" w:hAnsi="Times New Roman" w:cs="Times New Roman"/>
          </w:rPr>
          <w:t xml:space="preserve"> close to that of the global marine value (~ 0.7091). As the juvenile develops, this signal transitions to reflect that</w:t>
        </w:r>
      </w:ins>
      <w:ins w:id="57" w:author="Benjamin J. Makhlouf" w:date="2026-03-02T16:17:00Z" w16du:dateUtc="2026-03-03T00:17:00Z">
        <w:r>
          <w:rPr>
            <w:rFonts w:ascii="Times New Roman" w:hAnsi="Times New Roman" w:cs="Times New Roman"/>
          </w:rPr>
          <w:t xml:space="preserve"> of the natal freshwater rearing environment. </w:t>
        </w:r>
      </w:ins>
      <w:moveToRangeStart w:id="58" w:author="Benjamin J. Makhlouf" w:date="2026-03-02T16:17:00Z" w:name="move223360656"/>
      <w:moveTo w:id="59" w:author="Benjamin J. Makhlouf" w:date="2026-03-02T16:17:00Z" w16du:dateUtc="2026-03-03T00:17:00Z">
        <w:r w:rsidRPr="00293852">
          <w:rPr>
            <w:rFonts w:ascii="Times New Roman" w:hAnsi="Times New Roman" w:cs="Times New Roman"/>
          </w:rPr>
          <w:t>To standardize all data to the same life history period full laser ablation datasets were trimmed to include only data between the onset of the natal origin region and the beginning of marine residence.</w:t>
        </w:r>
      </w:moveTo>
      <w:moveToRangeEnd w:id="58"/>
    </w:p>
    <w:p w14:paraId="7EC1B482" w14:textId="7C05ED5D" w:rsidR="00CE7F91" w:rsidRPr="00293852" w:rsidRDefault="00CE7F91" w:rsidP="00465676">
      <w:pPr>
        <w:spacing w:line="480" w:lineRule="auto"/>
        <w:ind w:firstLine="720"/>
        <w:rPr>
          <w:rFonts w:ascii="Times New Roman" w:hAnsi="Times New Roman" w:cs="Times New Roman"/>
        </w:rPr>
      </w:pPr>
      <w:r w:rsidRPr="00293852">
        <w:rPr>
          <w:rFonts w:ascii="Times New Roman" w:hAnsi="Times New Roman" w:cs="Times New Roman"/>
        </w:rPr>
        <w:t>These cutoff points were identified by</w:t>
      </w:r>
      <w:r w:rsidR="005E7567" w:rsidRPr="00293852">
        <w:rPr>
          <w:rFonts w:ascii="Times New Roman" w:hAnsi="Times New Roman" w:cs="Times New Roman"/>
        </w:rPr>
        <w:t xml:space="preserve"> examining patterns in ⁸⁷Sr/⁸⁶Sr, ⁸⁸Sr, and </w:t>
      </w:r>
      <w:r w:rsidR="002D16B7" w:rsidRPr="00293852">
        <w:rPr>
          <w:rFonts w:ascii="Times New Roman" w:hAnsi="Times New Roman" w:cs="Times New Roman"/>
        </w:rPr>
        <w:t xml:space="preserve">visually apparent </w:t>
      </w:r>
      <w:r w:rsidR="005E7567" w:rsidRPr="00293852">
        <w:rPr>
          <w:rFonts w:ascii="Times New Roman" w:hAnsi="Times New Roman" w:cs="Times New Roman"/>
        </w:rPr>
        <w:t>morphological features along the laser ablation line</w:t>
      </w:r>
      <w:r w:rsidR="002A47CE" w:rsidRPr="00293852">
        <w:rPr>
          <w:rFonts w:ascii="Times New Roman" w:hAnsi="Times New Roman" w:cs="Times New Roman"/>
        </w:rPr>
        <w:t xml:space="preserve"> </w:t>
      </w:r>
      <w:r w:rsidR="002A47CE" w:rsidRPr="00293852">
        <w:rPr>
          <w:rFonts w:ascii="Times New Roman" w:hAnsi="Times New Roman" w:cs="Times New Roman"/>
        </w:rPr>
        <w:fldChar w:fldCharType="begin"/>
      </w:r>
      <w:r w:rsidR="002A47CE" w:rsidRPr="00293852">
        <w:rPr>
          <w:rFonts w:ascii="Times New Roman" w:hAnsi="Times New Roman" w:cs="Times New Roman"/>
        </w:rPr>
        <w:instrText xml:space="preserve"> ADDIN ZOTERO_ITEM CSL_CITATION {"citationID":"DX3Ucg21","properties":{"formattedCitation":"(Brennan &amp; Schindler, 2017)","plainCitation":"(Brennan &amp; Schindler, 2017)","noteIndex":0},"citationItems":[{"id":1694,"uris":["http://zotero.org/users/8421274/items/NSWL6YPN"],"itemData":{"id":1694,"type":"article-journal","abstract":"Production patterns of highly mobile species, such as anadromous fish, often exhibit high spatial and temporal heterogeneity across landscapes. Such variability is often asynchronous in time among habitats, which stabilizes production at aggregate scales of complexity. Reconstructing production patterns explicitly in space and time across multiple scales, however, remains difficult but is important for prioritizing habitat conservation. This is especially true for fishes inhabiting river basins due to long-range dispersal, high mortality at early life stages, complex population structure and elusive life history variation. We develop a new approach for mapping production patterns of Pacific salmon across a large river basin by integrating otolith microchemistry and dendritic isoscape models. The geographically continuous Bayesian assignment framework presented here yielded high accuracies (&gt;90%) and relatively high precisions (precisions &lt;4%; i.e., assignment areas of &lt;530 river km of the 13 100 km total river length) when used to determine the natal source of known-origin juvenile Chinook salmon captured throughout the study region. Integrating these methods enabled us to base estimates of provenance and habitat use of individuals on a per location basis using strontium isotopic data throughout the continuous spatial domain of a river network. Such a framework provides substantial advantages over the more common nominal approach to employing otolith microchemistry to reconstruct movement patterns of fish. In doing so, we reconstructed the spatial production patterns of adult Chinook salmon returning to a large watershed in Bristol Bay, Alaska and illustrate the power of such an approach to conservation efforts.","container-title":"Ecological Applications","DOI":"10.1002/eap.1474","ISSN":"1939-5582","issue":"2","language":"en","note":"_eprint: https://esajournals.onlinelibrary.wiley.com/doi/pdf/10.1002/eap.1474","page":"363-377","source":"Wiley Online Library","title":"Linking otolith microchemistry and dendritic isoscapes to map heterogeneous production of fish across river basins","volume":"27","author":[{"family":"Brennan","given":"Sean R."},{"family":"Schindler","given":"Daniel E."}],"issued":{"date-parts":[["2017"]]}}}],"schema":"https://github.com/citation-style-language/schema/raw/master/csl-citation.json"} </w:instrText>
      </w:r>
      <w:r w:rsidR="002A47CE" w:rsidRPr="00293852">
        <w:rPr>
          <w:rFonts w:ascii="Times New Roman" w:hAnsi="Times New Roman" w:cs="Times New Roman"/>
        </w:rPr>
        <w:fldChar w:fldCharType="separate"/>
      </w:r>
      <w:r w:rsidR="002A47CE" w:rsidRPr="00293852">
        <w:rPr>
          <w:rFonts w:ascii="Times New Roman" w:hAnsi="Times New Roman" w:cs="Times New Roman"/>
          <w:noProof/>
        </w:rPr>
        <w:t>(Brennan &amp; Schindler, 2017)</w:t>
      </w:r>
      <w:r w:rsidR="002A47CE" w:rsidRPr="00293852">
        <w:rPr>
          <w:rFonts w:ascii="Times New Roman" w:hAnsi="Times New Roman" w:cs="Times New Roman"/>
        </w:rPr>
        <w:fldChar w:fldCharType="end"/>
      </w:r>
      <w:r w:rsidR="005E7567" w:rsidRPr="00293852">
        <w:rPr>
          <w:rFonts w:ascii="Times New Roman" w:hAnsi="Times New Roman" w:cs="Times New Roman"/>
        </w:rPr>
        <w:t xml:space="preserve">. </w:t>
      </w:r>
      <w:r w:rsidR="00B229E6" w:rsidRPr="00293852">
        <w:rPr>
          <w:rFonts w:ascii="Times New Roman" w:hAnsi="Times New Roman" w:cs="Times New Roman"/>
        </w:rPr>
        <w:t>The n</w:t>
      </w:r>
      <w:r w:rsidR="00070CB1" w:rsidRPr="00293852">
        <w:rPr>
          <w:rFonts w:ascii="Times New Roman" w:hAnsi="Times New Roman" w:cs="Times New Roman"/>
        </w:rPr>
        <w:t xml:space="preserve">atal origin region was manually identified by the first steady state after the decline in </w:t>
      </w:r>
      <w:r w:rsidR="006229D2">
        <w:rPr>
          <w:rFonts w:ascii="Times New Roman" w:hAnsi="Times New Roman" w:cs="Times New Roman"/>
          <w:vertAlign w:val="superscript"/>
        </w:rPr>
        <w:t>88</w:t>
      </w:r>
      <w:r w:rsidR="00070CB1" w:rsidRPr="00293852">
        <w:rPr>
          <w:rFonts w:ascii="Times New Roman" w:hAnsi="Times New Roman" w:cs="Times New Roman"/>
        </w:rPr>
        <w:t xml:space="preserve">Sr and movement of ⁸⁷Sr/⁸⁶Sr away from </w:t>
      </w:r>
      <w:ins w:id="60" w:author="Benjamin J. Makhlouf" w:date="2026-03-02T16:17:00Z" w16du:dateUtc="2026-03-03T00:17:00Z">
        <w:r w:rsidR="00465676">
          <w:rPr>
            <w:rFonts w:ascii="Times New Roman" w:hAnsi="Times New Roman" w:cs="Times New Roman"/>
          </w:rPr>
          <w:t>maternal signature</w:t>
        </w:r>
      </w:ins>
      <w:ins w:id="61" w:author="Benjamin J. Makhlouf" w:date="2026-03-02T16:18:00Z" w16du:dateUtc="2026-03-03T00:18:00Z">
        <w:r w:rsidR="00465676">
          <w:rPr>
            <w:rFonts w:ascii="Times New Roman" w:hAnsi="Times New Roman" w:cs="Times New Roman"/>
          </w:rPr>
          <w:t xml:space="preserve"> (closest to the global marine value)</w:t>
        </w:r>
      </w:ins>
      <w:del w:id="62" w:author="Benjamin J. Makhlouf" w:date="2026-03-02T16:18:00Z" w16du:dateUtc="2026-03-03T00:18:00Z">
        <w:r w:rsidR="00070CB1" w:rsidRPr="00293852" w:rsidDel="00465676">
          <w:rPr>
            <w:rFonts w:ascii="Times New Roman" w:hAnsi="Times New Roman" w:cs="Times New Roman"/>
          </w:rPr>
          <w:delText>the global marine value (0.7092</w:delText>
        </w:r>
      </w:del>
      <w:del w:id="63" w:author="Benjamin J. Makhlouf" w:date="2026-03-02T16:17:00Z" w16du:dateUtc="2026-03-03T00:17:00Z">
        <w:r w:rsidR="00070CB1" w:rsidRPr="00293852" w:rsidDel="00465676">
          <w:rPr>
            <w:rFonts w:ascii="Times New Roman" w:hAnsi="Times New Roman" w:cs="Times New Roman"/>
          </w:rPr>
          <w:delText>)</w:delText>
        </w:r>
        <w:r w:rsidR="00B229E6" w:rsidRPr="00293852" w:rsidDel="00465676">
          <w:rPr>
            <w:rFonts w:ascii="Times New Roman" w:hAnsi="Times New Roman" w:cs="Times New Roman"/>
          </w:rPr>
          <w:delText>, which</w:delText>
        </w:r>
        <w:r w:rsidR="002D16B7" w:rsidRPr="00293852" w:rsidDel="00465676">
          <w:rPr>
            <w:rFonts w:ascii="Times New Roman" w:hAnsi="Times New Roman" w:cs="Times New Roman"/>
          </w:rPr>
          <w:delText xml:space="preserve"> represent</w:delText>
        </w:r>
        <w:r w:rsidR="00B229E6" w:rsidRPr="00293852" w:rsidDel="00465676">
          <w:rPr>
            <w:rFonts w:ascii="Times New Roman" w:hAnsi="Times New Roman" w:cs="Times New Roman"/>
          </w:rPr>
          <w:delText>s</w:delText>
        </w:r>
        <w:r w:rsidR="002D16B7" w:rsidRPr="00293852" w:rsidDel="00465676">
          <w:rPr>
            <w:rFonts w:ascii="Times New Roman" w:hAnsi="Times New Roman" w:cs="Times New Roman"/>
          </w:rPr>
          <w:delText xml:space="preserve"> the maternal signal in the otolith</w:delText>
        </w:r>
      </w:del>
      <w:r w:rsidR="00070CB1" w:rsidRPr="00293852">
        <w:rPr>
          <w:rFonts w:ascii="Times New Roman" w:hAnsi="Times New Roman" w:cs="Times New Roman"/>
        </w:rPr>
        <w:t>.</w:t>
      </w:r>
      <w:r w:rsidR="007249FA" w:rsidRPr="00293852">
        <w:rPr>
          <w:rFonts w:ascii="Times New Roman" w:hAnsi="Times New Roman" w:cs="Times New Roman"/>
        </w:rPr>
        <w:t xml:space="preserve"> Although we hypothesized that the maternal signature would differ among watersheds</w:t>
      </w:r>
      <w:r w:rsidR="007072C4" w:rsidRPr="00293852">
        <w:rPr>
          <w:rFonts w:ascii="Times New Roman" w:hAnsi="Times New Roman" w:cs="Times New Roman"/>
        </w:rPr>
        <w:t xml:space="preserve">, and thus could be useful for classification, </w:t>
      </w:r>
      <w:r w:rsidR="007249FA" w:rsidRPr="00293852">
        <w:rPr>
          <w:rFonts w:ascii="Times New Roman" w:hAnsi="Times New Roman" w:cs="Times New Roman"/>
        </w:rPr>
        <w:t xml:space="preserve">the start of the laser ablation </w:t>
      </w:r>
      <w:proofErr w:type="gramStart"/>
      <w:r w:rsidR="007249FA" w:rsidRPr="00293852">
        <w:rPr>
          <w:rFonts w:ascii="Times New Roman" w:hAnsi="Times New Roman" w:cs="Times New Roman"/>
        </w:rPr>
        <w:t>transect</w:t>
      </w:r>
      <w:proofErr w:type="gramEnd"/>
      <w:r w:rsidR="007249FA" w:rsidRPr="00293852">
        <w:rPr>
          <w:rFonts w:ascii="Times New Roman" w:hAnsi="Times New Roman" w:cs="Times New Roman"/>
        </w:rPr>
        <w:t xml:space="preserve"> and quality of the core signal varied among samples and years. T</w:t>
      </w:r>
      <w:r w:rsidR="009757C2" w:rsidRPr="00293852">
        <w:rPr>
          <w:rFonts w:ascii="Times New Roman" w:hAnsi="Times New Roman" w:cs="Times New Roman"/>
        </w:rPr>
        <w:t xml:space="preserve">herefore, to </w:t>
      </w:r>
      <w:proofErr w:type="spellStart"/>
      <w:r w:rsidR="00E90986">
        <w:rPr>
          <w:rFonts w:ascii="Times New Roman" w:hAnsi="Times New Roman" w:cs="Times New Roman"/>
        </w:rPr>
        <w:t>maximise</w:t>
      </w:r>
      <w:proofErr w:type="spellEnd"/>
      <w:r w:rsidR="009757C2" w:rsidRPr="00293852">
        <w:rPr>
          <w:rFonts w:ascii="Times New Roman" w:hAnsi="Times New Roman" w:cs="Times New Roman"/>
        </w:rPr>
        <w:t xml:space="preserve"> consistency among years we did not include the portion</w:t>
      </w:r>
      <w:r w:rsidR="00492371" w:rsidRPr="00293852">
        <w:rPr>
          <w:rFonts w:ascii="Times New Roman" w:hAnsi="Times New Roman" w:cs="Times New Roman"/>
        </w:rPr>
        <w:t xml:space="preserve"> of the time series</w:t>
      </w:r>
      <w:r w:rsidR="009757C2" w:rsidRPr="00293852">
        <w:rPr>
          <w:rFonts w:ascii="Times New Roman" w:hAnsi="Times New Roman" w:cs="Times New Roman"/>
        </w:rPr>
        <w:t xml:space="preserve"> before the natal origin region. A </w:t>
      </w:r>
      <w:r w:rsidRPr="00293852">
        <w:rPr>
          <w:rFonts w:ascii="Times New Roman" w:hAnsi="Times New Roman" w:cs="Times New Roman"/>
        </w:rPr>
        <w:t xml:space="preserve">cutoff at the </w:t>
      </w:r>
      <w:r w:rsidR="005E7567" w:rsidRPr="00293852">
        <w:rPr>
          <w:rFonts w:ascii="Times New Roman" w:hAnsi="Times New Roman" w:cs="Times New Roman"/>
        </w:rPr>
        <w:t xml:space="preserve">marine entry was identified </w:t>
      </w:r>
      <w:r w:rsidRPr="00293852">
        <w:rPr>
          <w:rFonts w:ascii="Times New Roman" w:hAnsi="Times New Roman" w:cs="Times New Roman"/>
        </w:rPr>
        <w:t xml:space="preserve">by </w:t>
      </w:r>
      <w:r w:rsidR="002A47CE" w:rsidRPr="00293852">
        <w:rPr>
          <w:rFonts w:ascii="Times New Roman" w:hAnsi="Times New Roman" w:cs="Times New Roman"/>
        </w:rPr>
        <w:t xml:space="preserve">the marine check </w:t>
      </w:r>
      <w:r w:rsidRPr="00293852">
        <w:rPr>
          <w:rFonts w:ascii="Times New Roman" w:hAnsi="Times New Roman" w:cs="Times New Roman"/>
        </w:rPr>
        <w:t>on the otolith</w:t>
      </w:r>
      <w:r w:rsidR="002A47CE" w:rsidRPr="00293852">
        <w:rPr>
          <w:rFonts w:ascii="Times New Roman" w:hAnsi="Times New Roman" w:cs="Times New Roman"/>
        </w:rPr>
        <w:t xml:space="preserve"> (dark annuli region)</w:t>
      </w:r>
      <w:r w:rsidRPr="00293852">
        <w:rPr>
          <w:rFonts w:ascii="Times New Roman" w:hAnsi="Times New Roman" w:cs="Times New Roman"/>
        </w:rPr>
        <w:t>, a rapid increase in</w:t>
      </w:r>
      <w:r w:rsidR="00070CB1" w:rsidRPr="00293852">
        <w:rPr>
          <w:rFonts w:ascii="Times New Roman" w:hAnsi="Times New Roman" w:cs="Times New Roman"/>
        </w:rPr>
        <w:t xml:space="preserve"> </w:t>
      </w:r>
      <w:r w:rsidR="00070CB1" w:rsidRPr="00293852">
        <w:rPr>
          <w:rFonts w:ascii="Times New Roman" w:hAnsi="Times New Roman" w:cs="Times New Roman"/>
        </w:rPr>
        <w:lastRenderedPageBreak/>
        <w:t>⁸⁸Sr</w:t>
      </w:r>
      <w:r w:rsidR="002D16B7" w:rsidRPr="00293852">
        <w:rPr>
          <w:rFonts w:ascii="Times New Roman" w:hAnsi="Times New Roman" w:cs="Times New Roman"/>
        </w:rPr>
        <w:t xml:space="preserve"> concentration</w:t>
      </w:r>
      <w:r w:rsidRPr="00293852">
        <w:rPr>
          <w:rFonts w:ascii="Times New Roman" w:hAnsi="Times New Roman" w:cs="Times New Roman"/>
        </w:rPr>
        <w:t xml:space="preserve">, and a </w:t>
      </w:r>
      <w:r w:rsidR="005E7567" w:rsidRPr="00293852">
        <w:rPr>
          <w:rFonts w:ascii="Times New Roman" w:hAnsi="Times New Roman" w:cs="Times New Roman"/>
        </w:rPr>
        <w:t>shift in ⁸⁷Sr/⁸⁶Sr to</w:t>
      </w:r>
      <w:r w:rsidR="002A47CE" w:rsidRPr="00293852">
        <w:rPr>
          <w:rFonts w:ascii="Times New Roman" w:hAnsi="Times New Roman" w:cs="Times New Roman"/>
        </w:rPr>
        <w:t>war</w:t>
      </w:r>
      <w:r w:rsidR="00616EA6" w:rsidRPr="00293852">
        <w:rPr>
          <w:rFonts w:ascii="Times New Roman" w:hAnsi="Times New Roman" w:cs="Times New Roman"/>
        </w:rPr>
        <w:t>d</w:t>
      </w:r>
      <w:r w:rsidR="002A47CE" w:rsidRPr="00293852">
        <w:rPr>
          <w:rFonts w:ascii="Times New Roman" w:hAnsi="Times New Roman" w:cs="Times New Roman"/>
        </w:rPr>
        <w:t>s</w:t>
      </w:r>
      <w:r w:rsidR="00616EA6" w:rsidRPr="00293852">
        <w:rPr>
          <w:rFonts w:ascii="Times New Roman" w:hAnsi="Times New Roman" w:cs="Times New Roman"/>
        </w:rPr>
        <w:t xml:space="preserve"> the</w:t>
      </w:r>
      <w:r w:rsidRPr="00293852">
        <w:rPr>
          <w:rFonts w:ascii="Times New Roman" w:hAnsi="Times New Roman" w:cs="Times New Roman"/>
        </w:rPr>
        <w:t xml:space="preserve"> global marine value</w:t>
      </w:r>
      <w:r w:rsidR="002A47CE" w:rsidRPr="00293852">
        <w:rPr>
          <w:rFonts w:ascii="Times New Roman" w:hAnsi="Times New Roman" w:cs="Times New Roman"/>
        </w:rPr>
        <w:t xml:space="preserve"> at the end of the </w:t>
      </w:r>
      <w:r w:rsidR="007833A8" w:rsidRPr="00293852">
        <w:rPr>
          <w:rFonts w:ascii="Times New Roman" w:hAnsi="Times New Roman" w:cs="Times New Roman"/>
        </w:rPr>
        <w:t>time series</w:t>
      </w:r>
      <w:r w:rsidR="005E7567" w:rsidRPr="00293852">
        <w:rPr>
          <w:rFonts w:ascii="Times New Roman" w:hAnsi="Times New Roman" w:cs="Times New Roman"/>
        </w:rPr>
        <w:t xml:space="preserve">. </w:t>
      </w:r>
      <w:r w:rsidR="006C1496" w:rsidRPr="00293852">
        <w:rPr>
          <w:rFonts w:ascii="Times New Roman" w:hAnsi="Times New Roman" w:cs="Times New Roman"/>
        </w:rPr>
        <w:t>Manual s</w:t>
      </w:r>
      <w:r w:rsidRPr="00293852">
        <w:rPr>
          <w:rFonts w:ascii="Times New Roman" w:hAnsi="Times New Roman" w:cs="Times New Roman"/>
        </w:rPr>
        <w:t xml:space="preserve">election of trimming locations </w:t>
      </w:r>
      <w:r w:rsidR="00070CB1" w:rsidRPr="00293852">
        <w:rPr>
          <w:rFonts w:ascii="Times New Roman" w:hAnsi="Times New Roman" w:cs="Times New Roman"/>
        </w:rPr>
        <w:t>was</w:t>
      </w:r>
      <w:r w:rsidRPr="00293852">
        <w:rPr>
          <w:rFonts w:ascii="Times New Roman" w:hAnsi="Times New Roman" w:cs="Times New Roman"/>
        </w:rPr>
        <w:t xml:space="preserve"> randomized </w:t>
      </w:r>
      <w:ins w:id="64" w:author="Benjamin J. Makhlouf" w:date="2026-03-01T20:13:00Z" w16du:dateUtc="2026-03-02T04:13:00Z">
        <w:r w:rsidR="00A9054A">
          <w:rPr>
            <w:rFonts w:ascii="Times New Roman" w:hAnsi="Times New Roman" w:cs="Times New Roman"/>
          </w:rPr>
          <w:t xml:space="preserve">among samples and </w:t>
        </w:r>
      </w:ins>
      <w:ins w:id="65" w:author="Benjamin J. Makhlouf" w:date="2026-03-01T20:12:00Z" w16du:dateUtc="2026-03-02T04:12:00Z">
        <w:r w:rsidR="00A9054A">
          <w:rPr>
            <w:rFonts w:ascii="Times New Roman" w:hAnsi="Times New Roman" w:cs="Times New Roman"/>
          </w:rPr>
          <w:t>done without know</w:t>
        </w:r>
      </w:ins>
      <w:ins w:id="66" w:author="Benjamin J. Makhlouf" w:date="2026-03-02T16:20:00Z" w16du:dateUtc="2026-03-03T00:20:00Z">
        <w:r w:rsidR="00FA089E">
          <w:rPr>
            <w:rFonts w:ascii="Times New Roman" w:hAnsi="Times New Roman" w:cs="Times New Roman"/>
          </w:rPr>
          <w:t>ledge of</w:t>
        </w:r>
      </w:ins>
      <w:ins w:id="67" w:author="Benjamin J. Makhlouf" w:date="2026-03-01T20:12:00Z" w16du:dateUtc="2026-03-02T04:12:00Z">
        <w:r w:rsidR="00A9054A">
          <w:rPr>
            <w:rFonts w:ascii="Times New Roman" w:hAnsi="Times New Roman" w:cs="Times New Roman"/>
          </w:rPr>
          <w:t xml:space="preserve"> the </w:t>
        </w:r>
      </w:ins>
      <w:ins w:id="68" w:author="Benjamin J. Makhlouf" w:date="2026-03-01T20:13:00Z" w16du:dateUtc="2026-03-02T04:13:00Z">
        <w:r w:rsidR="00A9054A">
          <w:rPr>
            <w:rFonts w:ascii="Times New Roman" w:hAnsi="Times New Roman" w:cs="Times New Roman"/>
          </w:rPr>
          <w:t>watershed of origin to avoid bias</w:t>
        </w:r>
      </w:ins>
      <w:ins w:id="69" w:author="Benjamin J. Makhlouf" w:date="2026-03-02T16:19:00Z" w16du:dateUtc="2026-03-03T00:19:00Z">
        <w:r w:rsidR="00FA089E">
          <w:rPr>
            <w:rFonts w:ascii="Times New Roman" w:hAnsi="Times New Roman" w:cs="Times New Roman"/>
          </w:rPr>
          <w:t>.</w:t>
        </w:r>
      </w:ins>
      <w:ins w:id="70" w:author="Benjamin J. Makhlouf" w:date="2026-03-01T20:13:00Z" w16du:dateUtc="2026-03-02T04:13:00Z">
        <w:r w:rsidR="00A9054A">
          <w:rPr>
            <w:rFonts w:ascii="Times New Roman" w:hAnsi="Times New Roman" w:cs="Times New Roman"/>
          </w:rPr>
          <w:t xml:space="preserve"> </w:t>
        </w:r>
      </w:ins>
      <w:del w:id="71" w:author="Benjamin J. Makhlouf" w:date="2026-03-01T20:12:00Z" w16du:dateUtc="2026-03-02T04:12:00Z">
        <w:r w:rsidRPr="00293852" w:rsidDel="00A9054A">
          <w:rPr>
            <w:rFonts w:ascii="Times New Roman" w:hAnsi="Times New Roman" w:cs="Times New Roman"/>
          </w:rPr>
          <w:delText xml:space="preserve">and </w:delText>
        </w:r>
      </w:del>
      <w:del w:id="72" w:author="Benjamin J. Makhlouf" w:date="2026-03-01T20:13:00Z" w16du:dateUtc="2026-03-02T04:13:00Z">
        <w:r w:rsidRPr="00293852" w:rsidDel="00A9054A">
          <w:rPr>
            <w:rFonts w:ascii="Times New Roman" w:hAnsi="Times New Roman" w:cs="Times New Roman"/>
          </w:rPr>
          <w:delText xml:space="preserve">blinded to avoid </w:delText>
        </w:r>
        <w:r w:rsidR="006C1496" w:rsidRPr="00293852" w:rsidDel="00A9054A">
          <w:rPr>
            <w:rFonts w:ascii="Times New Roman" w:hAnsi="Times New Roman" w:cs="Times New Roman"/>
          </w:rPr>
          <w:delText>bias.</w:delText>
        </w:r>
      </w:del>
      <w:r w:rsidR="006C1496" w:rsidRPr="00293852">
        <w:rPr>
          <w:rFonts w:ascii="Times New Roman" w:hAnsi="Times New Roman" w:cs="Times New Roman"/>
        </w:rPr>
        <w:t xml:space="preserve"> </w:t>
      </w:r>
      <w:r w:rsidR="00616EA6" w:rsidRPr="00293852">
        <w:rPr>
          <w:rFonts w:ascii="Times New Roman" w:hAnsi="Times New Roman" w:cs="Times New Roman"/>
        </w:rPr>
        <w:t>All trimmed datasets were then manually</w:t>
      </w:r>
      <w:r w:rsidR="00070CB1" w:rsidRPr="00293852">
        <w:rPr>
          <w:rFonts w:ascii="Times New Roman" w:hAnsi="Times New Roman" w:cs="Times New Roman"/>
        </w:rPr>
        <w:t xml:space="preserve"> checked for quality</w:t>
      </w:r>
      <w:r w:rsidR="00616EA6" w:rsidRPr="00293852">
        <w:rPr>
          <w:rFonts w:ascii="Times New Roman" w:hAnsi="Times New Roman" w:cs="Times New Roman"/>
        </w:rPr>
        <w:t xml:space="preserve"> and s</w:t>
      </w:r>
      <w:r w:rsidR="009E23C6" w:rsidRPr="00293852">
        <w:rPr>
          <w:rFonts w:ascii="Times New Roman" w:hAnsi="Times New Roman" w:cs="Times New Roman"/>
        </w:rPr>
        <w:t>amples with significant error (</w:t>
      </w:r>
      <w:proofErr w:type="spellStart"/>
      <w:r w:rsidR="009E23C6" w:rsidRPr="00293852">
        <w:rPr>
          <w:rFonts w:ascii="Times New Roman" w:hAnsi="Times New Roman" w:cs="Times New Roman"/>
        </w:rPr>
        <w:t>i.e</w:t>
      </w:r>
      <w:proofErr w:type="spellEnd"/>
      <w:r w:rsidR="009E23C6" w:rsidRPr="00293852">
        <w:rPr>
          <w:rFonts w:ascii="Times New Roman" w:hAnsi="Times New Roman" w:cs="Times New Roman"/>
        </w:rPr>
        <w:t xml:space="preserve"> large cracks) </w:t>
      </w:r>
      <w:r w:rsidR="006C1496" w:rsidRPr="00293852">
        <w:rPr>
          <w:rFonts w:ascii="Times New Roman" w:hAnsi="Times New Roman" w:cs="Times New Roman"/>
        </w:rPr>
        <w:t>or</w:t>
      </w:r>
      <w:r w:rsidR="009E23C6" w:rsidRPr="00293852">
        <w:rPr>
          <w:rFonts w:ascii="Times New Roman" w:hAnsi="Times New Roman" w:cs="Times New Roman"/>
        </w:rPr>
        <w:t xml:space="preserve"> without a clear core </w:t>
      </w:r>
      <w:r w:rsidR="006C1496" w:rsidRPr="00293852">
        <w:rPr>
          <w:rFonts w:ascii="Times New Roman" w:hAnsi="Times New Roman" w:cs="Times New Roman"/>
        </w:rPr>
        <w:t xml:space="preserve">and marine </w:t>
      </w:r>
      <w:r w:rsidR="009E23C6" w:rsidRPr="00293852">
        <w:rPr>
          <w:rFonts w:ascii="Times New Roman" w:hAnsi="Times New Roman" w:cs="Times New Roman"/>
        </w:rPr>
        <w:t xml:space="preserve">signal were removed from the dataset. </w:t>
      </w:r>
      <w:r w:rsidR="000F0779" w:rsidRPr="00293852">
        <w:rPr>
          <w:rFonts w:ascii="Times New Roman" w:hAnsi="Times New Roman" w:cs="Times New Roman"/>
        </w:rPr>
        <w:t xml:space="preserve">The resulting dataset contained </w:t>
      </w:r>
      <w:r w:rsidR="007833A8" w:rsidRPr="00293852">
        <w:rPr>
          <w:rFonts w:ascii="Times New Roman" w:hAnsi="Times New Roman" w:cs="Times New Roman"/>
        </w:rPr>
        <w:t>time series</w:t>
      </w:r>
      <w:r w:rsidR="00776FB6" w:rsidRPr="00293852">
        <w:rPr>
          <w:rFonts w:ascii="Times New Roman" w:hAnsi="Times New Roman" w:cs="Times New Roman"/>
        </w:rPr>
        <w:t xml:space="preserve"> from 2,531 individual otoliths</w:t>
      </w:r>
      <w:r w:rsidR="006C1496" w:rsidRPr="00293852">
        <w:rPr>
          <w:rFonts w:ascii="Times New Roman" w:hAnsi="Times New Roman" w:cs="Times New Roman"/>
        </w:rPr>
        <w:t xml:space="preserve"> (97</w:t>
      </w:r>
      <w:ins w:id="73" w:author="Benjamin J. Makhlouf" w:date="2026-03-02T16:02:00Z" w16du:dateUtc="2026-03-03T00:02:00Z">
        <w:r w:rsidR="00F64368">
          <w:rPr>
            <w:rFonts w:ascii="Times New Roman" w:hAnsi="Times New Roman" w:cs="Times New Roman"/>
          </w:rPr>
          <w:t>4</w:t>
        </w:r>
      </w:ins>
      <w:del w:id="74" w:author="Benjamin J. Makhlouf" w:date="2026-03-02T16:02:00Z" w16du:dateUtc="2026-03-03T00:02:00Z">
        <w:r w:rsidR="006C1496" w:rsidRPr="00293852" w:rsidDel="00F64368">
          <w:rPr>
            <w:rFonts w:ascii="Times New Roman" w:hAnsi="Times New Roman" w:cs="Times New Roman"/>
          </w:rPr>
          <w:delText>1</w:delText>
        </w:r>
      </w:del>
      <w:r w:rsidR="006C1496" w:rsidRPr="00293852">
        <w:rPr>
          <w:rFonts w:ascii="Times New Roman" w:hAnsi="Times New Roman" w:cs="Times New Roman"/>
        </w:rPr>
        <w:t xml:space="preserve"> Yukon, 87</w:t>
      </w:r>
      <w:ins w:id="75" w:author="Benjamin J. Makhlouf" w:date="2026-03-02T16:02:00Z" w16du:dateUtc="2026-03-03T00:02:00Z">
        <w:r w:rsidR="00F64368">
          <w:rPr>
            <w:rFonts w:ascii="Times New Roman" w:hAnsi="Times New Roman" w:cs="Times New Roman"/>
          </w:rPr>
          <w:t>7</w:t>
        </w:r>
      </w:ins>
      <w:del w:id="76" w:author="Benjamin J. Makhlouf" w:date="2026-03-02T16:02:00Z" w16du:dateUtc="2026-03-03T00:02:00Z">
        <w:r w:rsidR="006C1496" w:rsidRPr="00293852" w:rsidDel="00F64368">
          <w:rPr>
            <w:rFonts w:ascii="Times New Roman" w:hAnsi="Times New Roman" w:cs="Times New Roman"/>
          </w:rPr>
          <w:delText>5</w:delText>
        </w:r>
      </w:del>
      <w:r w:rsidR="006C1496" w:rsidRPr="00293852">
        <w:rPr>
          <w:rFonts w:ascii="Times New Roman" w:hAnsi="Times New Roman" w:cs="Times New Roman"/>
        </w:rPr>
        <w:t xml:space="preserve"> Kuskokwim, and 68</w:t>
      </w:r>
      <w:ins w:id="77" w:author="Benjamin J. Makhlouf" w:date="2026-03-02T16:02:00Z" w16du:dateUtc="2026-03-03T00:02:00Z">
        <w:r w:rsidR="00F64368">
          <w:rPr>
            <w:rFonts w:ascii="Times New Roman" w:hAnsi="Times New Roman" w:cs="Times New Roman"/>
          </w:rPr>
          <w:t>6</w:t>
        </w:r>
      </w:ins>
      <w:del w:id="78" w:author="Benjamin J. Makhlouf" w:date="2026-03-02T16:02:00Z" w16du:dateUtc="2026-03-03T00:02:00Z">
        <w:r w:rsidR="006C1496" w:rsidRPr="00293852" w:rsidDel="00F64368">
          <w:rPr>
            <w:rFonts w:ascii="Times New Roman" w:hAnsi="Times New Roman" w:cs="Times New Roman"/>
          </w:rPr>
          <w:delText>5</w:delText>
        </w:r>
      </w:del>
      <w:r w:rsidR="006C1496" w:rsidRPr="00293852">
        <w:rPr>
          <w:rFonts w:ascii="Times New Roman" w:hAnsi="Times New Roman" w:cs="Times New Roman"/>
        </w:rPr>
        <w:t xml:space="preserve"> Nushagak). </w:t>
      </w:r>
    </w:p>
    <w:p w14:paraId="3086D9BE" w14:textId="3C28BF89" w:rsidR="00701699" w:rsidRPr="00293852" w:rsidRDefault="009E23C6" w:rsidP="00557AB9">
      <w:pPr>
        <w:spacing w:line="480" w:lineRule="auto"/>
        <w:ind w:firstLine="720"/>
        <w:rPr>
          <w:rFonts w:ascii="Times New Roman" w:hAnsi="Times New Roman" w:cs="Times New Roman"/>
        </w:rPr>
      </w:pPr>
      <w:r w:rsidRPr="00293852">
        <w:rPr>
          <w:rFonts w:ascii="Times New Roman" w:hAnsi="Times New Roman" w:cs="Times New Roman"/>
        </w:rPr>
        <w:t>To test whether</w:t>
      </w:r>
      <w:r w:rsidR="00B32AF3" w:rsidRPr="00293852">
        <w:rPr>
          <w:rFonts w:ascii="Times New Roman" w:hAnsi="Times New Roman" w:cs="Times New Roman"/>
        </w:rPr>
        <w:t xml:space="preserve"> </w:t>
      </w:r>
      <w:r w:rsidRPr="00293852">
        <w:rPr>
          <w:rFonts w:ascii="Times New Roman" w:hAnsi="Times New Roman" w:cs="Times New Roman"/>
        </w:rPr>
        <w:t>time</w:t>
      </w:r>
      <w:r w:rsidR="00776FB6" w:rsidRPr="00293852">
        <w:rPr>
          <w:rFonts w:ascii="Times New Roman" w:hAnsi="Times New Roman" w:cs="Times New Roman"/>
        </w:rPr>
        <w:t>-</w:t>
      </w:r>
      <w:r w:rsidRPr="00293852">
        <w:rPr>
          <w:rFonts w:ascii="Times New Roman" w:hAnsi="Times New Roman" w:cs="Times New Roman"/>
        </w:rPr>
        <w:t xml:space="preserve">series smoothing techniques </w:t>
      </w:r>
      <w:r w:rsidR="00B32AF3" w:rsidRPr="00293852">
        <w:rPr>
          <w:rFonts w:ascii="Times New Roman" w:hAnsi="Times New Roman" w:cs="Times New Roman"/>
        </w:rPr>
        <w:t xml:space="preserve">could improve </w:t>
      </w:r>
      <w:r w:rsidR="007072C4" w:rsidRPr="00293852">
        <w:rPr>
          <w:rFonts w:ascii="Times New Roman" w:hAnsi="Times New Roman" w:cs="Times New Roman"/>
        </w:rPr>
        <w:t xml:space="preserve">classification </w:t>
      </w:r>
      <w:r w:rsidR="00B32AF3" w:rsidRPr="00293852">
        <w:rPr>
          <w:rFonts w:ascii="Times New Roman" w:hAnsi="Times New Roman" w:cs="Times New Roman"/>
        </w:rPr>
        <w:t>model performance</w:t>
      </w:r>
      <w:r w:rsidRPr="00293852">
        <w:rPr>
          <w:rFonts w:ascii="Times New Roman" w:hAnsi="Times New Roman" w:cs="Times New Roman"/>
        </w:rPr>
        <w:t xml:space="preserve">, we applied </w:t>
      </w:r>
      <w:r w:rsidR="00B32AF3" w:rsidRPr="00293852">
        <w:rPr>
          <w:rFonts w:ascii="Times New Roman" w:hAnsi="Times New Roman" w:cs="Times New Roman"/>
        </w:rPr>
        <w:t>two commonly used approaches: moving average (MA) and a generalized additive model (GAM)</w:t>
      </w:r>
      <w:r w:rsidR="00776FB6" w:rsidRPr="00293852">
        <w:rPr>
          <w:rFonts w:ascii="Times New Roman" w:hAnsi="Times New Roman" w:cs="Times New Roman"/>
        </w:rPr>
        <w:t xml:space="preserve"> on the raw strontium isotope data</w:t>
      </w:r>
      <w:r w:rsidR="00B32AF3" w:rsidRPr="00293852">
        <w:rPr>
          <w:rFonts w:ascii="Times New Roman" w:hAnsi="Times New Roman" w:cs="Times New Roman"/>
        </w:rPr>
        <w:t xml:space="preserve">. </w:t>
      </w:r>
      <w:r w:rsidR="006C1496" w:rsidRPr="00293852">
        <w:rPr>
          <w:rFonts w:ascii="Times New Roman" w:hAnsi="Times New Roman" w:cs="Times New Roman"/>
        </w:rPr>
        <w:t>For the moving average smoothing w</w:t>
      </w:r>
      <w:r w:rsidR="000F0779" w:rsidRPr="00293852">
        <w:rPr>
          <w:rFonts w:ascii="Times New Roman" w:hAnsi="Times New Roman" w:cs="Times New Roman"/>
        </w:rPr>
        <w:t>e used a 60</w:t>
      </w:r>
      <w:r w:rsidR="00616EA6" w:rsidRPr="00293852">
        <w:rPr>
          <w:rFonts w:ascii="Times New Roman" w:hAnsi="Times New Roman" w:cs="Times New Roman"/>
        </w:rPr>
        <w:t>-</w:t>
      </w:r>
      <w:r w:rsidR="000F0779" w:rsidRPr="00293852">
        <w:rPr>
          <w:rFonts w:ascii="Times New Roman" w:hAnsi="Times New Roman" w:cs="Times New Roman"/>
        </w:rPr>
        <w:t>point center weighted window</w:t>
      </w:r>
      <w:r w:rsidR="006C1496" w:rsidRPr="00293852">
        <w:rPr>
          <w:rFonts w:ascii="Times New Roman" w:hAnsi="Times New Roman" w:cs="Times New Roman"/>
        </w:rPr>
        <w:t xml:space="preserve">. </w:t>
      </w:r>
      <w:r w:rsidR="00F67738" w:rsidRPr="00293852">
        <w:rPr>
          <w:rFonts w:ascii="Times New Roman" w:hAnsi="Times New Roman" w:cs="Times New Roman"/>
        </w:rPr>
        <w:t xml:space="preserve">The GAM was fitted using thin plate regression and penalized iteratively re-weighted least squares (P-IRLS) to </w:t>
      </w:r>
      <w:proofErr w:type="spellStart"/>
      <w:r w:rsidR="00E90986">
        <w:rPr>
          <w:rFonts w:ascii="Times New Roman" w:hAnsi="Times New Roman" w:cs="Times New Roman"/>
        </w:rPr>
        <w:t>maximise</w:t>
      </w:r>
      <w:proofErr w:type="spellEnd"/>
      <w:r w:rsidR="00F67738" w:rsidRPr="00293852">
        <w:rPr>
          <w:rFonts w:ascii="Times New Roman" w:hAnsi="Times New Roman" w:cs="Times New Roman"/>
        </w:rPr>
        <w:t xml:space="preserve"> goodness of fit, with a generalized cross-validation (GCV) method </w:t>
      </w:r>
      <w:r w:rsidR="00216DEB" w:rsidRPr="00293852">
        <w:rPr>
          <w:rFonts w:ascii="Times New Roman" w:hAnsi="Times New Roman" w:cs="Times New Roman"/>
        </w:rPr>
        <w:t xml:space="preserve">used </w:t>
      </w:r>
      <w:r w:rsidR="00F67738" w:rsidRPr="00293852">
        <w:rPr>
          <w:rFonts w:ascii="Times New Roman" w:hAnsi="Times New Roman" w:cs="Times New Roman"/>
        </w:rPr>
        <w:t xml:space="preserve">to </w:t>
      </w:r>
      <w:proofErr w:type="spellStart"/>
      <w:r w:rsidR="00E90986">
        <w:rPr>
          <w:rFonts w:ascii="Times New Roman" w:hAnsi="Times New Roman" w:cs="Times New Roman"/>
        </w:rPr>
        <w:t>minimise</w:t>
      </w:r>
      <w:proofErr w:type="spellEnd"/>
      <w:r w:rsidR="00F67738" w:rsidRPr="00293852">
        <w:rPr>
          <w:rFonts w:ascii="Times New Roman" w:hAnsi="Times New Roman" w:cs="Times New Roman"/>
        </w:rPr>
        <w:t xml:space="preserve"> overfitting </w:t>
      </w:r>
      <w:r w:rsidR="00B32AF3" w:rsidRPr="00293852">
        <w:rPr>
          <w:rFonts w:ascii="Times New Roman" w:hAnsi="Times New Roman" w:cs="Times New Roman"/>
        </w:rPr>
        <w:t>(Wood, 2006). The maximum degrees of freedom (k) were scaled by the number of data points in each ablation line (n) by k = 10</w:t>
      </w:r>
      <w:r w:rsidR="00492371" w:rsidRPr="00293852">
        <w:rPr>
          <w:rFonts w:ascii="Times New Roman" w:hAnsi="Times New Roman" w:cs="Times New Roman"/>
        </w:rPr>
        <w:t xml:space="preserve"> * n</w:t>
      </w:r>
      <w:r w:rsidR="00B32AF3" w:rsidRPr="00293852">
        <w:rPr>
          <w:rFonts w:ascii="Times New Roman" w:hAnsi="Times New Roman" w:cs="Times New Roman"/>
        </w:rPr>
        <w:t xml:space="preserve"> </w:t>
      </w:r>
      <w:r w:rsidR="00B32AF3" w:rsidRPr="00293852">
        <w:rPr>
          <w:rFonts w:ascii="Times New Roman" w:hAnsi="Times New Roman" w:cs="Times New Roman"/>
          <w:vertAlign w:val="superscript"/>
        </w:rPr>
        <w:t>2/9</w:t>
      </w:r>
      <w:r w:rsidR="006D1DD4" w:rsidRPr="00293852">
        <w:rPr>
          <w:rFonts w:ascii="Times New Roman" w:hAnsi="Times New Roman" w:cs="Times New Roman"/>
          <w:vertAlign w:val="superscript"/>
        </w:rPr>
        <w:t xml:space="preserve"> </w:t>
      </w:r>
      <w:r w:rsidR="006D1DD4" w:rsidRPr="00293852">
        <w:rPr>
          <w:rFonts w:ascii="Times New Roman" w:hAnsi="Times New Roman" w:cs="Times New Roman"/>
        </w:rPr>
        <w:t xml:space="preserve">(Kim and Gu, 2004, Brennan et al., </w:t>
      </w:r>
      <w:r w:rsidR="00F6547F" w:rsidRPr="00293852">
        <w:rPr>
          <w:rFonts w:ascii="Times New Roman" w:hAnsi="Times New Roman" w:cs="Times New Roman"/>
        </w:rPr>
        <w:t>2014)</w:t>
      </w:r>
      <w:r w:rsidR="006C1496" w:rsidRPr="00293852">
        <w:rPr>
          <w:rFonts w:ascii="Times New Roman" w:hAnsi="Times New Roman" w:cs="Times New Roman"/>
        </w:rPr>
        <w:t xml:space="preserve">. </w:t>
      </w:r>
      <w:r w:rsidR="00B008EE" w:rsidRPr="00293852">
        <w:rPr>
          <w:rFonts w:ascii="Times New Roman" w:hAnsi="Times New Roman" w:cs="Times New Roman"/>
        </w:rPr>
        <w:t>This process resulted in three versions of the</w:t>
      </w:r>
      <w:r w:rsidR="00616EA6" w:rsidRPr="00293852">
        <w:rPr>
          <w:rFonts w:ascii="Times New Roman" w:hAnsi="Times New Roman" w:cs="Times New Roman"/>
        </w:rPr>
        <w:t xml:space="preserve"> same laser ablation time</w:t>
      </w:r>
      <w:r w:rsidR="00776FB6" w:rsidRPr="00293852">
        <w:rPr>
          <w:rFonts w:ascii="Times New Roman" w:hAnsi="Times New Roman" w:cs="Times New Roman"/>
        </w:rPr>
        <w:t xml:space="preserve"> </w:t>
      </w:r>
      <w:r w:rsidR="00616EA6" w:rsidRPr="00293852">
        <w:rPr>
          <w:rFonts w:ascii="Times New Roman" w:hAnsi="Times New Roman" w:cs="Times New Roman"/>
        </w:rPr>
        <w:t xml:space="preserve">series for </w:t>
      </w:r>
      <w:proofErr w:type="gramStart"/>
      <w:r w:rsidR="00616EA6" w:rsidRPr="00293852">
        <w:rPr>
          <w:rFonts w:ascii="Times New Roman" w:hAnsi="Times New Roman" w:cs="Times New Roman"/>
        </w:rPr>
        <w:t>each individual</w:t>
      </w:r>
      <w:proofErr w:type="gramEnd"/>
      <w:r w:rsidR="00B008EE" w:rsidRPr="00293852">
        <w:rPr>
          <w:rFonts w:ascii="Times New Roman" w:hAnsi="Times New Roman" w:cs="Times New Roman"/>
        </w:rPr>
        <w:t>: GAM-smoothed, MA-smoothed, and raw LA data. Finally, all samples were interpolated to a common length</w:t>
      </w:r>
      <w:r w:rsidR="00616EA6" w:rsidRPr="00293852">
        <w:rPr>
          <w:rFonts w:ascii="Times New Roman" w:hAnsi="Times New Roman" w:cs="Times New Roman"/>
        </w:rPr>
        <w:t xml:space="preserve"> </w:t>
      </w:r>
      <w:r w:rsidR="00B008EE" w:rsidRPr="00293852">
        <w:rPr>
          <w:rFonts w:ascii="Times New Roman" w:hAnsi="Times New Roman" w:cs="Times New Roman"/>
        </w:rPr>
        <w:t xml:space="preserve">defined as the average length of </w:t>
      </w:r>
      <w:proofErr w:type="spellStart"/>
      <w:r w:rsidR="00557AB9" w:rsidRPr="00293852">
        <w:rPr>
          <w:rFonts w:ascii="Times New Roman" w:hAnsi="Times New Roman" w:cs="Times New Roman"/>
        </w:rPr>
        <w:t>all time</w:t>
      </w:r>
      <w:proofErr w:type="spellEnd"/>
      <w:r w:rsidR="007F7563" w:rsidRPr="00293852">
        <w:rPr>
          <w:rFonts w:ascii="Times New Roman" w:hAnsi="Times New Roman" w:cs="Times New Roman"/>
        </w:rPr>
        <w:t xml:space="preserve"> </w:t>
      </w:r>
      <w:r w:rsidR="00557AB9" w:rsidRPr="00293852">
        <w:rPr>
          <w:rFonts w:ascii="Times New Roman" w:hAnsi="Times New Roman" w:cs="Times New Roman"/>
        </w:rPr>
        <w:t>s</w:t>
      </w:r>
      <w:r w:rsidR="00B008EE" w:rsidRPr="00293852">
        <w:rPr>
          <w:rFonts w:ascii="Times New Roman" w:hAnsi="Times New Roman" w:cs="Times New Roman"/>
        </w:rPr>
        <w:t xml:space="preserve">eries </w:t>
      </w:r>
      <w:r w:rsidR="00616EA6" w:rsidRPr="00293852">
        <w:rPr>
          <w:rFonts w:ascii="Times New Roman" w:hAnsi="Times New Roman" w:cs="Times New Roman"/>
        </w:rPr>
        <w:t xml:space="preserve">of that type </w:t>
      </w:r>
      <w:r w:rsidR="00B008EE" w:rsidRPr="00293852">
        <w:rPr>
          <w:rFonts w:ascii="Times New Roman" w:hAnsi="Times New Roman" w:cs="Times New Roman"/>
        </w:rPr>
        <w:t>(</w:t>
      </w:r>
      <w:r w:rsidR="00492371" w:rsidRPr="00293852">
        <w:rPr>
          <w:rFonts w:ascii="Times New Roman" w:hAnsi="Times New Roman" w:cs="Times New Roman"/>
        </w:rPr>
        <w:t>694</w:t>
      </w:r>
      <w:r w:rsidR="00B008EE" w:rsidRPr="00293852">
        <w:rPr>
          <w:rFonts w:ascii="Times New Roman" w:hAnsi="Times New Roman" w:cs="Times New Roman"/>
        </w:rPr>
        <w:t xml:space="preserve"> points for non-MA and 6</w:t>
      </w:r>
      <w:r w:rsidR="00492371" w:rsidRPr="00293852">
        <w:rPr>
          <w:rFonts w:ascii="Times New Roman" w:hAnsi="Times New Roman" w:cs="Times New Roman"/>
        </w:rPr>
        <w:t>64</w:t>
      </w:r>
      <w:r w:rsidR="00B008EE" w:rsidRPr="00293852">
        <w:rPr>
          <w:rFonts w:ascii="Times New Roman" w:hAnsi="Times New Roman" w:cs="Times New Roman"/>
        </w:rPr>
        <w:t xml:space="preserve"> points for MA-smoothed samples, respectively) </w:t>
      </w:r>
      <w:r w:rsidR="00701699" w:rsidRPr="00293852">
        <w:rPr>
          <w:rFonts w:ascii="Times New Roman" w:hAnsi="Times New Roman" w:cs="Times New Roman"/>
        </w:rPr>
        <w:t>(Hegg and Kennedy, 2021).</w:t>
      </w:r>
      <w:r w:rsidR="00616EA6" w:rsidRPr="00293852">
        <w:rPr>
          <w:rFonts w:ascii="Times New Roman" w:hAnsi="Times New Roman" w:cs="Times New Roman"/>
        </w:rPr>
        <w:t xml:space="preserve"> This was done to satisfy the requirement for equal length vectors for </w:t>
      </w:r>
      <w:r w:rsidR="00D02385" w:rsidRPr="00293852">
        <w:rPr>
          <w:rFonts w:ascii="Times New Roman" w:hAnsi="Times New Roman" w:cs="Times New Roman"/>
        </w:rPr>
        <w:t>ML</w:t>
      </w:r>
      <w:r w:rsidR="00616EA6" w:rsidRPr="00293852">
        <w:rPr>
          <w:rFonts w:ascii="Times New Roman" w:hAnsi="Times New Roman" w:cs="Times New Roman"/>
        </w:rPr>
        <w:t xml:space="preserve"> algorithms </w:t>
      </w:r>
      <w:r w:rsidR="00557AB9" w:rsidRPr="00293852">
        <w:rPr>
          <w:rFonts w:ascii="Times New Roman" w:hAnsi="Times New Roman" w:cs="Times New Roman"/>
        </w:rPr>
        <w:t xml:space="preserve">while minimizing warping from interpolation. </w:t>
      </w:r>
    </w:p>
    <w:p w14:paraId="09D6A0ED" w14:textId="0BA52B53" w:rsidR="00070CB1" w:rsidRPr="00293852" w:rsidRDefault="002F10A9" w:rsidP="007072C4">
      <w:pPr>
        <w:spacing w:line="480" w:lineRule="auto"/>
        <w:ind w:firstLine="720"/>
        <w:rPr>
          <w:rFonts w:ascii="Times New Roman" w:hAnsi="Times New Roman" w:cs="Times New Roman"/>
        </w:rPr>
      </w:pPr>
      <w:r w:rsidRPr="00293852">
        <w:rPr>
          <w:rFonts w:ascii="Times New Roman" w:hAnsi="Times New Roman" w:cs="Times New Roman"/>
        </w:rPr>
        <w:t xml:space="preserve">Principal component analysis (PCA) was applied </w:t>
      </w:r>
      <w:r w:rsidR="00557AB9" w:rsidRPr="00293852">
        <w:rPr>
          <w:rFonts w:ascii="Times New Roman" w:hAnsi="Times New Roman" w:cs="Times New Roman"/>
        </w:rPr>
        <w:t xml:space="preserve">to </w:t>
      </w:r>
      <w:r w:rsidR="00AF5A80" w:rsidRPr="00293852">
        <w:rPr>
          <w:rFonts w:ascii="Times New Roman" w:hAnsi="Times New Roman" w:cs="Times New Roman"/>
        </w:rPr>
        <w:t xml:space="preserve">all </w:t>
      </w:r>
      <w:r w:rsidR="000E5763" w:rsidRPr="00293852">
        <w:rPr>
          <w:rFonts w:ascii="Times New Roman" w:hAnsi="Times New Roman" w:cs="Times New Roman"/>
        </w:rPr>
        <w:t>timeseries</w:t>
      </w:r>
      <w:r w:rsidR="00AF5A80" w:rsidRPr="00293852">
        <w:rPr>
          <w:rFonts w:ascii="Times New Roman" w:hAnsi="Times New Roman" w:cs="Times New Roman"/>
        </w:rPr>
        <w:t xml:space="preserve"> from </w:t>
      </w:r>
      <w:r w:rsidRPr="00293852">
        <w:rPr>
          <w:rFonts w:ascii="Times New Roman" w:hAnsi="Times New Roman" w:cs="Times New Roman"/>
        </w:rPr>
        <w:t>the</w:t>
      </w:r>
      <w:r w:rsidR="00AF5A80" w:rsidRPr="00293852">
        <w:rPr>
          <w:rFonts w:ascii="Times New Roman" w:hAnsi="Times New Roman" w:cs="Times New Roman"/>
        </w:rPr>
        <w:t xml:space="preserve"> dataset in the</w:t>
      </w:r>
      <w:r w:rsidRPr="00293852">
        <w:rPr>
          <w:rFonts w:ascii="Times New Roman" w:hAnsi="Times New Roman" w:cs="Times New Roman"/>
        </w:rPr>
        <w:t xml:space="preserve"> top-performing model</w:t>
      </w:r>
      <w:r w:rsidR="00AF5A80" w:rsidRPr="00293852">
        <w:rPr>
          <w:rFonts w:ascii="Times New Roman" w:hAnsi="Times New Roman" w:cs="Times New Roman"/>
        </w:rPr>
        <w:t xml:space="preserve"> (GAM smoothed data)</w:t>
      </w:r>
      <w:r w:rsidRPr="00293852">
        <w:rPr>
          <w:rFonts w:ascii="Times New Roman" w:hAnsi="Times New Roman" w:cs="Times New Roman"/>
        </w:rPr>
        <w:t xml:space="preserve"> to qualitatively assess clustering patterns in multivariate space</w:t>
      </w:r>
      <w:r w:rsidR="007072C4" w:rsidRPr="00293852">
        <w:rPr>
          <w:rFonts w:ascii="Times New Roman" w:hAnsi="Times New Roman" w:cs="Times New Roman"/>
        </w:rPr>
        <w:t xml:space="preserve"> (Figure </w:t>
      </w:r>
      <w:r w:rsidR="000E5763" w:rsidRPr="00293852">
        <w:rPr>
          <w:rFonts w:ascii="Times New Roman" w:hAnsi="Times New Roman" w:cs="Times New Roman"/>
        </w:rPr>
        <w:t>2</w:t>
      </w:r>
      <w:r w:rsidR="007072C4" w:rsidRPr="00293852">
        <w:rPr>
          <w:rFonts w:ascii="Times New Roman" w:hAnsi="Times New Roman" w:cs="Times New Roman"/>
        </w:rPr>
        <w:t>)</w:t>
      </w:r>
      <w:r w:rsidR="006229D2">
        <w:rPr>
          <w:rFonts w:ascii="Times New Roman" w:hAnsi="Times New Roman" w:cs="Times New Roman"/>
        </w:rPr>
        <w:t>.</w:t>
      </w:r>
      <w:r w:rsidRPr="00293852">
        <w:rPr>
          <w:rFonts w:ascii="Times New Roman" w:hAnsi="Times New Roman" w:cs="Times New Roman"/>
        </w:rPr>
        <w:t xml:space="preserve"> PCA transforms the original </w:t>
      </w:r>
      <w:r w:rsidR="00AF5A80" w:rsidRPr="00293852">
        <w:rPr>
          <w:rFonts w:ascii="Times New Roman" w:hAnsi="Times New Roman" w:cs="Times New Roman"/>
        </w:rPr>
        <w:t>time</w:t>
      </w:r>
      <w:r w:rsidR="000434F7" w:rsidRPr="00293852">
        <w:rPr>
          <w:rFonts w:ascii="Times New Roman" w:hAnsi="Times New Roman" w:cs="Times New Roman"/>
        </w:rPr>
        <w:t xml:space="preserve"> </w:t>
      </w:r>
      <w:r w:rsidR="00AF5A80" w:rsidRPr="00293852">
        <w:rPr>
          <w:rFonts w:ascii="Times New Roman" w:hAnsi="Times New Roman" w:cs="Times New Roman"/>
        </w:rPr>
        <w:t xml:space="preserve">series </w:t>
      </w:r>
      <w:r w:rsidRPr="00293852">
        <w:rPr>
          <w:rFonts w:ascii="Times New Roman" w:hAnsi="Times New Roman" w:cs="Times New Roman"/>
        </w:rPr>
        <w:t xml:space="preserve">into uncorrelated principal </w:t>
      </w:r>
      <w:r w:rsidRPr="00293852">
        <w:rPr>
          <w:rFonts w:ascii="Times New Roman" w:hAnsi="Times New Roman" w:cs="Times New Roman"/>
        </w:rPr>
        <w:lastRenderedPageBreak/>
        <w:t xml:space="preserve">components that capture the greatest variance in the dataset, thereby highlighting variability among </w:t>
      </w:r>
      <w:r w:rsidR="007833A8" w:rsidRPr="00293852">
        <w:rPr>
          <w:rFonts w:ascii="Times New Roman" w:hAnsi="Times New Roman" w:cs="Times New Roman"/>
        </w:rPr>
        <w:t>time series</w:t>
      </w:r>
      <w:r w:rsidRPr="00293852">
        <w:rPr>
          <w:rFonts w:ascii="Times New Roman" w:hAnsi="Times New Roman" w:cs="Times New Roman"/>
        </w:rPr>
        <w:t xml:space="preserve"> that may contain distinguishing watershed characteristics</w:t>
      </w:r>
      <w:r w:rsidR="007072C4" w:rsidRPr="00293852">
        <w:rPr>
          <w:rFonts w:ascii="Times New Roman" w:hAnsi="Times New Roman" w:cs="Times New Roman"/>
        </w:rPr>
        <w:t xml:space="preserve">. </w:t>
      </w:r>
      <w:r w:rsidR="00AF5A80" w:rsidRPr="00293852">
        <w:rPr>
          <w:rFonts w:ascii="Times New Roman" w:hAnsi="Times New Roman" w:cs="Times New Roman"/>
        </w:rPr>
        <w:t>To further illustrate how</w:t>
      </w:r>
      <w:r w:rsidR="007072C4" w:rsidRPr="00293852">
        <w:rPr>
          <w:rFonts w:ascii="Times New Roman" w:hAnsi="Times New Roman" w:cs="Times New Roman"/>
        </w:rPr>
        <w:t xml:space="preserve"> this</w:t>
      </w:r>
      <w:r w:rsidR="00AF5A80" w:rsidRPr="00293852">
        <w:rPr>
          <w:rFonts w:ascii="Times New Roman" w:hAnsi="Times New Roman" w:cs="Times New Roman"/>
        </w:rPr>
        <w:t xml:space="preserve"> variability among </w:t>
      </w:r>
      <w:r w:rsidR="007833A8" w:rsidRPr="00293852">
        <w:rPr>
          <w:rFonts w:ascii="Times New Roman" w:hAnsi="Times New Roman" w:cs="Times New Roman"/>
        </w:rPr>
        <w:t>time series</w:t>
      </w:r>
      <w:r w:rsidR="00730E96" w:rsidRPr="00293852">
        <w:rPr>
          <w:rFonts w:ascii="Times New Roman" w:hAnsi="Times New Roman" w:cs="Times New Roman"/>
        </w:rPr>
        <w:t xml:space="preserve"> can distinguish among </w:t>
      </w:r>
      <w:r w:rsidR="009A1451" w:rsidRPr="00293852">
        <w:rPr>
          <w:rFonts w:ascii="Times New Roman" w:hAnsi="Times New Roman" w:cs="Times New Roman"/>
        </w:rPr>
        <w:t>individuals</w:t>
      </w:r>
      <w:r w:rsidR="00730E96" w:rsidRPr="00293852">
        <w:rPr>
          <w:rFonts w:ascii="Times New Roman" w:hAnsi="Times New Roman" w:cs="Times New Roman"/>
        </w:rPr>
        <w:t xml:space="preserve"> </w:t>
      </w:r>
      <w:r w:rsidR="00AF5A80" w:rsidRPr="00293852">
        <w:rPr>
          <w:rFonts w:ascii="Times New Roman" w:hAnsi="Times New Roman" w:cs="Times New Roman"/>
        </w:rPr>
        <w:t xml:space="preserve">that are otherwise indistinguishable using </w:t>
      </w:r>
      <w:r w:rsidR="00CD3FB4" w:rsidRPr="00293852">
        <w:rPr>
          <w:rFonts w:ascii="Times New Roman" w:hAnsi="Times New Roman" w:cs="Times New Roman"/>
        </w:rPr>
        <w:t xml:space="preserve">the </w:t>
      </w:r>
      <w:r w:rsidR="00AF5A80" w:rsidRPr="00293852">
        <w:rPr>
          <w:rFonts w:ascii="Times New Roman" w:hAnsi="Times New Roman" w:cs="Times New Roman"/>
        </w:rPr>
        <w:t xml:space="preserve">natal </w:t>
      </w:r>
      <w:r w:rsidR="00CD3FB4" w:rsidRPr="00293852">
        <w:rPr>
          <w:rFonts w:ascii="Times New Roman" w:hAnsi="Times New Roman" w:cs="Times New Roman"/>
        </w:rPr>
        <w:t>freshwater ⁸⁷Sr/⁸⁶Sr</w:t>
      </w:r>
      <w:r w:rsidR="00730E96" w:rsidRPr="00293852">
        <w:rPr>
          <w:rFonts w:ascii="Times New Roman" w:hAnsi="Times New Roman" w:cs="Times New Roman"/>
        </w:rPr>
        <w:t xml:space="preserve">, PCA analysis </w:t>
      </w:r>
      <w:r w:rsidR="00CD3FB4" w:rsidRPr="00293852">
        <w:rPr>
          <w:rFonts w:ascii="Times New Roman" w:hAnsi="Times New Roman" w:cs="Times New Roman"/>
        </w:rPr>
        <w:t>was also</w:t>
      </w:r>
      <w:r w:rsidR="00730E96" w:rsidRPr="00293852">
        <w:rPr>
          <w:rFonts w:ascii="Times New Roman" w:hAnsi="Times New Roman" w:cs="Times New Roman"/>
        </w:rPr>
        <w:t xml:space="preserve"> done on a subset of the GAM smoothed dataset which include only individuals with a natal </w:t>
      </w:r>
      <w:r w:rsidR="00CD3FB4" w:rsidRPr="00293852">
        <w:rPr>
          <w:rFonts w:ascii="Times New Roman" w:hAnsi="Times New Roman" w:cs="Times New Roman"/>
        </w:rPr>
        <w:t xml:space="preserve">⁸⁷Sr/⁸⁶Sr </w:t>
      </w:r>
      <w:r w:rsidR="00070CB1" w:rsidRPr="00293852">
        <w:rPr>
          <w:rFonts w:ascii="Times New Roman" w:hAnsi="Times New Roman" w:cs="Times New Roman"/>
        </w:rPr>
        <w:t>between</w:t>
      </w:r>
      <w:r w:rsidR="00730E96" w:rsidRPr="00293852">
        <w:rPr>
          <w:rFonts w:ascii="Times New Roman" w:hAnsi="Times New Roman" w:cs="Times New Roman"/>
        </w:rPr>
        <w:t xml:space="preserve"> 0.70</w:t>
      </w:r>
      <w:r w:rsidR="006229D2">
        <w:rPr>
          <w:rFonts w:ascii="Times New Roman" w:hAnsi="Times New Roman" w:cs="Times New Roman"/>
        </w:rPr>
        <w:t>80</w:t>
      </w:r>
      <w:r w:rsidR="00070CB1" w:rsidRPr="00293852">
        <w:rPr>
          <w:rFonts w:ascii="Times New Roman" w:hAnsi="Times New Roman" w:cs="Times New Roman"/>
        </w:rPr>
        <w:t xml:space="preserve"> and </w:t>
      </w:r>
      <w:r w:rsidR="00730E96" w:rsidRPr="00293852">
        <w:rPr>
          <w:rFonts w:ascii="Times New Roman" w:hAnsi="Times New Roman" w:cs="Times New Roman"/>
        </w:rPr>
        <w:t>0.708</w:t>
      </w:r>
      <w:r w:rsidR="006229D2">
        <w:rPr>
          <w:rFonts w:ascii="Times New Roman" w:hAnsi="Times New Roman" w:cs="Times New Roman"/>
        </w:rPr>
        <w:t>5</w:t>
      </w:r>
      <w:r w:rsidR="00730E96" w:rsidRPr="00293852">
        <w:rPr>
          <w:rFonts w:ascii="Times New Roman" w:hAnsi="Times New Roman" w:cs="Times New Roman"/>
        </w:rPr>
        <w:t>. PCA plots were produced to visualize clustering of both PC1 (47.</w:t>
      </w:r>
      <w:r w:rsidR="009A1451" w:rsidRPr="00293852">
        <w:rPr>
          <w:rFonts w:ascii="Times New Roman" w:hAnsi="Times New Roman" w:cs="Times New Roman"/>
        </w:rPr>
        <w:t>5</w:t>
      </w:r>
      <w:r w:rsidR="00730E96" w:rsidRPr="00293852">
        <w:rPr>
          <w:rFonts w:ascii="Times New Roman" w:hAnsi="Times New Roman" w:cs="Times New Roman"/>
        </w:rPr>
        <w:t>% of variance) and PC2 (20.9% of variance) as well as between PC1 and PC3 (10.2% of variance)</w:t>
      </w:r>
      <w:r w:rsidR="000D43EF" w:rsidRPr="00293852">
        <w:rPr>
          <w:rFonts w:ascii="Times New Roman" w:hAnsi="Times New Roman" w:cs="Times New Roman"/>
        </w:rPr>
        <w:t xml:space="preserve"> (Figure 3a)</w:t>
      </w:r>
      <w:r w:rsidR="00730E96" w:rsidRPr="00293852">
        <w:rPr>
          <w:rFonts w:ascii="Times New Roman" w:hAnsi="Times New Roman" w:cs="Times New Roman"/>
        </w:rPr>
        <w:t xml:space="preserve">. </w:t>
      </w:r>
      <w:r w:rsidR="00070CB1" w:rsidRPr="00293852">
        <w:rPr>
          <w:rFonts w:ascii="Times New Roman" w:hAnsi="Times New Roman" w:cs="Times New Roman"/>
        </w:rPr>
        <w:t>We then displayed the absolute values</w:t>
      </w:r>
      <w:r w:rsidR="00B229E6" w:rsidRPr="00293852">
        <w:rPr>
          <w:rFonts w:ascii="Times New Roman" w:hAnsi="Times New Roman" w:cs="Times New Roman"/>
        </w:rPr>
        <w:t xml:space="preserve"> of each point’s</w:t>
      </w:r>
      <w:r w:rsidR="00070CB1" w:rsidRPr="00293852">
        <w:rPr>
          <w:rFonts w:ascii="Times New Roman" w:hAnsi="Times New Roman" w:cs="Times New Roman"/>
        </w:rPr>
        <w:t xml:space="preserve"> loading </w:t>
      </w:r>
      <w:r w:rsidR="007072C4" w:rsidRPr="00293852">
        <w:rPr>
          <w:rFonts w:ascii="Times New Roman" w:hAnsi="Times New Roman" w:cs="Times New Roman"/>
        </w:rPr>
        <w:t xml:space="preserve">on the corresponding index of the time series </w:t>
      </w:r>
      <w:r w:rsidR="00B229E6" w:rsidRPr="00293852">
        <w:rPr>
          <w:rFonts w:ascii="Times New Roman" w:hAnsi="Times New Roman" w:cs="Times New Roman"/>
        </w:rPr>
        <w:t xml:space="preserve">to identify </w:t>
      </w:r>
      <w:r w:rsidR="007072C4" w:rsidRPr="00293852">
        <w:rPr>
          <w:rFonts w:ascii="Times New Roman" w:hAnsi="Times New Roman" w:cs="Times New Roman"/>
        </w:rPr>
        <w:t>regions</w:t>
      </w:r>
      <w:r w:rsidR="00070CB1" w:rsidRPr="00293852">
        <w:rPr>
          <w:rFonts w:ascii="Times New Roman" w:hAnsi="Times New Roman" w:cs="Times New Roman"/>
        </w:rPr>
        <w:t xml:space="preserve"> of the </w:t>
      </w:r>
      <w:r w:rsidR="007833A8" w:rsidRPr="00293852">
        <w:rPr>
          <w:rFonts w:ascii="Times New Roman" w:hAnsi="Times New Roman" w:cs="Times New Roman"/>
        </w:rPr>
        <w:t>time series</w:t>
      </w:r>
      <w:r w:rsidR="00070CB1" w:rsidRPr="00293852">
        <w:rPr>
          <w:rFonts w:ascii="Times New Roman" w:hAnsi="Times New Roman" w:cs="Times New Roman"/>
        </w:rPr>
        <w:t xml:space="preserve"> </w:t>
      </w:r>
      <w:r w:rsidR="007072C4" w:rsidRPr="00293852">
        <w:rPr>
          <w:rFonts w:ascii="Times New Roman" w:hAnsi="Times New Roman" w:cs="Times New Roman"/>
        </w:rPr>
        <w:t xml:space="preserve">which </w:t>
      </w:r>
      <w:r w:rsidR="00070CB1" w:rsidRPr="00293852">
        <w:rPr>
          <w:rFonts w:ascii="Times New Roman" w:hAnsi="Times New Roman" w:cs="Times New Roman"/>
        </w:rPr>
        <w:t>contribut</w:t>
      </w:r>
      <w:r w:rsidR="007072C4" w:rsidRPr="00293852">
        <w:rPr>
          <w:rFonts w:ascii="Times New Roman" w:hAnsi="Times New Roman" w:cs="Times New Roman"/>
        </w:rPr>
        <w:t>e</w:t>
      </w:r>
      <w:r w:rsidR="00070CB1" w:rsidRPr="00293852">
        <w:rPr>
          <w:rFonts w:ascii="Times New Roman" w:hAnsi="Times New Roman" w:cs="Times New Roman"/>
        </w:rPr>
        <w:t xml:space="preserve"> to interclass separation</w:t>
      </w:r>
      <w:r w:rsidR="007072C4" w:rsidRPr="00293852">
        <w:rPr>
          <w:rFonts w:ascii="Times New Roman" w:hAnsi="Times New Roman" w:cs="Times New Roman"/>
        </w:rPr>
        <w:t xml:space="preserve"> among individuals with the same natal origin ratio</w:t>
      </w:r>
      <w:r w:rsidR="00CD3FB4" w:rsidRPr="00293852">
        <w:rPr>
          <w:rFonts w:ascii="Times New Roman" w:hAnsi="Times New Roman" w:cs="Times New Roman"/>
        </w:rPr>
        <w:t xml:space="preserve"> </w:t>
      </w:r>
      <w:r w:rsidR="005F1D8A" w:rsidRPr="00293852">
        <w:rPr>
          <w:rFonts w:ascii="Times New Roman" w:hAnsi="Times New Roman" w:cs="Times New Roman"/>
        </w:rPr>
        <w:t xml:space="preserve">(Figure </w:t>
      </w:r>
      <w:r w:rsidR="00465AAD" w:rsidRPr="00293852">
        <w:rPr>
          <w:rFonts w:ascii="Times New Roman" w:hAnsi="Times New Roman" w:cs="Times New Roman"/>
        </w:rPr>
        <w:t>3</w:t>
      </w:r>
      <w:r w:rsidR="005F1D8A" w:rsidRPr="00293852">
        <w:rPr>
          <w:rFonts w:ascii="Times New Roman" w:hAnsi="Times New Roman" w:cs="Times New Roman"/>
        </w:rPr>
        <w:t>b)</w:t>
      </w:r>
      <w:r w:rsidR="00AE24AA" w:rsidRPr="00293852">
        <w:rPr>
          <w:rFonts w:ascii="Times New Roman" w:hAnsi="Times New Roman" w:cs="Times New Roman"/>
        </w:rPr>
        <w:t xml:space="preserve">. </w:t>
      </w:r>
    </w:p>
    <w:p w14:paraId="6B382E7F" w14:textId="77777777" w:rsidR="00DF33B5" w:rsidRDefault="00DF33B5" w:rsidP="00CD3FB4">
      <w:pPr>
        <w:spacing w:line="480" w:lineRule="auto"/>
        <w:rPr>
          <w:rFonts w:ascii="Times New Roman" w:hAnsi="Times New Roman" w:cs="Times New Roman"/>
          <w:b/>
          <w:bCs/>
          <w:u w:val="single"/>
        </w:rPr>
      </w:pPr>
    </w:p>
    <w:p w14:paraId="4E37CC52" w14:textId="7CAF46B3" w:rsidR="00CD3FB4" w:rsidRPr="00293852" w:rsidRDefault="00444663" w:rsidP="00CD3FB4">
      <w:pPr>
        <w:spacing w:line="480" w:lineRule="auto"/>
        <w:rPr>
          <w:rFonts w:ascii="Times New Roman" w:hAnsi="Times New Roman" w:cs="Times New Roman"/>
          <w:b/>
          <w:bCs/>
          <w:u w:val="single"/>
        </w:rPr>
      </w:pPr>
      <w:r w:rsidRPr="00293852">
        <w:rPr>
          <w:rFonts w:ascii="Times New Roman" w:hAnsi="Times New Roman" w:cs="Times New Roman"/>
          <w:b/>
          <w:bCs/>
          <w:u w:val="single"/>
        </w:rPr>
        <w:t xml:space="preserve">Machine Learning Classification Models </w:t>
      </w:r>
    </w:p>
    <w:p w14:paraId="3CA0415B" w14:textId="47908C82" w:rsidR="00444663" w:rsidRPr="00293852" w:rsidRDefault="00CD3FB4" w:rsidP="00CD3FB4">
      <w:pPr>
        <w:spacing w:line="480" w:lineRule="auto"/>
        <w:ind w:firstLine="720"/>
        <w:rPr>
          <w:rFonts w:ascii="Times New Roman" w:hAnsi="Times New Roman" w:cs="Times New Roman"/>
        </w:rPr>
      </w:pPr>
      <w:r w:rsidRPr="00293852">
        <w:rPr>
          <w:rFonts w:ascii="Times New Roman" w:hAnsi="Times New Roman" w:cs="Times New Roman"/>
        </w:rPr>
        <w:t>All individuals in the dataset</w:t>
      </w:r>
      <w:r w:rsidR="00444663" w:rsidRPr="00293852">
        <w:rPr>
          <w:rFonts w:ascii="Times New Roman" w:hAnsi="Times New Roman" w:cs="Times New Roman"/>
        </w:rPr>
        <w:t xml:space="preserve"> were </w:t>
      </w:r>
      <w:r w:rsidR="00216DEB" w:rsidRPr="00293852">
        <w:rPr>
          <w:rFonts w:ascii="Times New Roman" w:hAnsi="Times New Roman" w:cs="Times New Roman"/>
        </w:rPr>
        <w:t xml:space="preserve">randomly </w:t>
      </w:r>
      <w:r w:rsidR="00444663" w:rsidRPr="00293852">
        <w:rPr>
          <w:rFonts w:ascii="Times New Roman" w:hAnsi="Times New Roman" w:cs="Times New Roman"/>
        </w:rPr>
        <w:t>partitioned into</w:t>
      </w:r>
      <w:r w:rsidRPr="00293852">
        <w:rPr>
          <w:rFonts w:ascii="Times New Roman" w:hAnsi="Times New Roman" w:cs="Times New Roman"/>
        </w:rPr>
        <w:t xml:space="preserve"> either</w:t>
      </w:r>
      <w:r w:rsidR="00070CB1" w:rsidRPr="00293852">
        <w:rPr>
          <w:rFonts w:ascii="Times New Roman" w:hAnsi="Times New Roman" w:cs="Times New Roman"/>
        </w:rPr>
        <w:t xml:space="preserve"> </w:t>
      </w:r>
      <w:r w:rsidR="00444663" w:rsidRPr="00293852">
        <w:rPr>
          <w:rFonts w:ascii="Times New Roman" w:hAnsi="Times New Roman" w:cs="Times New Roman"/>
        </w:rPr>
        <w:t xml:space="preserve">training </w:t>
      </w:r>
      <w:r w:rsidR="00070CB1" w:rsidRPr="00293852">
        <w:rPr>
          <w:rFonts w:ascii="Times New Roman" w:hAnsi="Times New Roman" w:cs="Times New Roman"/>
        </w:rPr>
        <w:t>or</w:t>
      </w:r>
      <w:r w:rsidR="00444663" w:rsidRPr="00293852">
        <w:rPr>
          <w:rFonts w:ascii="Times New Roman" w:hAnsi="Times New Roman" w:cs="Times New Roman"/>
        </w:rPr>
        <w:t xml:space="preserve"> testing </w:t>
      </w:r>
      <w:r w:rsidR="00070CB1" w:rsidRPr="00293852">
        <w:rPr>
          <w:rFonts w:ascii="Times New Roman" w:hAnsi="Times New Roman" w:cs="Times New Roman"/>
        </w:rPr>
        <w:t>dataset</w:t>
      </w:r>
      <w:r w:rsidR="00947315" w:rsidRPr="00293852">
        <w:rPr>
          <w:rFonts w:ascii="Times New Roman" w:hAnsi="Times New Roman" w:cs="Times New Roman"/>
        </w:rPr>
        <w:t>s</w:t>
      </w:r>
      <w:r w:rsidR="00444663" w:rsidRPr="00293852">
        <w:rPr>
          <w:rFonts w:ascii="Times New Roman" w:hAnsi="Times New Roman" w:cs="Times New Roman"/>
        </w:rPr>
        <w:t xml:space="preserve"> using a</w:t>
      </w:r>
      <w:r w:rsidRPr="00293852">
        <w:rPr>
          <w:rFonts w:ascii="Times New Roman" w:hAnsi="Times New Roman" w:cs="Times New Roman"/>
        </w:rPr>
        <w:t xml:space="preserve"> randomized</w:t>
      </w:r>
      <w:r w:rsidR="00444663" w:rsidRPr="00293852">
        <w:rPr>
          <w:rFonts w:ascii="Times New Roman" w:hAnsi="Times New Roman" w:cs="Times New Roman"/>
        </w:rPr>
        <w:t xml:space="preserve"> 80/20 split. To ensure consistency across analyses, the same individuals were assigned to the training and testing sets for all three datasets (non-smoothed (Raw), MA, and GAM). </w:t>
      </w:r>
      <w:r w:rsidR="00070CB1" w:rsidRPr="00293852">
        <w:rPr>
          <w:rFonts w:ascii="Times New Roman" w:hAnsi="Times New Roman" w:cs="Times New Roman"/>
        </w:rPr>
        <w:t>W</w:t>
      </w:r>
      <w:r w:rsidRPr="00293852">
        <w:rPr>
          <w:rFonts w:ascii="Times New Roman" w:hAnsi="Times New Roman" w:cs="Times New Roman"/>
        </w:rPr>
        <w:t xml:space="preserve">e trained three supervised classification algorithms: </w:t>
      </w:r>
      <w:r w:rsidR="00444663" w:rsidRPr="00293852">
        <w:rPr>
          <w:rStyle w:val="Strong"/>
          <w:rFonts w:ascii="Times New Roman" w:eastAsiaTheme="majorEastAsia" w:hAnsi="Times New Roman" w:cs="Times New Roman"/>
          <w:b w:val="0"/>
          <w:bCs w:val="0"/>
        </w:rPr>
        <w:t>K-Nearest Neighbors (KNN)</w:t>
      </w:r>
      <w:r w:rsidR="00444663" w:rsidRPr="00293852">
        <w:rPr>
          <w:rFonts w:ascii="Times New Roman" w:hAnsi="Times New Roman" w:cs="Times New Roman"/>
          <w:b/>
          <w:bCs/>
        </w:rPr>
        <w:t xml:space="preserve">, </w:t>
      </w:r>
      <w:r w:rsidR="00444663" w:rsidRPr="00293852">
        <w:rPr>
          <w:rStyle w:val="Strong"/>
          <w:rFonts w:ascii="Times New Roman" w:eastAsiaTheme="majorEastAsia" w:hAnsi="Times New Roman" w:cs="Times New Roman"/>
          <w:b w:val="0"/>
          <w:bCs w:val="0"/>
        </w:rPr>
        <w:t>Random Forest (RF)</w:t>
      </w:r>
      <w:r w:rsidR="00444663" w:rsidRPr="00293852">
        <w:rPr>
          <w:rFonts w:ascii="Times New Roman" w:hAnsi="Times New Roman" w:cs="Times New Roman"/>
          <w:b/>
          <w:bCs/>
        </w:rPr>
        <w:t xml:space="preserve">, </w:t>
      </w:r>
      <w:r w:rsidR="00444663" w:rsidRPr="00293852">
        <w:rPr>
          <w:rFonts w:ascii="Times New Roman" w:hAnsi="Times New Roman" w:cs="Times New Roman"/>
        </w:rPr>
        <w:t xml:space="preserve">and </w:t>
      </w:r>
      <w:r w:rsidR="00444663" w:rsidRPr="00293852">
        <w:rPr>
          <w:rStyle w:val="Strong"/>
          <w:rFonts w:ascii="Times New Roman" w:eastAsiaTheme="majorEastAsia" w:hAnsi="Times New Roman" w:cs="Times New Roman"/>
          <w:b w:val="0"/>
          <w:bCs w:val="0"/>
        </w:rPr>
        <w:t>Support Vector Machine (SVM)</w:t>
      </w:r>
      <w:r w:rsidR="00444663" w:rsidRPr="00293852">
        <w:rPr>
          <w:rFonts w:ascii="Times New Roman" w:hAnsi="Times New Roman" w:cs="Times New Roman"/>
        </w:rPr>
        <w:t>. The Random Forest model was configured with 500 trees, and the number of predictors randomly sampled at each split (</w:t>
      </w:r>
      <w:proofErr w:type="spellStart"/>
      <w:r w:rsidR="00444663" w:rsidRPr="00293852">
        <w:rPr>
          <w:rStyle w:val="HTMLCode"/>
          <w:rFonts w:ascii="Times New Roman" w:eastAsiaTheme="majorEastAsia" w:hAnsi="Times New Roman" w:cs="Times New Roman"/>
          <w:sz w:val="24"/>
          <w:szCs w:val="24"/>
        </w:rPr>
        <w:t>mtry</w:t>
      </w:r>
      <w:proofErr w:type="spellEnd"/>
      <w:r w:rsidR="00444663" w:rsidRPr="00293852">
        <w:rPr>
          <w:rFonts w:ascii="Times New Roman" w:hAnsi="Times New Roman" w:cs="Times New Roman"/>
        </w:rPr>
        <w:t xml:space="preserve">) was set to the square root of the total number of predictors, following standard practice for classification problems. The KNN model was trained using five neighbors, while the SVM model used default hyperparameters for the RBF kernel. All models were implemented using the </w:t>
      </w:r>
      <w:r w:rsidRPr="00293852">
        <w:rPr>
          <w:rStyle w:val="HTMLCode"/>
          <w:rFonts w:ascii="Times New Roman" w:eastAsiaTheme="majorEastAsia" w:hAnsi="Times New Roman" w:cs="Times New Roman"/>
          <w:sz w:val="24"/>
          <w:szCs w:val="24"/>
        </w:rPr>
        <w:t>tidy models</w:t>
      </w:r>
      <w:r w:rsidR="00444663" w:rsidRPr="00293852">
        <w:rPr>
          <w:rFonts w:ascii="Times New Roman" w:hAnsi="Times New Roman" w:cs="Times New Roman"/>
        </w:rPr>
        <w:t xml:space="preserve"> framework in R </w:t>
      </w:r>
      <w:r w:rsidR="00D565B0" w:rsidRPr="00293852">
        <w:rPr>
          <w:rFonts w:ascii="Times New Roman" w:hAnsi="Times New Roman" w:cs="Times New Roman"/>
        </w:rPr>
        <w:fldChar w:fldCharType="begin"/>
      </w:r>
      <w:r w:rsidR="00D565B0" w:rsidRPr="00293852">
        <w:rPr>
          <w:rFonts w:ascii="Times New Roman" w:hAnsi="Times New Roman" w:cs="Times New Roman"/>
        </w:rPr>
        <w:instrText xml:space="preserve"> ADDIN ZOTERO_ITEM CSL_CITATION {"citationID":"kw4mKjoh","properties":{"formattedCitation":"(Kuhn &amp; Wickam, 2020)","plainCitation":"(Kuhn &amp; Wickam, 2020)","noteIndex":0},"citationItems":[{"id":5924,"uris":["http://zotero.org/users/8421274/items/2XEJTTJJ"],"itemData":{"id":5924,"type":"software","title":"Tidymodels: a collection of packages for modeling and machine learning using tidyverse principles.","URL":"https://www.tidymodels.org","author":[{"family":"Kuhn","given":"Max"},{"family":"Wickam","given":"Hadley"}],"issued":{"date-parts":[["2020"]]}}}],"schema":"https://github.com/citation-style-language/schema/raw/master/csl-citation.json"} </w:instrText>
      </w:r>
      <w:r w:rsidR="00D565B0" w:rsidRPr="00293852">
        <w:rPr>
          <w:rFonts w:ascii="Times New Roman" w:hAnsi="Times New Roman" w:cs="Times New Roman"/>
        </w:rPr>
        <w:fldChar w:fldCharType="separate"/>
      </w:r>
      <w:r w:rsidR="00D565B0" w:rsidRPr="00293852">
        <w:rPr>
          <w:rFonts w:ascii="Times New Roman" w:hAnsi="Times New Roman" w:cs="Times New Roman"/>
          <w:noProof/>
        </w:rPr>
        <w:t>(Kuhn &amp; Wickam, 2020)</w:t>
      </w:r>
      <w:r w:rsidR="00D565B0" w:rsidRPr="00293852">
        <w:rPr>
          <w:rFonts w:ascii="Times New Roman" w:hAnsi="Times New Roman" w:cs="Times New Roman"/>
        </w:rPr>
        <w:fldChar w:fldCharType="end"/>
      </w:r>
      <w:r w:rsidR="00D565B0" w:rsidRPr="00293852">
        <w:rPr>
          <w:rFonts w:ascii="Times New Roman" w:hAnsi="Times New Roman" w:cs="Times New Roman"/>
        </w:rPr>
        <w:t>.</w:t>
      </w:r>
    </w:p>
    <w:p w14:paraId="090C2636" w14:textId="70FCC4B4" w:rsidR="00CD3FB4" w:rsidRPr="00293852" w:rsidRDefault="00444663" w:rsidP="00CD3FB4">
      <w:pPr>
        <w:pStyle w:val="NormalWeb"/>
        <w:spacing w:line="480" w:lineRule="auto"/>
        <w:ind w:firstLine="720"/>
      </w:pPr>
      <w:r w:rsidRPr="00293852">
        <w:lastRenderedPageBreak/>
        <w:t xml:space="preserve">Trained models were </w:t>
      </w:r>
      <w:r w:rsidR="00CD3FB4" w:rsidRPr="00293852">
        <w:t xml:space="preserve">then </w:t>
      </w:r>
      <w:r w:rsidRPr="00293852">
        <w:t xml:space="preserve">evaluated on two separate </w:t>
      </w:r>
      <w:r w:rsidR="00CD3FB4" w:rsidRPr="00293852">
        <w:t>versions of the t</w:t>
      </w:r>
      <w:r w:rsidR="00070CB1" w:rsidRPr="00293852">
        <w:t>esting</w:t>
      </w:r>
      <w:r w:rsidR="00CD3FB4" w:rsidRPr="00293852">
        <w:t xml:space="preserve"> dataset for each data type</w:t>
      </w:r>
      <w:r w:rsidRPr="00293852">
        <w:t>. First, models were tested on the original randomly selected 20% holdout set. Second, models were evaluated on a modified testing set in which samples with natal origin ⁸⁷Sr/⁸⁶Sr values above 0.71</w:t>
      </w:r>
      <w:r w:rsidR="00A935B4" w:rsidRPr="00293852">
        <w:t>30</w:t>
      </w:r>
      <w:r w:rsidRPr="00293852">
        <w:t xml:space="preserve"> were </w:t>
      </w:r>
      <w:r w:rsidR="00CD3FB4" w:rsidRPr="00293852">
        <w:t>excluded</w:t>
      </w:r>
      <w:r w:rsidRPr="00293852">
        <w:t xml:space="preserve">. Only the Yukon </w:t>
      </w:r>
      <w:r w:rsidR="00FA3005" w:rsidRPr="00293852">
        <w:t xml:space="preserve">River </w:t>
      </w:r>
      <w:r w:rsidRPr="00293852">
        <w:t>watershed contains enriched isotope values above this threshold and</w:t>
      </w:r>
      <w:r w:rsidR="00492371" w:rsidRPr="00293852">
        <w:t xml:space="preserve"> samples with a natal origin in this range</w:t>
      </w:r>
      <w:r w:rsidRPr="00293852">
        <w:t xml:space="preserve"> can therefore be distinguished using natal origin values alone. This modified dataset</w:t>
      </w:r>
      <w:r w:rsidR="00CD3FB4" w:rsidRPr="00293852">
        <w:t xml:space="preserve">, </w:t>
      </w:r>
      <w:r w:rsidR="003A0BEA" w:rsidRPr="00293852">
        <w:t>hereby</w:t>
      </w:r>
      <w:r w:rsidR="00CD3FB4" w:rsidRPr="00293852">
        <w:t xml:space="preserve"> </w:t>
      </w:r>
      <w:r w:rsidR="00070CB1" w:rsidRPr="00293852">
        <w:t>referred</w:t>
      </w:r>
      <w:r w:rsidR="00CD3FB4" w:rsidRPr="00293852">
        <w:t xml:space="preserve"> to as the “</w:t>
      </w:r>
      <w:r w:rsidR="00523219" w:rsidRPr="00293852">
        <w:t>Restricted”</w:t>
      </w:r>
      <w:r w:rsidR="00CD3FB4" w:rsidRPr="00293852">
        <w:t xml:space="preserve"> testing set evaluates the ability of the model to correctly classify </w:t>
      </w:r>
      <w:r w:rsidRPr="00293852">
        <w:t>o</w:t>
      </w:r>
      <w:r w:rsidR="00CD3FB4" w:rsidRPr="00293852">
        <w:t>nly</w:t>
      </w:r>
      <w:r w:rsidRPr="00293852">
        <w:t xml:space="preserve"> samples that are otherwise indistinguishable using natal origin values</w:t>
      </w:r>
      <w:r w:rsidR="00070CB1" w:rsidRPr="00293852">
        <w:t xml:space="preserve"> alone. </w:t>
      </w:r>
      <w:r w:rsidR="00043EBC" w:rsidRPr="00293852">
        <w:t xml:space="preserve">Model performance was assessed using </w:t>
      </w:r>
      <w:r w:rsidR="00043EBC" w:rsidRPr="00293852">
        <w:rPr>
          <w:rStyle w:val="Strong"/>
          <w:rFonts w:eastAsiaTheme="majorEastAsia"/>
          <w:b w:val="0"/>
          <w:bCs w:val="0"/>
        </w:rPr>
        <w:t>accuracy</w:t>
      </w:r>
      <w:r w:rsidR="00043EBC" w:rsidRPr="00293852">
        <w:rPr>
          <w:b/>
          <w:bCs/>
        </w:rPr>
        <w:t xml:space="preserve"> </w:t>
      </w:r>
      <w:r w:rsidR="00043EBC" w:rsidRPr="00293852">
        <w:t xml:space="preserve">and </w:t>
      </w:r>
      <w:r w:rsidR="00043EBC" w:rsidRPr="00293852">
        <w:rPr>
          <w:rStyle w:val="Strong"/>
          <w:rFonts w:eastAsiaTheme="majorEastAsia"/>
          <w:b w:val="0"/>
          <w:bCs w:val="0"/>
        </w:rPr>
        <w:t>F1-score</w:t>
      </w:r>
      <w:r w:rsidR="00070CB1" w:rsidRPr="00293852">
        <w:t xml:space="preserve"> (Figure </w:t>
      </w:r>
      <w:r w:rsidR="000D43EF" w:rsidRPr="00293852">
        <w:t>4</w:t>
      </w:r>
      <w:r w:rsidR="00070CB1" w:rsidRPr="00293852">
        <w:t xml:space="preserve">). </w:t>
      </w:r>
      <w:r w:rsidR="00043EBC" w:rsidRPr="00293852">
        <w:t>Accuracy measures the proportion of correctly classified samples:</w:t>
      </w:r>
    </w:p>
    <w:p w14:paraId="159B0EF0" w14:textId="65D33CB0" w:rsidR="00043EBC" w:rsidRPr="00293852" w:rsidRDefault="00043EBC" w:rsidP="00043EBC">
      <w:pPr>
        <w:pStyle w:val="NormalWeb"/>
        <w:spacing w:line="480" w:lineRule="auto"/>
        <w:jc w:val="center"/>
      </w:pPr>
      <w:r w:rsidRPr="00293852">
        <w:rPr>
          <w:b/>
          <w:bCs/>
        </w:rPr>
        <w:t>Accuracy</w:t>
      </w:r>
      <w:r w:rsidRPr="00293852">
        <w:t xml:space="preserve"> = Correct predictions/ Total predictions</w:t>
      </w:r>
    </w:p>
    <w:p w14:paraId="3E6450C4" w14:textId="615759D3" w:rsidR="00043EBC" w:rsidRPr="00293852" w:rsidRDefault="00043EBC" w:rsidP="00043EBC">
      <w:pPr>
        <w:pStyle w:val="NormalWeb"/>
        <w:spacing w:line="480" w:lineRule="auto"/>
      </w:pPr>
      <w:r w:rsidRPr="00293852">
        <w:t xml:space="preserve">The </w:t>
      </w:r>
      <w:r w:rsidRPr="00293852">
        <w:rPr>
          <w:rStyle w:val="Strong"/>
          <w:rFonts w:eastAsiaTheme="majorEastAsia"/>
          <w:b w:val="0"/>
          <w:bCs w:val="0"/>
        </w:rPr>
        <w:t>F1-score</w:t>
      </w:r>
      <w:r w:rsidRPr="00293852">
        <w:t xml:space="preserve"> balances </w:t>
      </w:r>
      <w:r w:rsidRPr="00293852">
        <w:rPr>
          <w:rStyle w:val="Strong"/>
          <w:rFonts w:eastAsiaTheme="majorEastAsia"/>
          <w:b w:val="0"/>
          <w:bCs w:val="0"/>
        </w:rPr>
        <w:t>precision</w:t>
      </w:r>
      <w:r w:rsidRPr="00293852">
        <w:t xml:space="preserve"> and </w:t>
      </w:r>
      <w:r w:rsidRPr="00293852">
        <w:rPr>
          <w:rStyle w:val="Strong"/>
          <w:rFonts w:eastAsiaTheme="majorEastAsia"/>
          <w:b w:val="0"/>
          <w:bCs w:val="0"/>
        </w:rPr>
        <w:t>recall</w:t>
      </w:r>
      <w:r w:rsidRPr="00293852">
        <w:t xml:space="preserve"> and is calculated as their harmonic mean:</w:t>
      </w:r>
    </w:p>
    <w:p w14:paraId="62D76756" w14:textId="3FC68836" w:rsidR="00043EBC" w:rsidRPr="00293852" w:rsidRDefault="00043EBC" w:rsidP="00043EBC">
      <w:pPr>
        <w:pStyle w:val="NormalWeb"/>
        <w:spacing w:line="480" w:lineRule="auto"/>
        <w:jc w:val="center"/>
      </w:pPr>
      <w:r w:rsidRPr="00293852">
        <w:rPr>
          <w:b/>
          <w:bCs/>
        </w:rPr>
        <w:t>F1-Score</w:t>
      </w:r>
      <w:r w:rsidRPr="00293852">
        <w:t xml:space="preserve"> = 2 * (Precision * Recall) / (Precision + Recall)</w:t>
      </w:r>
    </w:p>
    <w:p w14:paraId="0433F72D" w14:textId="69E32EEF" w:rsidR="00070CB1" w:rsidRPr="00293852" w:rsidRDefault="00043EBC" w:rsidP="00A36072">
      <w:pPr>
        <w:pStyle w:val="NormalWeb"/>
        <w:spacing w:line="480" w:lineRule="auto"/>
        <w:ind w:firstLine="720"/>
      </w:pPr>
      <w:r w:rsidRPr="00293852">
        <w:t xml:space="preserve">Here, </w:t>
      </w:r>
      <w:r w:rsidRPr="00293852">
        <w:rPr>
          <w:rStyle w:val="Strong"/>
          <w:rFonts w:eastAsiaTheme="majorEastAsia"/>
          <w:b w:val="0"/>
          <w:bCs w:val="0"/>
        </w:rPr>
        <w:t>precision</w:t>
      </w:r>
      <w:r w:rsidRPr="00293852">
        <w:rPr>
          <w:b/>
          <w:bCs/>
        </w:rPr>
        <w:t xml:space="preserve"> </w:t>
      </w:r>
      <w:r w:rsidRPr="00293852">
        <w:t xml:space="preserve">is the proportion of samples predicted as positive that are truly positive, and </w:t>
      </w:r>
      <w:r w:rsidRPr="00293852">
        <w:rPr>
          <w:rStyle w:val="Strong"/>
          <w:rFonts w:eastAsiaTheme="majorEastAsia"/>
          <w:b w:val="0"/>
          <w:bCs w:val="0"/>
        </w:rPr>
        <w:t>recall</w:t>
      </w:r>
      <w:r w:rsidRPr="00293852">
        <w:t xml:space="preserve"> is the proportion of actual positive samples that are correctly identified. The F1-score provides a single metric that accounts for both false positives and false negatives, making it particularly useful for evaluating performance on imbalanced datasets</w:t>
      </w:r>
      <w:r w:rsidR="00286D15" w:rsidRPr="00293852">
        <w:t xml:space="preserve"> </w:t>
      </w:r>
      <w:r w:rsidR="00A36072" w:rsidRPr="00293852">
        <w:fldChar w:fldCharType="begin"/>
      </w:r>
      <w:r w:rsidR="00A36072" w:rsidRPr="00293852">
        <w:instrText xml:space="preserve"> ADDIN ZOTERO_ITEM CSL_CITATION {"citationID":"n3sLeStI","properties":{"formattedCitation":"(Van Rijsbergen, 1975)","plainCitation":"(Van Rijsbergen, 1975)","noteIndex":0},"citationItems":[{"id":5925,"uris":["http://zotero.org/users/8421274/items/KMYTTHBH"],"itemData":{"id":5925,"type":"book","publisher":"Butterworths","source":"CiNii Research","title":"Information retrieval","URL":"https://cir.nii.ac.jp/crid/1970023484860037059","author":[{"family":"Van Rijsbergen","given":"C. J."}],"accessed":{"date-parts":[["2025",10,6]]},"issued":{"date-parts":[["1975"]]}}}],"schema":"https://github.com/citation-style-language/schema/raw/master/csl-citation.json"} </w:instrText>
      </w:r>
      <w:r w:rsidR="00A36072" w:rsidRPr="00293852">
        <w:fldChar w:fldCharType="separate"/>
      </w:r>
      <w:r w:rsidR="00A36072" w:rsidRPr="00293852">
        <w:rPr>
          <w:noProof/>
        </w:rPr>
        <w:t>(Van Rijsbergen, 1975)</w:t>
      </w:r>
      <w:r w:rsidR="00A36072" w:rsidRPr="00293852">
        <w:fldChar w:fldCharType="end"/>
      </w:r>
      <w:r w:rsidR="00A36072" w:rsidRPr="00293852">
        <w:t xml:space="preserve">. </w:t>
      </w:r>
      <w:r w:rsidRPr="00293852">
        <w:t xml:space="preserve">For the highest-performing model, </w:t>
      </w:r>
      <w:r w:rsidRPr="00293852">
        <w:rPr>
          <w:rStyle w:val="Strong"/>
          <w:rFonts w:eastAsiaTheme="majorEastAsia"/>
          <w:b w:val="0"/>
          <w:bCs w:val="0"/>
        </w:rPr>
        <w:t>confusion matrices</w:t>
      </w:r>
      <w:r w:rsidRPr="00293852">
        <w:rPr>
          <w:b/>
          <w:bCs/>
        </w:rPr>
        <w:t xml:space="preserve"> </w:t>
      </w:r>
      <w:r w:rsidRPr="00293852">
        <w:t xml:space="preserve">were generated to visualize class-specific accuracy and to explore trends in misclassification among classes (Figure </w:t>
      </w:r>
      <w:r w:rsidR="00C63360" w:rsidRPr="00293852">
        <w:t>5</w:t>
      </w:r>
      <w:r w:rsidRPr="00293852">
        <w:t>).</w:t>
      </w:r>
      <w:r w:rsidR="003A0BEA" w:rsidRPr="00293852">
        <w:t xml:space="preserve"> In addition to </w:t>
      </w:r>
      <w:r w:rsidR="00C257B4" w:rsidRPr="00293852">
        <w:t xml:space="preserve">calculating the </w:t>
      </w:r>
      <w:r w:rsidR="003A0BEA" w:rsidRPr="00293852">
        <w:t>accuracy by watershed, we calculated the</w:t>
      </w:r>
      <w:r w:rsidR="00C257B4" w:rsidRPr="00293852">
        <w:t xml:space="preserve"> classification</w:t>
      </w:r>
      <w:r w:rsidR="003A0BEA" w:rsidRPr="00293852">
        <w:t xml:space="preserve"> accuracy of fish from within the CWAK (Coastal Western Alaska) genetic reporting group by removing individuals</w:t>
      </w:r>
      <w:r w:rsidR="00492371" w:rsidRPr="00293852">
        <w:t xml:space="preserve"> </w:t>
      </w:r>
      <w:r w:rsidR="00492371" w:rsidRPr="00293852">
        <w:lastRenderedPageBreak/>
        <w:t>from the testing set</w:t>
      </w:r>
      <w:r w:rsidR="003A0BEA" w:rsidRPr="00293852">
        <w:t xml:space="preserve"> with genetic assignments </w:t>
      </w:r>
      <w:r w:rsidR="00492371" w:rsidRPr="00293852">
        <w:t>to</w:t>
      </w:r>
      <w:r w:rsidR="003A0BEA" w:rsidRPr="00293852">
        <w:t xml:space="preserve"> the Middle or Upper Yukon reporting groups, which are outside of the CWAK region</w:t>
      </w:r>
      <w:r w:rsidR="00C63360" w:rsidRPr="00293852">
        <w:t xml:space="preserve">. </w:t>
      </w:r>
    </w:p>
    <w:p w14:paraId="1E36E3FD" w14:textId="6F58B80B" w:rsidR="004D2BA0" w:rsidRPr="00293852" w:rsidRDefault="004D2BA0" w:rsidP="0006479B">
      <w:pPr>
        <w:pStyle w:val="NormalWeb"/>
        <w:spacing w:line="480" w:lineRule="auto"/>
        <w:rPr>
          <w:b/>
          <w:bCs/>
        </w:rPr>
      </w:pPr>
      <w:r w:rsidRPr="00293852">
        <w:rPr>
          <w:b/>
          <w:bCs/>
        </w:rPr>
        <w:t xml:space="preserve">Probability </w:t>
      </w:r>
      <w:r w:rsidR="002F10A9" w:rsidRPr="00293852">
        <w:rPr>
          <w:b/>
          <w:bCs/>
        </w:rPr>
        <w:t xml:space="preserve">calibration </w:t>
      </w:r>
      <w:r w:rsidR="00527EB9" w:rsidRPr="00293852">
        <w:rPr>
          <w:b/>
          <w:bCs/>
        </w:rPr>
        <w:t xml:space="preserve">and threshold testing </w:t>
      </w:r>
    </w:p>
    <w:p w14:paraId="6C00951C" w14:textId="08F6AC23" w:rsidR="00F6547F" w:rsidRPr="00293852" w:rsidRDefault="00FB146C" w:rsidP="00DF33B5">
      <w:pPr>
        <w:pStyle w:val="whitespace-normal"/>
        <w:spacing w:line="480" w:lineRule="auto"/>
        <w:ind w:firstLine="720"/>
      </w:pPr>
      <w:r w:rsidRPr="00293852">
        <w:t xml:space="preserve">Many </w:t>
      </w:r>
      <w:r w:rsidR="00D02385" w:rsidRPr="00293852">
        <w:t>ML</w:t>
      </w:r>
      <w:r w:rsidRPr="00293852">
        <w:t xml:space="preserve"> classification models produce </w:t>
      </w:r>
      <w:r w:rsidR="00722BC4" w:rsidRPr="00293852">
        <w:t xml:space="preserve">predicted </w:t>
      </w:r>
      <w:r w:rsidRPr="00293852">
        <w:t xml:space="preserve">probability estimates </w:t>
      </w:r>
      <w:r w:rsidR="00BC676D">
        <w:t xml:space="preserve">(confidence scores) </w:t>
      </w:r>
      <w:r w:rsidRPr="00293852">
        <w:t xml:space="preserve">that </w:t>
      </w:r>
      <w:r w:rsidR="00F61309" w:rsidRPr="00293852">
        <w:t>correctly identify rank class likelihood but produce estimated probability values that do</w:t>
      </w:r>
      <w:r w:rsidRPr="00293852">
        <w:t xml:space="preserve"> not accurately reflect </w:t>
      </w:r>
      <w:r w:rsidR="00BC676D">
        <w:t xml:space="preserve">the observed probability </w:t>
      </w:r>
      <w:r w:rsidRPr="00293852">
        <w:t>of correct prediction</w:t>
      </w:r>
      <w:r w:rsidR="00286D15" w:rsidRPr="00293852">
        <w:t xml:space="preserve"> </w:t>
      </w:r>
      <w:r w:rsidR="00536091" w:rsidRPr="00293852">
        <w:fldChar w:fldCharType="begin"/>
      </w:r>
      <w:r w:rsidR="00536091" w:rsidRPr="00293852">
        <w:instrText xml:space="preserve"> ADDIN ZOTERO_ITEM CSL_CITATION {"citationID":"CSw8QQVO","properties":{"formattedCitation":"(Dormann, 2020; Silva Filho et al., 2023)","plainCitation":"(Dormann, 2020; Silva Filho et al., 2023)","noteIndex":0},"citationItems":[{"id":5927,"uris":["http://zotero.org/users/8421274/items/AKSL3IZB"],"itemData":{"id":5927,"type":"article-journal","abstract":"Aim Predictions from statistical models may be uncalibrated, meaning that the predicted values do not have the nominal coverage probability. This is easiest seen with probability predictions in machine-learning classification, including the common species occurrence probabilities. Here, a predicted probability of, say, .7 should indicate that out of 100 cases with these environmental conditions, and hence the same predicted probability, the species should be present in 70 and absent in 30. Innovation A simple calibration plot shows that this is not necessarily the case, particularly not for overfitted models or algorithms that use non-likelihood target functions. As a consequence, ‘raw’ predictions from such a model could easily be off by .2, are unsuitable for averaging across model types, and resulting maps hence be substantially distorted. The solution, a flexible calibration regression, is simple and can be applied whenever deviations are observed. Main conclusions ‘Raw’, uncalibrated probability predictions should be calibrated before interpreting or averaging them in a probabilistic way.","container-title":"Global Ecology and Biogeography","DOI":"10.1111/geb.13070","ISSN":"1466-8238","issue":"4","language":"en","license":"© 2020 The Authors. Global Ecology and Biogeography published by John Wiley &amp; Sons Ltd","note":"_eprint: https://onlinelibrary.wiley.com/doi/pdf/10.1111/geb.13070","page":"760-765","source":"Wiley Online Library","title":"Calibration of probability predictions from machine-learning and statistical models","volume":"29","author":[{"family":"Dormann","given":"Carsten F."}],"issued":{"date-parts":[["2020"]]}}},{"id":5930,"uris":["http://zotero.org/users/8421274/items/SMJZ8UHT"],"itemData":{"id":5930,"type":"article-journal","abstract":"This paper provides both an introduction to and a detailed overview of the principles and practice of classifier calibration. A well-calibrated classifier correctly quantifies the level of uncertainty or confidence associated with its instance-wise predictions. This is essential for critical applications, optimal decision making, cost-sensitive classification, and for some types of context change. Calibration research has a rich history which predates the birth of machine learning as an academic field by decades. However, a recent increase in the interest on calibration has led to new methods and the extension from binary to the multiclass setting. The space of options and issues to consider is large, and navigating it requires the right set of concepts and tools. We provide both introductory material and up-to-date technical details of the main concepts and methods, including proper scoring rules and other evaluation metrics, visualisation approaches, a comprehensive account of post-hoc calibration methods for binary and multiclass classification, and several advanced topics.","container-title":"Machine Learning","DOI":"10.1007/s10994-023-06336-7","ISSN":"1573-0565","issue":"9","journalAbbreviation":"Mach Learn","language":"en","page":"3211-3260","source":"Springer Link","title":"Classifier calibration: a survey on how to assess and improve predicted class probabilities","title-short":"Classifier calibration","volume":"112","author":[{"family":"Silva Filho","given":"Telmo"},{"family":"Song","given":"Hao"},{"family":"Perello-Nieto","given":"Miquel"},{"family":"Santos-Rodriguez","given":"Raul"},{"family":"Kull","given":"Meelis"},{"family":"Flach","given":"Peter"}],"issued":{"date-parts":[["2023",9,1]]}}}],"schema":"https://github.com/citation-style-language/schema/raw/master/csl-citation.json"} </w:instrText>
      </w:r>
      <w:r w:rsidR="00536091" w:rsidRPr="00293852">
        <w:fldChar w:fldCharType="separate"/>
      </w:r>
      <w:r w:rsidR="00536091" w:rsidRPr="00293852">
        <w:rPr>
          <w:noProof/>
        </w:rPr>
        <w:t>(Dormann, 2020; Silva Filho et al., 2023)</w:t>
      </w:r>
      <w:r w:rsidR="00536091" w:rsidRPr="00293852">
        <w:fldChar w:fldCharType="end"/>
      </w:r>
      <w:r w:rsidR="00536091" w:rsidRPr="00293852">
        <w:t xml:space="preserve">. </w:t>
      </w:r>
      <w:r w:rsidR="00F61309" w:rsidRPr="00293852">
        <w:t xml:space="preserve">To be treated as </w:t>
      </w:r>
      <w:r w:rsidR="00BC676D">
        <w:t xml:space="preserve">reliable </w:t>
      </w:r>
      <w:r w:rsidR="00F61309" w:rsidRPr="00293852">
        <w:t>confidence values, we should expect that the observed proportion of individuals belonging to a given class aligns with the model’s assigned probability for that class. For example, if our model predicts individuals to have originated from the Kuskokwim watershed with 80% probability, then approximately 80% of those individuals should in fact be Kuskokwim fish.</w:t>
      </w:r>
      <w:r w:rsidR="00C05983" w:rsidRPr="00293852">
        <w:t xml:space="preserve"> </w:t>
      </w:r>
      <w:r w:rsidR="00DF33B5">
        <w:t xml:space="preserve">However, this assumption is oftentimes not met, limiting </w:t>
      </w:r>
      <w:r w:rsidRPr="00293852">
        <w:t xml:space="preserve">the utility of these </w:t>
      </w:r>
      <w:r w:rsidR="00722BC4" w:rsidRPr="00293852">
        <w:t xml:space="preserve">values </w:t>
      </w:r>
      <w:r w:rsidRPr="00293852">
        <w:t xml:space="preserve">for decision-making </w:t>
      </w:r>
      <w:r w:rsidR="00722BC4" w:rsidRPr="00293852">
        <w:t xml:space="preserve">which relies on </w:t>
      </w:r>
      <w:r w:rsidR="00DF33B5">
        <w:t xml:space="preserve">confidence </w:t>
      </w:r>
      <w:r w:rsidRPr="00293852">
        <w:t>thresholds</w:t>
      </w:r>
      <w:r w:rsidR="00722BC4" w:rsidRPr="00293852">
        <w:t xml:space="preserve"> of correct assignment probability</w:t>
      </w:r>
      <w:r w:rsidRPr="00293852">
        <w:t xml:space="preserve"> or propagation of uncertainty through further probability-based models. To calibrate predictions from our models, we used the </w:t>
      </w:r>
      <w:r w:rsidR="00AA7224" w:rsidRPr="00293852">
        <w:t>{</w:t>
      </w:r>
      <w:r w:rsidRPr="00293852">
        <w:rPr>
          <w:rStyle w:val="HTMLCode"/>
          <w:rFonts w:ascii="Times New Roman" w:eastAsiaTheme="majorEastAsia" w:hAnsi="Times New Roman" w:cs="Times New Roman"/>
          <w:sz w:val="24"/>
          <w:szCs w:val="24"/>
        </w:rPr>
        <w:t>probably</w:t>
      </w:r>
      <w:r w:rsidR="00AA7224" w:rsidRPr="00293852">
        <w:rPr>
          <w:rStyle w:val="HTMLCode"/>
          <w:rFonts w:ascii="Times New Roman" w:eastAsiaTheme="majorEastAsia" w:hAnsi="Times New Roman" w:cs="Times New Roman"/>
          <w:sz w:val="24"/>
          <w:szCs w:val="24"/>
        </w:rPr>
        <w:t>}</w:t>
      </w:r>
      <w:r w:rsidRPr="00293852">
        <w:t xml:space="preserve"> package in R to apply multinomial isotonic regression to our testing set predictions</w:t>
      </w:r>
      <w:r w:rsidR="00C05983" w:rsidRPr="00293852">
        <w:t xml:space="preserve"> </w:t>
      </w:r>
      <w:r w:rsidR="00C05983" w:rsidRPr="00293852">
        <w:fldChar w:fldCharType="begin"/>
      </w:r>
      <w:r w:rsidR="00C05983" w:rsidRPr="00293852">
        <w:instrText xml:space="preserve"> ADDIN ZOTERO_ITEM CSL_CITATION {"citationID":"FsUssuNw","properties":{"formattedCitation":"(Kuhn et al., 2025)","plainCitation":"(Kuhn et al., 2025)","noteIndex":0},"citationItems":[{"id":5932,"uris":["http://zotero.org/users/8421274/items/5T9KPPTV"],"itemData":{"id":5932,"type":"software","title":"probably: Tools for Post-Processing Predicted Values","URL":"https://github.com/tidymodels/probably","author":[{"family":"Kuhn","given":"Max"},{"family":"Vaughn","given":"Davis"},{"family":"Ruiz","given":"Edgar"}],"issued":{"date-parts":[["2025"]]}}}],"schema":"https://github.com/citation-style-language/schema/raw/master/csl-citation.json"} </w:instrText>
      </w:r>
      <w:r w:rsidR="00C05983" w:rsidRPr="00293852">
        <w:fldChar w:fldCharType="separate"/>
      </w:r>
      <w:r w:rsidR="00C05983" w:rsidRPr="00293852">
        <w:rPr>
          <w:noProof/>
        </w:rPr>
        <w:t>(Kuhn et al., 2025)</w:t>
      </w:r>
      <w:r w:rsidR="00C05983" w:rsidRPr="00293852">
        <w:fldChar w:fldCharType="end"/>
      </w:r>
      <w:r w:rsidR="00C05983" w:rsidRPr="00293852">
        <w:t xml:space="preserve">. </w:t>
      </w:r>
      <w:r w:rsidRPr="00293852">
        <w:t xml:space="preserve">This approach adjusts the </w:t>
      </w:r>
      <w:r w:rsidR="009168C8" w:rsidRPr="00293852">
        <w:t xml:space="preserve">predicted probability </w:t>
      </w:r>
      <w:r w:rsidR="00097484" w:rsidRPr="00293852">
        <w:t>scores</w:t>
      </w:r>
      <w:r w:rsidRPr="00293852">
        <w:t xml:space="preserve"> to better align </w:t>
      </w:r>
      <w:r w:rsidR="00097484" w:rsidRPr="00293852">
        <w:t>with the true observed probabilities</w:t>
      </w:r>
      <w:r w:rsidRPr="00293852">
        <w:t xml:space="preserve"> through a non-parametric monotonic transformation. We verified calibration effectiveness through </w:t>
      </w:r>
      <w:r w:rsidR="00F873DA" w:rsidRPr="00293852">
        <w:t xml:space="preserve">a </w:t>
      </w:r>
      <w:r w:rsidR="003A0BEA" w:rsidRPr="00293852">
        <w:t xml:space="preserve">visual assessment of </w:t>
      </w:r>
      <w:r w:rsidR="00286D15" w:rsidRPr="00293852">
        <w:t xml:space="preserve">plots </w:t>
      </w:r>
      <w:r w:rsidR="009168C8" w:rsidRPr="00293852">
        <w:t>showing the</w:t>
      </w:r>
      <w:r w:rsidRPr="00293852">
        <w:t xml:space="preserve"> predicted probabilities against observed class frequencies across probability bins</w:t>
      </w:r>
      <w:r w:rsidR="00070CB1" w:rsidRPr="00293852">
        <w:t xml:space="preserve"> (</w:t>
      </w:r>
      <w:r w:rsidR="00722BC4" w:rsidRPr="00293852">
        <w:t xml:space="preserve">ex. </w:t>
      </w:r>
      <w:r w:rsidR="00070CB1" w:rsidRPr="00293852">
        <w:t>Supp</w:t>
      </w:r>
      <w:r w:rsidR="00F873DA" w:rsidRPr="00293852">
        <w:t>. Fig</w:t>
      </w:r>
      <w:r w:rsidR="00E67736">
        <w:t>ure</w:t>
      </w:r>
      <w:r w:rsidR="00F873DA" w:rsidRPr="00293852">
        <w:t xml:space="preserve"> </w:t>
      </w:r>
      <w:ins w:id="79" w:author="Benjamin J. Makhlouf" w:date="2026-03-01T20:21:00Z" w16du:dateUtc="2026-03-02T04:21:00Z">
        <w:r w:rsidR="00B50A59">
          <w:t>2</w:t>
        </w:r>
      </w:ins>
      <w:del w:id="80" w:author="Benjamin J. Makhlouf" w:date="2026-03-01T20:21:00Z" w16du:dateUtc="2026-03-02T04:21:00Z">
        <w:r w:rsidR="00F873DA" w:rsidRPr="00293852" w:rsidDel="00B50A59">
          <w:delText>1.</w:delText>
        </w:r>
      </w:del>
      <w:r w:rsidR="00070CB1" w:rsidRPr="00293852">
        <w:t>)</w:t>
      </w:r>
      <w:r w:rsidRPr="00293852">
        <w:t>. Calibration transformations were fitted separately for each model-data type combination ensur</w:t>
      </w:r>
      <w:r w:rsidR="00722BC4" w:rsidRPr="00293852">
        <w:t>ing</w:t>
      </w:r>
      <w:r w:rsidRPr="00293852">
        <w:t xml:space="preserve"> that probability estimates from our models accurately reflect </w:t>
      </w:r>
      <w:r w:rsidR="00BC676D">
        <w:t xml:space="preserve">observed </w:t>
      </w:r>
      <w:r w:rsidRPr="00293852">
        <w:t xml:space="preserve">classification </w:t>
      </w:r>
      <w:r w:rsidR="00BC676D">
        <w:t xml:space="preserve">probability. </w:t>
      </w:r>
      <w:r w:rsidR="0034572F" w:rsidRPr="00293852">
        <w:t xml:space="preserve">Using </w:t>
      </w:r>
      <w:r w:rsidR="00DF33B5">
        <w:t xml:space="preserve">the </w:t>
      </w:r>
      <w:r w:rsidR="00E2005E" w:rsidRPr="00293852">
        <w:t xml:space="preserve">calibrated </w:t>
      </w:r>
      <w:r w:rsidR="000869FF" w:rsidRPr="00293852">
        <w:t xml:space="preserve">testing set </w:t>
      </w:r>
      <w:r w:rsidR="00E2005E" w:rsidRPr="00293852">
        <w:t>probabiliti</w:t>
      </w:r>
      <w:r w:rsidR="000869FF" w:rsidRPr="00293852">
        <w:t>es</w:t>
      </w:r>
      <w:r w:rsidR="009168C8" w:rsidRPr="00293852">
        <w:t xml:space="preserve">, </w:t>
      </w:r>
      <w:r w:rsidR="00E2005E" w:rsidRPr="00293852">
        <w:t xml:space="preserve">we </w:t>
      </w:r>
      <w:r w:rsidR="00DF33B5">
        <w:t xml:space="preserve">then </w:t>
      </w:r>
      <w:r w:rsidR="00E2005E" w:rsidRPr="00293852">
        <w:t xml:space="preserve">tested the </w:t>
      </w:r>
      <w:r w:rsidR="00DF33B5">
        <w:t xml:space="preserve">classification </w:t>
      </w:r>
      <w:r w:rsidR="00E2005E" w:rsidRPr="00293852">
        <w:t xml:space="preserve">accuracy obtained </w:t>
      </w:r>
      <w:r w:rsidR="000869FF" w:rsidRPr="00293852">
        <w:t>from our</w:t>
      </w:r>
      <w:r w:rsidR="00DF33B5">
        <w:t xml:space="preserve"> best</w:t>
      </w:r>
      <w:r w:rsidR="000869FF" w:rsidRPr="00293852">
        <w:t xml:space="preserve"> model </w:t>
      </w:r>
      <w:r w:rsidR="00DF33B5">
        <w:t>above</w:t>
      </w:r>
      <w:r w:rsidR="00BC676D">
        <w:t xml:space="preserve"> </w:t>
      </w:r>
      <w:r w:rsidR="00BC676D">
        <w:lastRenderedPageBreak/>
        <w:t>calibrated</w:t>
      </w:r>
      <w:r w:rsidR="00DF33B5">
        <w:t xml:space="preserve"> confidence thresholds ranging from </w:t>
      </w:r>
      <w:r w:rsidR="00C837EC" w:rsidRPr="00293852">
        <w:t>60% to 90%.</w:t>
      </w:r>
      <w:r w:rsidR="00A675C1">
        <w:t xml:space="preserve"> For a given confidence threshold, we calculated the number of individuals assigned to </w:t>
      </w:r>
      <w:proofErr w:type="gramStart"/>
      <w:r w:rsidR="00A675C1">
        <w:t xml:space="preserve">a </w:t>
      </w:r>
      <w:r w:rsidR="00062696">
        <w:t>the</w:t>
      </w:r>
      <w:proofErr w:type="gramEnd"/>
      <w:r w:rsidR="00062696">
        <w:t xml:space="preserve"> correct </w:t>
      </w:r>
      <w:r w:rsidR="00A675C1">
        <w:t>class with a calibrated probability value at or above the given threshold</w:t>
      </w:r>
      <w:r w:rsidR="00062696">
        <w:t xml:space="preserve">. This value was then compared to the total number of individual </w:t>
      </w:r>
      <w:r w:rsidR="00A675C1">
        <w:t xml:space="preserve">mis-identified as another class or assigned to the correct class </w:t>
      </w:r>
      <w:r w:rsidR="00062696">
        <w:t>but with</w:t>
      </w:r>
      <w:r w:rsidR="00A675C1">
        <w:t xml:space="preserve"> a calibrated probability value below the threshold. </w:t>
      </w:r>
      <w:r w:rsidR="00C837EC" w:rsidRPr="00293852">
        <w:t>Class-specific and overall accuracies were recorded for each threshold value (Figure 6).</w:t>
      </w:r>
    </w:p>
    <w:p w14:paraId="3B505BBA" w14:textId="77777777" w:rsidR="00ED3EE6" w:rsidRPr="00293852" w:rsidRDefault="003E5607" w:rsidP="003E5607">
      <w:pPr>
        <w:tabs>
          <w:tab w:val="left" w:pos="3088"/>
        </w:tabs>
        <w:rPr>
          <w:rFonts w:ascii="Times New Roman" w:hAnsi="Times New Roman" w:cs="Times New Roman"/>
          <w:b/>
          <w:bCs/>
        </w:rPr>
      </w:pPr>
      <w:r w:rsidRPr="00293852">
        <w:rPr>
          <w:rFonts w:ascii="Times New Roman" w:hAnsi="Times New Roman" w:cs="Times New Roman"/>
          <w:b/>
          <w:bCs/>
        </w:rPr>
        <w:t xml:space="preserve">Results </w:t>
      </w:r>
    </w:p>
    <w:p w14:paraId="3BDF4E4D" w14:textId="77777777" w:rsidR="00C2398D" w:rsidRPr="00293852" w:rsidRDefault="00C2398D" w:rsidP="003E5607">
      <w:pPr>
        <w:tabs>
          <w:tab w:val="left" w:pos="3088"/>
        </w:tabs>
        <w:rPr>
          <w:rFonts w:ascii="Times New Roman" w:hAnsi="Times New Roman" w:cs="Times New Roman"/>
          <w:b/>
          <w:bCs/>
        </w:rPr>
      </w:pPr>
    </w:p>
    <w:p w14:paraId="7C01285C" w14:textId="1AFC9524" w:rsidR="004B1012" w:rsidRPr="00293852" w:rsidRDefault="00841F42" w:rsidP="00A043C9">
      <w:pPr>
        <w:tabs>
          <w:tab w:val="left" w:pos="3088"/>
        </w:tabs>
        <w:spacing w:line="480" w:lineRule="auto"/>
        <w:rPr>
          <w:rFonts w:ascii="Times New Roman" w:hAnsi="Times New Roman" w:cs="Times New Roman"/>
          <w:b/>
          <w:bCs/>
        </w:rPr>
      </w:pPr>
      <w:r w:rsidRPr="00293852">
        <w:rPr>
          <w:rFonts w:ascii="Times New Roman" w:hAnsi="Times New Roman" w:cs="Times New Roman"/>
          <w:b/>
          <w:bCs/>
        </w:rPr>
        <w:t>Principal Component Analysis</w:t>
      </w:r>
    </w:p>
    <w:p w14:paraId="6ECC5389" w14:textId="7BD09920" w:rsidR="00D53F6D" w:rsidRPr="00293852" w:rsidRDefault="004B1012" w:rsidP="00D53F6D">
      <w:pPr>
        <w:pStyle w:val="whitespace-normal"/>
        <w:spacing w:line="480" w:lineRule="auto"/>
      </w:pPr>
      <w:r w:rsidRPr="00293852">
        <w:tab/>
      </w:r>
      <w:r w:rsidR="00D53F6D" w:rsidRPr="00293852">
        <w:t xml:space="preserve">Principal component analysis of the full GAM-smoothed dataset (n = 2,531) revealed </w:t>
      </w:r>
      <w:ins w:id="81" w:author="Benjamin J. Makhlouf" w:date="2026-03-01T20:18:00Z" w16du:dateUtc="2026-03-02T04:18:00Z">
        <w:r w:rsidR="00FA7BCD">
          <w:t xml:space="preserve">substantial </w:t>
        </w:r>
      </w:ins>
      <w:del w:id="82" w:author="Benjamin J. Makhlouf" w:date="2026-03-01T20:18:00Z" w16du:dateUtc="2026-03-02T04:18:00Z">
        <w:r w:rsidR="00D53F6D" w:rsidRPr="00293852" w:rsidDel="00FA7BCD">
          <w:delText xml:space="preserve">significant </w:delText>
        </w:r>
      </w:del>
      <w:r w:rsidR="00D53F6D" w:rsidRPr="00293852">
        <w:t xml:space="preserve">clustering </w:t>
      </w:r>
      <w:r w:rsidR="000F5F96" w:rsidRPr="00293852">
        <w:t>by watershed</w:t>
      </w:r>
      <w:r w:rsidR="00D53F6D" w:rsidRPr="00293852">
        <w:t xml:space="preserve">. The first two principal components together captured 97.3% of the total variance in the dataset (PC1: 92.2%, PC2: 5.1%, Figure </w:t>
      </w:r>
      <w:r w:rsidR="00C63360" w:rsidRPr="00293852">
        <w:t>2</w:t>
      </w:r>
      <w:r w:rsidR="00D53F6D" w:rsidRPr="00293852">
        <w:t xml:space="preserve">). Despite clear clustering patterns, some overlap remained among all three watersheds. Kuskokwim samples (Figure </w:t>
      </w:r>
      <w:r w:rsidR="00C63360" w:rsidRPr="00293852">
        <w:t>2</w:t>
      </w:r>
      <w:r w:rsidR="00D53F6D" w:rsidRPr="00293852">
        <w:t>, red) exhibited the greatest degree of overlap</w:t>
      </w:r>
      <w:r w:rsidR="00151B72" w:rsidRPr="00293852">
        <w:t xml:space="preserve"> </w:t>
      </w:r>
      <w:r w:rsidR="00B2339D" w:rsidRPr="00293852">
        <w:t xml:space="preserve">with </w:t>
      </w:r>
      <w:r w:rsidR="00D53F6D" w:rsidRPr="00293852">
        <w:t xml:space="preserve">both Nushagak and Yukon </w:t>
      </w:r>
      <w:r w:rsidR="000F5F96" w:rsidRPr="00293852">
        <w:t>samples</w:t>
      </w:r>
      <w:r w:rsidR="00D53F6D" w:rsidRPr="00293852">
        <w:t>.</w:t>
      </w:r>
      <w:ins w:id="83" w:author="Benjamin J. Makhlouf" w:date="2026-03-03T12:01:00Z" w16du:dateUtc="2026-03-03T20:01:00Z">
        <w:r w:rsidR="00524959">
          <w:t xml:space="preserve"> In fact, nearly the entirety of the principal component space occupied by Kuskokwim samples are overlapped </w:t>
        </w:r>
      </w:ins>
      <w:ins w:id="84" w:author="Benjamin J. Makhlouf" w:date="2026-03-03T12:04:00Z" w16du:dateUtc="2026-03-03T20:04:00Z">
        <w:r w:rsidR="00524959">
          <w:t>by</w:t>
        </w:r>
      </w:ins>
      <w:ins w:id="85" w:author="Benjamin J. Makhlouf" w:date="2026-03-03T12:01:00Z" w16du:dateUtc="2026-03-03T20:01:00Z">
        <w:r w:rsidR="00524959">
          <w:t xml:space="preserve"> Yukon or Kuskokwim samples</w:t>
        </w:r>
      </w:ins>
      <w:ins w:id="86" w:author="Benjamin J. Makhlouf" w:date="2026-03-03T12:04:00Z" w16du:dateUtc="2026-03-03T20:04:00Z">
        <w:r w:rsidR="00524959">
          <w:t xml:space="preserve">. This analysis alone indicated </w:t>
        </w:r>
      </w:ins>
      <w:ins w:id="87" w:author="Benjamin J. Makhlouf" w:date="2026-03-03T12:02:00Z" w16du:dateUtc="2026-03-03T20:02:00Z">
        <w:r w:rsidR="00524959">
          <w:t>very poor discriminat</w:t>
        </w:r>
      </w:ins>
      <w:ins w:id="88" w:author="Benjamin J. Makhlouf" w:date="2026-03-03T12:04:00Z" w16du:dateUtc="2026-03-03T20:04:00Z">
        <w:r w:rsidR="00524959">
          <w:t xml:space="preserve">ory power </w:t>
        </w:r>
      </w:ins>
      <w:ins w:id="89" w:author="Benjamin J. Makhlouf" w:date="2026-03-03T12:05:00Z" w16du:dateUtc="2026-03-03T20:05:00Z">
        <w:r w:rsidR="00524959">
          <w:t xml:space="preserve">using </w:t>
        </w:r>
      </w:ins>
      <w:proofErr w:type="spellStart"/>
      <w:ins w:id="90" w:author="Benjamin J. Makhlouf" w:date="2026-03-03T12:02:00Z" w16du:dateUtc="2026-03-03T20:02:00Z">
        <w:r w:rsidR="00524959">
          <w:t>using</w:t>
        </w:r>
        <w:proofErr w:type="spellEnd"/>
        <w:r w:rsidR="00524959">
          <w:t xml:space="preserve"> met</w:t>
        </w:r>
      </w:ins>
      <w:ins w:id="91" w:author="Benjamin J. Makhlouf" w:date="2026-03-03T12:03:00Z" w16du:dateUtc="2026-03-03T20:03:00Z">
        <w:r w:rsidR="00524959">
          <w:t>hods that are not flexible enough to handle complex multidimension relationships in the data</w:t>
        </w:r>
      </w:ins>
      <w:ins w:id="92" w:author="Benjamin J. Makhlouf" w:date="2026-03-03T12:05:00Z" w16du:dateUtc="2026-03-03T20:05:00Z">
        <w:r w:rsidR="00524959">
          <w:t xml:space="preserve"> beyond those indicated from principal component analysis</w:t>
        </w:r>
      </w:ins>
      <w:ins w:id="93" w:author="Benjamin J. Makhlouf" w:date="2026-03-03T12:03:00Z" w16du:dateUtc="2026-03-03T20:03:00Z">
        <w:r w:rsidR="00524959">
          <w:t xml:space="preserve">. </w:t>
        </w:r>
      </w:ins>
      <w:del w:id="94" w:author="Benjamin J. Makhlouf" w:date="2026-03-03T12:02:00Z" w16du:dateUtc="2026-03-03T20:02:00Z">
        <w:r w:rsidR="00D53F6D" w:rsidRPr="00293852" w:rsidDel="00524959">
          <w:delText xml:space="preserve"> </w:delText>
        </w:r>
      </w:del>
      <w:r w:rsidR="00D53F6D" w:rsidRPr="00293852">
        <w:t>Yukon samples</w:t>
      </w:r>
      <w:r w:rsidR="000F5F96" w:rsidRPr="00293852">
        <w:t xml:space="preserve"> (Figure </w:t>
      </w:r>
      <w:r w:rsidR="00C63360" w:rsidRPr="00293852">
        <w:t>2</w:t>
      </w:r>
      <w:r w:rsidR="000F5F96" w:rsidRPr="00293852">
        <w:t>, blue)</w:t>
      </w:r>
      <w:r w:rsidR="00D53F6D" w:rsidRPr="00293852">
        <w:t xml:space="preserve"> covered a much larger region of the principal component space, reflecting the broader range of potential isotope values that create unique </w:t>
      </w:r>
      <w:r w:rsidR="007833A8" w:rsidRPr="00293852">
        <w:t>time series</w:t>
      </w:r>
      <w:r w:rsidR="00D53F6D" w:rsidRPr="00293852">
        <w:t xml:space="preserve"> compared to the more constrained ranges observed in the other two watershed classes</w:t>
      </w:r>
    </w:p>
    <w:p w14:paraId="4C645331" w14:textId="2C7BEC94" w:rsidR="007249FA" w:rsidRPr="00293852" w:rsidRDefault="00151B72" w:rsidP="00151B72">
      <w:pPr>
        <w:spacing w:line="480" w:lineRule="auto"/>
        <w:ind w:firstLine="720"/>
        <w:rPr>
          <w:rFonts w:ascii="Times New Roman" w:hAnsi="Times New Roman" w:cs="Times New Roman"/>
        </w:rPr>
      </w:pPr>
      <w:r w:rsidRPr="00293852">
        <w:rPr>
          <w:rFonts w:ascii="Times New Roman" w:hAnsi="Times New Roman" w:cs="Times New Roman"/>
        </w:rPr>
        <w:lastRenderedPageBreak/>
        <w:t>The pattern observed in the full dataset was also found among only individuals with the same natal origin value (0.7080 – 0.7085)</w:t>
      </w:r>
      <w:r w:rsidR="00254031">
        <w:rPr>
          <w:rFonts w:ascii="Times New Roman" w:hAnsi="Times New Roman" w:cs="Times New Roman"/>
        </w:rPr>
        <w:t xml:space="preserve"> (Figure 3a).</w:t>
      </w:r>
      <w:r w:rsidRPr="00293852">
        <w:rPr>
          <w:rFonts w:ascii="Times New Roman" w:hAnsi="Times New Roman" w:cs="Times New Roman"/>
        </w:rPr>
        <w:t xml:space="preserve"> The PCA results </w:t>
      </w:r>
      <w:r w:rsidR="00254031">
        <w:rPr>
          <w:rFonts w:ascii="Times New Roman" w:hAnsi="Times New Roman" w:cs="Times New Roman"/>
        </w:rPr>
        <w:t xml:space="preserve">for this subset </w:t>
      </w:r>
      <w:r w:rsidRPr="00293852">
        <w:rPr>
          <w:rFonts w:ascii="Times New Roman" w:hAnsi="Times New Roman" w:cs="Times New Roman"/>
        </w:rPr>
        <w:t xml:space="preserve">displayed </w:t>
      </w:r>
      <w:r w:rsidR="00254031">
        <w:rPr>
          <w:rFonts w:ascii="Times New Roman" w:hAnsi="Times New Roman" w:cs="Times New Roman"/>
        </w:rPr>
        <w:t xml:space="preserve">similar </w:t>
      </w:r>
      <w:r w:rsidRPr="00293852">
        <w:rPr>
          <w:rFonts w:ascii="Times New Roman" w:hAnsi="Times New Roman" w:cs="Times New Roman"/>
        </w:rPr>
        <w:t>clustering</w:t>
      </w:r>
      <w:r w:rsidR="00254031">
        <w:rPr>
          <w:rFonts w:ascii="Times New Roman" w:hAnsi="Times New Roman" w:cs="Times New Roman"/>
        </w:rPr>
        <w:t xml:space="preserve"> results, </w:t>
      </w:r>
      <w:r w:rsidRPr="00293852">
        <w:rPr>
          <w:rFonts w:ascii="Times New Roman" w:hAnsi="Times New Roman" w:cs="Times New Roman"/>
        </w:rPr>
        <w:t xml:space="preserve">with a larger overall range of Yukon samples and overlap between all three watersheds. </w:t>
      </w:r>
      <w:r w:rsidR="00D53F6D" w:rsidRPr="00293852">
        <w:rPr>
          <w:rFonts w:ascii="Times New Roman" w:hAnsi="Times New Roman" w:cs="Times New Roman"/>
        </w:rPr>
        <w:t xml:space="preserve">Mapping the loadings of each principal component onto the </w:t>
      </w:r>
      <w:r w:rsidR="007833A8" w:rsidRPr="00293852">
        <w:rPr>
          <w:rFonts w:ascii="Times New Roman" w:hAnsi="Times New Roman" w:cs="Times New Roman"/>
        </w:rPr>
        <w:t>time series</w:t>
      </w:r>
      <w:r w:rsidR="00D53F6D" w:rsidRPr="00293852">
        <w:rPr>
          <w:rFonts w:ascii="Times New Roman" w:hAnsi="Times New Roman" w:cs="Times New Roman"/>
        </w:rPr>
        <w:t xml:space="preserve"> revealed distinct regions driving class separation. The first principal component showed high loading values in the middle portion of the </w:t>
      </w:r>
      <w:r w:rsidR="007833A8" w:rsidRPr="00293852">
        <w:rPr>
          <w:rFonts w:ascii="Times New Roman" w:hAnsi="Times New Roman" w:cs="Times New Roman"/>
        </w:rPr>
        <w:t>time series</w:t>
      </w:r>
      <w:r w:rsidR="00D53F6D" w:rsidRPr="00293852">
        <w:rPr>
          <w:rFonts w:ascii="Times New Roman" w:hAnsi="Times New Roman" w:cs="Times New Roman"/>
        </w:rPr>
        <w:t xml:space="preserve">, potentially encompassing both </w:t>
      </w:r>
      <w:r w:rsidR="00D70E26" w:rsidRPr="00293852">
        <w:rPr>
          <w:rFonts w:ascii="Times New Roman" w:hAnsi="Times New Roman" w:cs="Times New Roman"/>
        </w:rPr>
        <w:t xml:space="preserve">the end of the </w:t>
      </w:r>
      <w:r w:rsidR="00D53F6D" w:rsidRPr="00293852">
        <w:rPr>
          <w:rFonts w:ascii="Times New Roman" w:hAnsi="Times New Roman" w:cs="Times New Roman"/>
        </w:rPr>
        <w:t>natal origin region</w:t>
      </w:r>
      <w:r w:rsidR="00D70E26" w:rsidRPr="00293852">
        <w:rPr>
          <w:rFonts w:ascii="Times New Roman" w:hAnsi="Times New Roman" w:cs="Times New Roman"/>
        </w:rPr>
        <w:t xml:space="preserve"> </w:t>
      </w:r>
      <w:r w:rsidR="00D53F6D" w:rsidRPr="00293852">
        <w:rPr>
          <w:rFonts w:ascii="Times New Roman" w:hAnsi="Times New Roman" w:cs="Times New Roman"/>
        </w:rPr>
        <w:t>a</w:t>
      </w:r>
      <w:r w:rsidR="00D70E26" w:rsidRPr="00293852">
        <w:rPr>
          <w:rFonts w:ascii="Times New Roman" w:hAnsi="Times New Roman" w:cs="Times New Roman"/>
        </w:rPr>
        <w:t xml:space="preserve">s well as </w:t>
      </w:r>
      <w:r w:rsidR="00D53F6D" w:rsidRPr="00293852">
        <w:rPr>
          <w:rFonts w:ascii="Times New Roman" w:hAnsi="Times New Roman" w:cs="Times New Roman"/>
        </w:rPr>
        <w:t>secondary rearing locations. The second principal component was driven by variation occurring just before the onset of the marine region, likely representing residency in mainstem tributaries during ocean</w:t>
      </w:r>
      <w:r w:rsidR="00B2339D" w:rsidRPr="00293852">
        <w:rPr>
          <w:rFonts w:ascii="Times New Roman" w:hAnsi="Times New Roman" w:cs="Times New Roman"/>
        </w:rPr>
        <w:t>ward</w:t>
      </w:r>
      <w:r w:rsidR="00D53F6D" w:rsidRPr="00293852">
        <w:rPr>
          <w:rFonts w:ascii="Times New Roman" w:hAnsi="Times New Roman" w:cs="Times New Roman"/>
        </w:rPr>
        <w:t xml:space="preserve"> migration. The relative shape at this point in the </w:t>
      </w:r>
      <w:r w:rsidR="007833A8" w:rsidRPr="00293852">
        <w:rPr>
          <w:rFonts w:ascii="Times New Roman" w:hAnsi="Times New Roman" w:cs="Times New Roman"/>
        </w:rPr>
        <w:t>time series</w:t>
      </w:r>
      <w:r w:rsidR="00D53F6D" w:rsidRPr="00293852">
        <w:rPr>
          <w:rFonts w:ascii="Times New Roman" w:hAnsi="Times New Roman" w:cs="Times New Roman"/>
        </w:rPr>
        <w:t xml:space="preserve"> </w:t>
      </w:r>
      <w:r w:rsidR="00254031">
        <w:rPr>
          <w:rFonts w:ascii="Times New Roman" w:hAnsi="Times New Roman" w:cs="Times New Roman"/>
        </w:rPr>
        <w:t xml:space="preserve">likely </w:t>
      </w:r>
      <w:r w:rsidR="00D53F6D" w:rsidRPr="00293852">
        <w:rPr>
          <w:rFonts w:ascii="Times New Roman" w:hAnsi="Times New Roman" w:cs="Times New Roman"/>
        </w:rPr>
        <w:t xml:space="preserve">reflects differences in mainstem tributary </w:t>
      </w:r>
      <w:r w:rsidR="00733CEF" w:rsidRPr="00293852">
        <w:rPr>
          <w:rFonts w:ascii="Times New Roman" w:hAnsi="Times New Roman" w:cs="Times New Roman"/>
        </w:rPr>
        <w:t xml:space="preserve">⁸⁷Sr/⁸⁶Sr </w:t>
      </w:r>
      <w:r w:rsidR="00D53F6D" w:rsidRPr="00293852">
        <w:rPr>
          <w:rFonts w:ascii="Times New Roman" w:hAnsi="Times New Roman" w:cs="Times New Roman"/>
        </w:rPr>
        <w:t>values among the three watersheds</w:t>
      </w:r>
      <w:r w:rsidR="00D70E26" w:rsidRPr="00293852">
        <w:rPr>
          <w:rFonts w:ascii="Times New Roman" w:hAnsi="Times New Roman" w:cs="Times New Roman"/>
        </w:rPr>
        <w:t xml:space="preserve"> </w:t>
      </w:r>
      <w:proofErr w:type="gramStart"/>
      <w:r w:rsidR="00D70E26" w:rsidRPr="00293852">
        <w:rPr>
          <w:rFonts w:ascii="Times New Roman" w:hAnsi="Times New Roman" w:cs="Times New Roman"/>
        </w:rPr>
        <w:t>(</w:t>
      </w:r>
      <w:r w:rsidRPr="00293852">
        <w:rPr>
          <w:rFonts w:ascii="Times New Roman" w:hAnsi="Times New Roman" w:cs="Times New Roman"/>
        </w:rPr>
        <w:t xml:space="preserve"> </w:t>
      </w:r>
      <w:r w:rsidR="00D24C69" w:rsidRPr="00293852">
        <w:rPr>
          <w:rFonts w:ascii="Times New Roman" w:hAnsi="Times New Roman" w:cs="Times New Roman"/>
        </w:rPr>
        <w:t>0.714</w:t>
      </w:r>
      <w:proofErr w:type="gramEnd"/>
      <w:r w:rsidR="00D70E26" w:rsidRPr="00293852">
        <w:rPr>
          <w:rFonts w:ascii="Times New Roman" w:hAnsi="Times New Roman" w:cs="Times New Roman"/>
        </w:rPr>
        <w:t xml:space="preserve">, </w:t>
      </w:r>
      <w:r w:rsidR="00D24C69" w:rsidRPr="00293852">
        <w:rPr>
          <w:rFonts w:ascii="Times New Roman" w:hAnsi="Times New Roman" w:cs="Times New Roman"/>
        </w:rPr>
        <w:t>0.709</w:t>
      </w:r>
      <w:proofErr w:type="gramStart"/>
      <w:r w:rsidR="00D70E26" w:rsidRPr="00293852">
        <w:rPr>
          <w:rFonts w:ascii="Times New Roman" w:hAnsi="Times New Roman" w:cs="Times New Roman"/>
        </w:rPr>
        <w:t>,</w:t>
      </w:r>
      <w:r w:rsidR="00D24C69" w:rsidRPr="00293852">
        <w:rPr>
          <w:rFonts w:ascii="Times New Roman" w:hAnsi="Times New Roman" w:cs="Times New Roman"/>
        </w:rPr>
        <w:t xml:space="preserve"> </w:t>
      </w:r>
      <w:r w:rsidR="00B409D4" w:rsidRPr="00293852">
        <w:rPr>
          <w:rFonts w:ascii="Times New Roman" w:hAnsi="Times New Roman" w:cs="Times New Roman"/>
        </w:rPr>
        <w:t xml:space="preserve"> 0.707</w:t>
      </w:r>
      <w:proofErr w:type="gramEnd"/>
      <w:r w:rsidR="00D70E26" w:rsidRPr="00293852">
        <w:rPr>
          <w:rFonts w:ascii="Times New Roman" w:hAnsi="Times New Roman" w:cs="Times New Roman"/>
        </w:rPr>
        <w:t xml:space="preserve"> in the Yukon, Kuskokwim, and Nushagak, respectively). </w:t>
      </w:r>
      <w:r w:rsidRPr="00293852">
        <w:rPr>
          <w:rFonts w:ascii="Times New Roman" w:hAnsi="Times New Roman" w:cs="Times New Roman"/>
        </w:rPr>
        <w:t>In many samples, this difference in mainstem value</w:t>
      </w:r>
      <w:r w:rsidR="00254031">
        <w:rPr>
          <w:rFonts w:ascii="Times New Roman" w:hAnsi="Times New Roman" w:cs="Times New Roman"/>
        </w:rPr>
        <w:t xml:space="preserve"> appears to have resulted in</w:t>
      </w:r>
      <w:r w:rsidRPr="00293852">
        <w:rPr>
          <w:rFonts w:ascii="Times New Roman" w:hAnsi="Times New Roman" w:cs="Times New Roman"/>
        </w:rPr>
        <w:t xml:space="preserve"> either a dip in ⁸⁷Sr/⁸⁶Sr for Nushagak fish, an increase for Yukon fish, or a more subtle increase for Kuskokwim fish before the marine cutoff (Figure </w:t>
      </w:r>
      <w:r w:rsidR="00C63360" w:rsidRPr="00293852">
        <w:rPr>
          <w:rFonts w:ascii="Times New Roman" w:hAnsi="Times New Roman" w:cs="Times New Roman"/>
        </w:rPr>
        <w:t>3</w:t>
      </w:r>
      <w:r w:rsidRPr="00293852">
        <w:rPr>
          <w:rFonts w:ascii="Times New Roman" w:hAnsi="Times New Roman" w:cs="Times New Roman"/>
        </w:rPr>
        <w:t>b)</w:t>
      </w:r>
      <w:r w:rsidR="00254031">
        <w:rPr>
          <w:rFonts w:ascii="Times New Roman" w:hAnsi="Times New Roman" w:cs="Times New Roman"/>
        </w:rPr>
        <w:t>.</w:t>
      </w:r>
      <w:r w:rsidRPr="00293852">
        <w:rPr>
          <w:rFonts w:ascii="Times New Roman" w:hAnsi="Times New Roman" w:cs="Times New Roman"/>
        </w:rPr>
        <w:t xml:space="preserve"> Notably, many Yukon fish assigned to the CWAK region appeared to have a much less pronounced increase in ⁸⁷Sr/⁸⁶Sr, which is consistent with less residence time in the mainstem </w:t>
      </w:r>
      <w:proofErr w:type="gramStart"/>
      <w:r w:rsidRPr="00293852">
        <w:rPr>
          <w:rFonts w:ascii="Times New Roman" w:hAnsi="Times New Roman" w:cs="Times New Roman"/>
        </w:rPr>
        <w:t>as a result of</w:t>
      </w:r>
      <w:proofErr w:type="gramEnd"/>
      <w:r w:rsidRPr="00293852">
        <w:rPr>
          <w:rFonts w:ascii="Times New Roman" w:hAnsi="Times New Roman" w:cs="Times New Roman"/>
        </w:rPr>
        <w:t xml:space="preserve"> a much shorter distance from their natal origin region to the ocean. </w:t>
      </w:r>
      <w:r w:rsidR="00D53F6D" w:rsidRPr="00293852">
        <w:rPr>
          <w:rFonts w:ascii="Times New Roman" w:hAnsi="Times New Roman" w:cs="Times New Roman"/>
        </w:rPr>
        <w:t>Principal component 3 appear</w:t>
      </w:r>
      <w:r w:rsidR="000F5F96" w:rsidRPr="00293852">
        <w:rPr>
          <w:rFonts w:ascii="Times New Roman" w:hAnsi="Times New Roman" w:cs="Times New Roman"/>
        </w:rPr>
        <w:t>s</w:t>
      </w:r>
      <w:r w:rsidR="00D53F6D" w:rsidRPr="00293852">
        <w:rPr>
          <w:rFonts w:ascii="Times New Roman" w:hAnsi="Times New Roman" w:cs="Times New Roman"/>
        </w:rPr>
        <w:t xml:space="preserve"> to be driven by values at the very beginning of the </w:t>
      </w:r>
      <w:r w:rsidR="007833A8" w:rsidRPr="00293852">
        <w:rPr>
          <w:rFonts w:ascii="Times New Roman" w:hAnsi="Times New Roman" w:cs="Times New Roman"/>
        </w:rPr>
        <w:t>time series</w:t>
      </w:r>
      <w:r w:rsidR="000F5F96" w:rsidRPr="00293852">
        <w:rPr>
          <w:rFonts w:ascii="Times New Roman" w:hAnsi="Times New Roman" w:cs="Times New Roman"/>
        </w:rPr>
        <w:t xml:space="preserve"> corresponding to the start of the natal origin signature as well as some variation in values just before the mainstem</w:t>
      </w:r>
      <w:r w:rsidR="007249FA" w:rsidRPr="00293852">
        <w:rPr>
          <w:rFonts w:ascii="Times New Roman" w:hAnsi="Times New Roman" w:cs="Times New Roman"/>
        </w:rPr>
        <w:t xml:space="preserve"> region</w:t>
      </w:r>
      <w:r w:rsidR="000F5F96" w:rsidRPr="00293852">
        <w:rPr>
          <w:rFonts w:ascii="Times New Roman" w:hAnsi="Times New Roman" w:cs="Times New Roman"/>
        </w:rPr>
        <w:t xml:space="preserve"> described above. </w:t>
      </w:r>
      <w:r w:rsidR="007249FA" w:rsidRPr="00293852">
        <w:rPr>
          <w:rFonts w:ascii="Times New Roman" w:hAnsi="Times New Roman" w:cs="Times New Roman"/>
        </w:rPr>
        <w:t>There is minimal separation by watershed along this principal component</w:t>
      </w:r>
      <w:r w:rsidRPr="00293852">
        <w:rPr>
          <w:rFonts w:ascii="Times New Roman" w:hAnsi="Times New Roman" w:cs="Times New Roman"/>
        </w:rPr>
        <w:t xml:space="preserve"> (Figure </w:t>
      </w:r>
      <w:r w:rsidR="00C63360" w:rsidRPr="00293852">
        <w:rPr>
          <w:rFonts w:ascii="Times New Roman" w:hAnsi="Times New Roman" w:cs="Times New Roman"/>
        </w:rPr>
        <w:t>3</w:t>
      </w:r>
      <w:r w:rsidRPr="00293852">
        <w:rPr>
          <w:rFonts w:ascii="Times New Roman" w:hAnsi="Times New Roman" w:cs="Times New Roman"/>
        </w:rPr>
        <w:t>a</w:t>
      </w:r>
      <w:proofErr w:type="gramStart"/>
      <w:r w:rsidRPr="00293852">
        <w:rPr>
          <w:rFonts w:ascii="Times New Roman" w:hAnsi="Times New Roman" w:cs="Times New Roman"/>
        </w:rPr>
        <w:t xml:space="preserve">) </w:t>
      </w:r>
      <w:r w:rsidR="007249FA" w:rsidRPr="00293852">
        <w:rPr>
          <w:rFonts w:ascii="Times New Roman" w:hAnsi="Times New Roman" w:cs="Times New Roman"/>
        </w:rPr>
        <w:t>,</w:t>
      </w:r>
      <w:proofErr w:type="gramEnd"/>
      <w:r w:rsidR="007249FA" w:rsidRPr="00293852">
        <w:rPr>
          <w:rFonts w:ascii="Times New Roman" w:hAnsi="Times New Roman" w:cs="Times New Roman"/>
        </w:rPr>
        <w:t xml:space="preserve"> which is expected given that all individuals in this subset have very similar natal origin values. </w:t>
      </w:r>
    </w:p>
    <w:p w14:paraId="3BAA849F" w14:textId="77777777" w:rsidR="001566FD" w:rsidRPr="00293852" w:rsidRDefault="001566FD" w:rsidP="001566FD">
      <w:pPr>
        <w:tabs>
          <w:tab w:val="left" w:pos="3088"/>
        </w:tabs>
        <w:rPr>
          <w:rFonts w:ascii="Times New Roman" w:hAnsi="Times New Roman" w:cs="Times New Roman"/>
          <w:b/>
          <w:bCs/>
        </w:rPr>
      </w:pPr>
    </w:p>
    <w:p w14:paraId="03EBD379" w14:textId="77777777" w:rsidR="0040523C" w:rsidRDefault="0040523C" w:rsidP="001566FD">
      <w:pPr>
        <w:tabs>
          <w:tab w:val="left" w:pos="3088"/>
        </w:tabs>
        <w:rPr>
          <w:rFonts w:ascii="Times New Roman" w:hAnsi="Times New Roman" w:cs="Times New Roman"/>
          <w:b/>
          <w:bCs/>
        </w:rPr>
      </w:pPr>
    </w:p>
    <w:p w14:paraId="6ED0A917" w14:textId="254C8735" w:rsidR="00517678" w:rsidRPr="00293852" w:rsidRDefault="0038052F" w:rsidP="001566FD">
      <w:pPr>
        <w:tabs>
          <w:tab w:val="left" w:pos="3088"/>
        </w:tabs>
        <w:rPr>
          <w:rFonts w:ascii="Times New Roman" w:hAnsi="Times New Roman" w:cs="Times New Roman"/>
          <w:b/>
          <w:bCs/>
        </w:rPr>
      </w:pPr>
      <w:r w:rsidRPr="00293852">
        <w:rPr>
          <w:rFonts w:ascii="Times New Roman" w:hAnsi="Times New Roman" w:cs="Times New Roman"/>
          <w:b/>
          <w:bCs/>
        </w:rPr>
        <w:lastRenderedPageBreak/>
        <w:t xml:space="preserve">Model Performance </w:t>
      </w:r>
    </w:p>
    <w:p w14:paraId="60891E68" w14:textId="0CF66E18" w:rsidR="0038052F" w:rsidRPr="00293852" w:rsidRDefault="00A77620" w:rsidP="0040523C">
      <w:pPr>
        <w:spacing w:line="480" w:lineRule="auto"/>
        <w:ind w:firstLine="720"/>
        <w:rPr>
          <w:rFonts w:ascii="Times New Roman" w:hAnsi="Times New Roman" w:cs="Times New Roman"/>
        </w:rPr>
      </w:pPr>
      <w:r w:rsidRPr="00293852">
        <w:rPr>
          <w:rFonts w:ascii="Times New Roman" w:hAnsi="Times New Roman" w:cs="Times New Roman"/>
        </w:rPr>
        <w:t>Assignment a</w:t>
      </w:r>
      <w:r w:rsidR="0038052F" w:rsidRPr="00293852">
        <w:rPr>
          <w:rFonts w:ascii="Times New Roman" w:hAnsi="Times New Roman" w:cs="Times New Roman"/>
        </w:rPr>
        <w:t xml:space="preserve">ccuracy across both testing sets ranged from 71.9% to 92.5% and F1-Score values ranged from 72.6% to 92.2%. The </w:t>
      </w:r>
      <w:r w:rsidR="00B343A6" w:rsidRPr="00293852">
        <w:rPr>
          <w:rFonts w:ascii="Times New Roman" w:hAnsi="Times New Roman" w:cs="Times New Roman"/>
        </w:rPr>
        <w:t xml:space="preserve">highest </w:t>
      </w:r>
      <w:r w:rsidR="0038052F" w:rsidRPr="00293852">
        <w:rPr>
          <w:rFonts w:ascii="Times New Roman" w:hAnsi="Times New Roman" w:cs="Times New Roman"/>
        </w:rPr>
        <w:t>accuracy and F1-score</w:t>
      </w:r>
      <w:r w:rsidR="00B343A6" w:rsidRPr="00293852">
        <w:rPr>
          <w:rFonts w:ascii="Times New Roman" w:hAnsi="Times New Roman" w:cs="Times New Roman"/>
        </w:rPr>
        <w:t xml:space="preserve"> </w:t>
      </w:r>
      <w:proofErr w:type="gramStart"/>
      <w:r w:rsidR="00B343A6" w:rsidRPr="00293852">
        <w:rPr>
          <w:rFonts w:ascii="Times New Roman" w:hAnsi="Times New Roman" w:cs="Times New Roman"/>
        </w:rPr>
        <w:t>was</w:t>
      </w:r>
      <w:proofErr w:type="gramEnd"/>
      <w:r w:rsidR="0038052F" w:rsidRPr="00293852">
        <w:rPr>
          <w:rFonts w:ascii="Times New Roman" w:hAnsi="Times New Roman" w:cs="Times New Roman"/>
        </w:rPr>
        <w:t xml:space="preserve"> achieved by the random forest model </w:t>
      </w:r>
      <w:r w:rsidR="00465AAD" w:rsidRPr="00293852">
        <w:rPr>
          <w:rFonts w:ascii="Times New Roman" w:hAnsi="Times New Roman" w:cs="Times New Roman"/>
        </w:rPr>
        <w:t xml:space="preserve">applied </w:t>
      </w:r>
      <w:r w:rsidR="0038052F" w:rsidRPr="00293852">
        <w:rPr>
          <w:rFonts w:ascii="Times New Roman" w:hAnsi="Times New Roman" w:cs="Times New Roman"/>
        </w:rPr>
        <w:t xml:space="preserve">to the </w:t>
      </w:r>
      <w:r w:rsidRPr="00293852">
        <w:rPr>
          <w:rFonts w:ascii="Times New Roman" w:hAnsi="Times New Roman" w:cs="Times New Roman"/>
        </w:rPr>
        <w:t xml:space="preserve">full </w:t>
      </w:r>
      <w:r w:rsidR="0038052F" w:rsidRPr="00293852">
        <w:rPr>
          <w:rFonts w:ascii="Times New Roman" w:hAnsi="Times New Roman" w:cs="Times New Roman"/>
        </w:rPr>
        <w:t>GAM smoothed testing set</w:t>
      </w:r>
      <w:r w:rsidR="00B343A6" w:rsidRPr="00293852">
        <w:rPr>
          <w:rFonts w:ascii="Times New Roman" w:hAnsi="Times New Roman" w:cs="Times New Roman"/>
        </w:rPr>
        <w:t xml:space="preserve"> (Figure </w:t>
      </w:r>
      <w:r w:rsidR="00C63360" w:rsidRPr="00293852">
        <w:rPr>
          <w:rFonts w:ascii="Times New Roman" w:hAnsi="Times New Roman" w:cs="Times New Roman"/>
        </w:rPr>
        <w:t>4</w:t>
      </w:r>
      <w:r w:rsidR="00B343A6" w:rsidRPr="00293852">
        <w:rPr>
          <w:rFonts w:ascii="Times New Roman" w:hAnsi="Times New Roman" w:cs="Times New Roman"/>
        </w:rPr>
        <w:t>)</w:t>
      </w:r>
      <w:r w:rsidR="0038052F" w:rsidRPr="00293852">
        <w:rPr>
          <w:rFonts w:ascii="Times New Roman" w:hAnsi="Times New Roman" w:cs="Times New Roman"/>
        </w:rPr>
        <w:t xml:space="preserve">. Smoothed </w:t>
      </w:r>
      <w:r w:rsidR="007833A8" w:rsidRPr="00293852">
        <w:rPr>
          <w:rFonts w:ascii="Times New Roman" w:hAnsi="Times New Roman" w:cs="Times New Roman"/>
        </w:rPr>
        <w:t>time series</w:t>
      </w:r>
      <w:r w:rsidR="0038052F" w:rsidRPr="00293852">
        <w:rPr>
          <w:rFonts w:ascii="Times New Roman" w:hAnsi="Times New Roman" w:cs="Times New Roman"/>
        </w:rPr>
        <w:t xml:space="preserve"> data outperformed the raw </w:t>
      </w:r>
      <w:r w:rsidRPr="00293852">
        <w:rPr>
          <w:rFonts w:ascii="Times New Roman" w:hAnsi="Times New Roman" w:cs="Times New Roman"/>
        </w:rPr>
        <w:t>timeseries</w:t>
      </w:r>
      <w:r w:rsidR="0038052F" w:rsidRPr="00293852">
        <w:rPr>
          <w:rFonts w:ascii="Times New Roman" w:hAnsi="Times New Roman" w:cs="Times New Roman"/>
        </w:rPr>
        <w:t xml:space="preserve"> in all cases, indicating that the noise in the raw data ma</w:t>
      </w:r>
      <w:r w:rsidR="00097484" w:rsidRPr="00293852">
        <w:rPr>
          <w:rFonts w:ascii="Times New Roman" w:hAnsi="Times New Roman" w:cs="Times New Roman"/>
        </w:rPr>
        <w:t>y have</w:t>
      </w:r>
      <w:r w:rsidR="0038052F" w:rsidRPr="00293852">
        <w:rPr>
          <w:rFonts w:ascii="Times New Roman" w:hAnsi="Times New Roman" w:cs="Times New Roman"/>
        </w:rPr>
        <w:t xml:space="preserve"> inhibited model performance by obscuring meaningful patterns. Among model types KNN consistently </w:t>
      </w:r>
      <w:r w:rsidR="00465AAD" w:rsidRPr="00293852">
        <w:rPr>
          <w:rFonts w:ascii="Times New Roman" w:hAnsi="Times New Roman" w:cs="Times New Roman"/>
        </w:rPr>
        <w:t xml:space="preserve">performed </w:t>
      </w:r>
      <w:r w:rsidR="0038052F" w:rsidRPr="00293852">
        <w:rPr>
          <w:rFonts w:ascii="Times New Roman" w:hAnsi="Times New Roman" w:cs="Times New Roman"/>
        </w:rPr>
        <w:t xml:space="preserve">the lowest in both accuracy and F1-Score. In general, RF analysis outperformed both KNN and SVM, however, SVM was the highest performer on </w:t>
      </w:r>
      <w:r w:rsidR="00B343A6" w:rsidRPr="00293852">
        <w:rPr>
          <w:rFonts w:ascii="Times New Roman" w:hAnsi="Times New Roman" w:cs="Times New Roman"/>
        </w:rPr>
        <w:t>r</w:t>
      </w:r>
      <w:r w:rsidR="0038052F" w:rsidRPr="00293852">
        <w:rPr>
          <w:rFonts w:ascii="Times New Roman" w:hAnsi="Times New Roman" w:cs="Times New Roman"/>
        </w:rPr>
        <w:t xml:space="preserve">aw datasets (89.8% accuracy on total testing set and 87.0% on </w:t>
      </w:r>
      <w:r w:rsidR="00893A0F" w:rsidRPr="00293852">
        <w:rPr>
          <w:rFonts w:ascii="Times New Roman" w:hAnsi="Times New Roman" w:cs="Times New Roman"/>
        </w:rPr>
        <w:t xml:space="preserve">restricted </w:t>
      </w:r>
      <w:r w:rsidR="0038052F" w:rsidRPr="00293852">
        <w:rPr>
          <w:rFonts w:ascii="Times New Roman" w:hAnsi="Times New Roman" w:cs="Times New Roman"/>
        </w:rPr>
        <w:t xml:space="preserve">testing set. Unsurprisingly, the </w:t>
      </w:r>
      <w:r w:rsidR="00893A0F" w:rsidRPr="00293852">
        <w:rPr>
          <w:rFonts w:ascii="Times New Roman" w:hAnsi="Times New Roman" w:cs="Times New Roman"/>
        </w:rPr>
        <w:t>restricted</w:t>
      </w:r>
      <w:r w:rsidR="0038052F" w:rsidRPr="00293852">
        <w:rPr>
          <w:rFonts w:ascii="Times New Roman" w:hAnsi="Times New Roman" w:cs="Times New Roman"/>
        </w:rPr>
        <w:t xml:space="preserve"> t</w:t>
      </w:r>
      <w:r w:rsidR="00A31CEC" w:rsidRPr="00293852">
        <w:rPr>
          <w:rFonts w:ascii="Times New Roman" w:hAnsi="Times New Roman" w:cs="Times New Roman"/>
        </w:rPr>
        <w:t>esting</w:t>
      </w:r>
      <w:r w:rsidR="0038052F" w:rsidRPr="00293852">
        <w:rPr>
          <w:rFonts w:ascii="Times New Roman" w:hAnsi="Times New Roman" w:cs="Times New Roman"/>
        </w:rPr>
        <w:t xml:space="preserve"> set performance was slightly lower than that of the total training set, with the highest classification accuracy of 90.</w:t>
      </w:r>
      <w:r w:rsidR="00A31CEC" w:rsidRPr="00293852">
        <w:rPr>
          <w:rFonts w:ascii="Times New Roman" w:hAnsi="Times New Roman" w:cs="Times New Roman"/>
        </w:rPr>
        <w:t>8</w:t>
      </w:r>
      <w:r w:rsidR="0038052F" w:rsidRPr="00293852">
        <w:rPr>
          <w:rFonts w:ascii="Times New Roman" w:hAnsi="Times New Roman" w:cs="Times New Roman"/>
        </w:rPr>
        <w:t>% as compared to 92.</w:t>
      </w:r>
      <w:r w:rsidR="00A31CEC" w:rsidRPr="00293852">
        <w:rPr>
          <w:rFonts w:ascii="Times New Roman" w:hAnsi="Times New Roman" w:cs="Times New Roman"/>
        </w:rPr>
        <w:t>5</w:t>
      </w:r>
      <w:r w:rsidR="0038052F" w:rsidRPr="00293852">
        <w:rPr>
          <w:rFonts w:ascii="Times New Roman" w:hAnsi="Times New Roman" w:cs="Times New Roman"/>
        </w:rPr>
        <w:t xml:space="preserve">%. These results are expected given the relatively straightforward discrimination of highly enriched Yukon samples which were removed in the </w:t>
      </w:r>
      <w:r w:rsidR="00893A0F" w:rsidRPr="00293852">
        <w:rPr>
          <w:rFonts w:ascii="Times New Roman" w:hAnsi="Times New Roman" w:cs="Times New Roman"/>
        </w:rPr>
        <w:t xml:space="preserve">restricted </w:t>
      </w:r>
      <w:r w:rsidR="0038052F" w:rsidRPr="00293852">
        <w:rPr>
          <w:rFonts w:ascii="Times New Roman" w:hAnsi="Times New Roman" w:cs="Times New Roman"/>
        </w:rPr>
        <w:t xml:space="preserve">comparison.  </w:t>
      </w:r>
    </w:p>
    <w:p w14:paraId="07605C5E" w14:textId="466A23D8" w:rsidR="0038052F" w:rsidRPr="00293852" w:rsidRDefault="0038052F" w:rsidP="0038052F">
      <w:pPr>
        <w:spacing w:line="480" w:lineRule="auto"/>
        <w:ind w:firstLine="720"/>
        <w:rPr>
          <w:rFonts w:ascii="Times New Roman" w:hAnsi="Times New Roman" w:cs="Times New Roman"/>
        </w:rPr>
      </w:pPr>
      <w:r w:rsidRPr="00293852">
        <w:rPr>
          <w:rFonts w:ascii="Times New Roman" w:hAnsi="Times New Roman" w:cs="Times New Roman"/>
        </w:rPr>
        <w:t>The best p</w:t>
      </w:r>
      <w:r w:rsidR="00071FD5" w:rsidRPr="00293852">
        <w:rPr>
          <w:rFonts w:ascii="Times New Roman" w:hAnsi="Times New Roman" w:cs="Times New Roman"/>
        </w:rPr>
        <w:t>er</w:t>
      </w:r>
      <w:r w:rsidRPr="00293852">
        <w:rPr>
          <w:rFonts w:ascii="Times New Roman" w:hAnsi="Times New Roman" w:cs="Times New Roman"/>
        </w:rPr>
        <w:t xml:space="preserve">forming model (RF, GAM-smoothed data) displayed some variation in overall accuracy among classes. </w:t>
      </w:r>
      <w:r w:rsidR="00254031">
        <w:rPr>
          <w:rFonts w:ascii="Times New Roman" w:hAnsi="Times New Roman" w:cs="Times New Roman"/>
        </w:rPr>
        <w:t>In</w:t>
      </w:r>
      <w:r w:rsidRPr="00293852">
        <w:rPr>
          <w:rFonts w:ascii="Times New Roman" w:hAnsi="Times New Roman" w:cs="Times New Roman"/>
        </w:rPr>
        <w:t xml:space="preserve"> the </w:t>
      </w:r>
      <w:r w:rsidR="00254031">
        <w:rPr>
          <w:rFonts w:ascii="Times New Roman" w:hAnsi="Times New Roman" w:cs="Times New Roman"/>
        </w:rPr>
        <w:t>total</w:t>
      </w:r>
      <w:r w:rsidRPr="00293852">
        <w:rPr>
          <w:rFonts w:ascii="Times New Roman" w:hAnsi="Times New Roman" w:cs="Times New Roman"/>
        </w:rPr>
        <w:t xml:space="preserve"> testing set 92.0% of Kuskokwim, 91.4% of Nushagak, and 93.7% of Yukon samples were correctly identified (Figure </w:t>
      </w:r>
      <w:r w:rsidR="00C63360" w:rsidRPr="00293852">
        <w:rPr>
          <w:rFonts w:ascii="Times New Roman" w:hAnsi="Times New Roman" w:cs="Times New Roman"/>
        </w:rPr>
        <w:t>5</w:t>
      </w:r>
      <w:r w:rsidRPr="00293852">
        <w:rPr>
          <w:rFonts w:ascii="Times New Roman" w:hAnsi="Times New Roman" w:cs="Times New Roman"/>
        </w:rPr>
        <w:t>). By percentage of each class</w:t>
      </w:r>
      <w:r w:rsidR="00B343A6" w:rsidRPr="00293852">
        <w:rPr>
          <w:rFonts w:ascii="Times New Roman" w:hAnsi="Times New Roman" w:cs="Times New Roman"/>
        </w:rPr>
        <w:t>,</w:t>
      </w:r>
      <w:r w:rsidRPr="00293852">
        <w:rPr>
          <w:rFonts w:ascii="Times New Roman" w:hAnsi="Times New Roman" w:cs="Times New Roman"/>
        </w:rPr>
        <w:t xml:space="preserve"> the most common misclassification was Nushagak fish </w:t>
      </w:r>
      <w:r w:rsidR="00B343A6" w:rsidRPr="00293852">
        <w:rPr>
          <w:rFonts w:ascii="Times New Roman" w:hAnsi="Times New Roman" w:cs="Times New Roman"/>
        </w:rPr>
        <w:t xml:space="preserve">classified as </w:t>
      </w:r>
      <w:r w:rsidRPr="00293852">
        <w:rPr>
          <w:rFonts w:ascii="Times New Roman" w:hAnsi="Times New Roman" w:cs="Times New Roman"/>
        </w:rPr>
        <w:t xml:space="preserve">Kuskokwim (8.6% of Kuskokwim fish) followed by the inverse (5.6% of Nushagak fish). Interestingly, after removing the </w:t>
      </w:r>
      <w:r w:rsidR="00071FD5" w:rsidRPr="00293852">
        <w:rPr>
          <w:rFonts w:ascii="Times New Roman" w:hAnsi="Times New Roman" w:cs="Times New Roman"/>
        </w:rPr>
        <w:t xml:space="preserve">most </w:t>
      </w:r>
      <w:r w:rsidRPr="00293852">
        <w:rPr>
          <w:rFonts w:ascii="Times New Roman" w:hAnsi="Times New Roman" w:cs="Times New Roman"/>
        </w:rPr>
        <w:t>discernable Yukon fish (</w:t>
      </w:r>
      <w:r w:rsidR="00733CEF" w:rsidRPr="00293852">
        <w:rPr>
          <w:rFonts w:ascii="Times New Roman" w:hAnsi="Times New Roman" w:cs="Times New Roman"/>
        </w:rPr>
        <w:t>⁸⁷Sr/⁸⁶Sr</w:t>
      </w:r>
      <w:r w:rsidRPr="00293852">
        <w:rPr>
          <w:rFonts w:ascii="Times New Roman" w:hAnsi="Times New Roman" w:cs="Times New Roman"/>
        </w:rPr>
        <w:t xml:space="preserve"> &gt;</w:t>
      </w:r>
      <w:r w:rsidR="00733CEF" w:rsidRPr="00293852">
        <w:rPr>
          <w:rFonts w:ascii="Times New Roman" w:hAnsi="Times New Roman" w:cs="Times New Roman"/>
        </w:rPr>
        <w:t xml:space="preserve"> 0</w:t>
      </w:r>
      <w:r w:rsidRPr="00293852">
        <w:rPr>
          <w:rFonts w:ascii="Times New Roman" w:hAnsi="Times New Roman" w:cs="Times New Roman"/>
        </w:rPr>
        <w:t>.71</w:t>
      </w:r>
      <w:r w:rsidR="00B343A6" w:rsidRPr="00293852">
        <w:rPr>
          <w:rFonts w:ascii="Times New Roman" w:hAnsi="Times New Roman" w:cs="Times New Roman"/>
        </w:rPr>
        <w:t>3</w:t>
      </w:r>
      <w:r w:rsidRPr="00293852">
        <w:rPr>
          <w:rFonts w:ascii="Times New Roman" w:hAnsi="Times New Roman" w:cs="Times New Roman"/>
        </w:rPr>
        <w:t xml:space="preserve">), Yukon classification accuracy dropped to 86.8%. Classification accuracy for Nushagak fish did not change (91.4%) whereas Kuskokwim saw a slight increase to 92.5%. In this testing </w:t>
      </w:r>
      <w:r w:rsidR="00071FD5" w:rsidRPr="00293852">
        <w:rPr>
          <w:rFonts w:ascii="Times New Roman" w:hAnsi="Times New Roman" w:cs="Times New Roman"/>
        </w:rPr>
        <w:t>data</w:t>
      </w:r>
      <w:r w:rsidRPr="00293852">
        <w:rPr>
          <w:rFonts w:ascii="Times New Roman" w:hAnsi="Times New Roman" w:cs="Times New Roman"/>
        </w:rPr>
        <w:t>set</w:t>
      </w:r>
      <w:r w:rsidR="00A77620" w:rsidRPr="00293852">
        <w:rPr>
          <w:rFonts w:ascii="Times New Roman" w:hAnsi="Times New Roman" w:cs="Times New Roman"/>
        </w:rPr>
        <w:t xml:space="preserve"> (restricted)</w:t>
      </w:r>
      <w:r w:rsidRPr="00293852">
        <w:rPr>
          <w:rFonts w:ascii="Times New Roman" w:hAnsi="Times New Roman" w:cs="Times New Roman"/>
        </w:rPr>
        <w:t xml:space="preserve"> the most frequent misclassification was Yukon fish predicted to have been Kuskokwim (8.8% of Yukon fish</w:t>
      </w:r>
      <w:proofErr w:type="gramStart"/>
      <w:r w:rsidRPr="00293852">
        <w:rPr>
          <w:rFonts w:ascii="Times New Roman" w:hAnsi="Times New Roman" w:cs="Times New Roman"/>
        </w:rPr>
        <w:t>),</w:t>
      </w:r>
      <w:proofErr w:type="gramEnd"/>
      <w:r w:rsidRPr="00293852">
        <w:rPr>
          <w:rFonts w:ascii="Times New Roman" w:hAnsi="Times New Roman" w:cs="Times New Roman"/>
        </w:rPr>
        <w:t xml:space="preserve"> however this represented only one additional individual misclassified (9 in the total analysis vs</w:t>
      </w:r>
      <w:r w:rsidR="00B343A6" w:rsidRPr="00293852">
        <w:rPr>
          <w:rFonts w:ascii="Times New Roman" w:hAnsi="Times New Roman" w:cs="Times New Roman"/>
        </w:rPr>
        <w:t>.</w:t>
      </w:r>
      <w:r w:rsidRPr="00293852">
        <w:rPr>
          <w:rFonts w:ascii="Times New Roman" w:hAnsi="Times New Roman" w:cs="Times New Roman"/>
        </w:rPr>
        <w:t xml:space="preserve"> 8 </w:t>
      </w:r>
      <w:r w:rsidRPr="00293852">
        <w:rPr>
          <w:rFonts w:ascii="Times New Roman" w:hAnsi="Times New Roman" w:cs="Times New Roman"/>
        </w:rPr>
        <w:lastRenderedPageBreak/>
        <w:t xml:space="preserve">in the </w:t>
      </w:r>
      <w:r w:rsidR="00893A0F" w:rsidRPr="00293852">
        <w:rPr>
          <w:rFonts w:ascii="Times New Roman" w:hAnsi="Times New Roman" w:cs="Times New Roman"/>
        </w:rPr>
        <w:t>restricted</w:t>
      </w:r>
      <w:r w:rsidRPr="00293852">
        <w:rPr>
          <w:rFonts w:ascii="Times New Roman" w:hAnsi="Times New Roman" w:cs="Times New Roman"/>
        </w:rPr>
        <w:t xml:space="preserve"> analysis). </w:t>
      </w:r>
      <w:r w:rsidR="00363DDE" w:rsidRPr="00293852">
        <w:rPr>
          <w:rFonts w:ascii="Times New Roman" w:hAnsi="Times New Roman" w:cs="Times New Roman"/>
        </w:rPr>
        <w:t xml:space="preserve">Classification accuracy within the CWAK reporting group, which includes the Kuskokwim, Nushagak, and Lower Yukon regions was 90.0%. Classification accuracy for regions in our dataset not within CWAK was 97.9%. Yukon classification accuracy for those within the CWAK group fell to 73.3%. However, it should be noted that the sample size of CWAK Yukon individuals was </w:t>
      </w:r>
      <w:ins w:id="95" w:author="Benjamin J. Makhlouf" w:date="2026-03-01T20:19:00Z" w16du:dateUtc="2026-03-02T04:19:00Z">
        <w:r w:rsidR="00941A4D">
          <w:rPr>
            <w:rFonts w:ascii="Times New Roman" w:hAnsi="Times New Roman" w:cs="Times New Roman"/>
          </w:rPr>
          <w:t xml:space="preserve">substantially </w:t>
        </w:r>
      </w:ins>
      <w:del w:id="96" w:author="Benjamin J. Makhlouf" w:date="2026-03-01T20:19:00Z" w16du:dateUtc="2026-03-02T04:19:00Z">
        <w:r w:rsidR="00363DDE" w:rsidRPr="00293852" w:rsidDel="00941A4D">
          <w:rPr>
            <w:rFonts w:ascii="Times New Roman" w:hAnsi="Times New Roman" w:cs="Times New Roman"/>
          </w:rPr>
          <w:delText xml:space="preserve">significantly </w:delText>
        </w:r>
      </w:del>
      <w:r w:rsidR="00363DDE" w:rsidRPr="00293852">
        <w:rPr>
          <w:rFonts w:ascii="Times New Roman" w:hAnsi="Times New Roman" w:cs="Times New Roman"/>
        </w:rPr>
        <w:t xml:space="preserve">lower than other groups </w:t>
      </w:r>
      <w:r w:rsidR="00363DDE" w:rsidRPr="0000019E">
        <w:rPr>
          <w:rFonts w:ascii="Times New Roman" w:hAnsi="Times New Roman" w:cs="Times New Roman"/>
        </w:rPr>
        <w:t xml:space="preserve">( </w:t>
      </w:r>
      <w:del w:id="97" w:author="Benjamin J. Makhlouf" w:date="2026-03-03T12:07:00Z" w16du:dateUtc="2026-03-03T20:07:00Z">
        <w:r w:rsidR="00363DDE" w:rsidRPr="0000019E" w:rsidDel="0000019E">
          <w:rPr>
            <w:rFonts w:ascii="Times New Roman" w:hAnsi="Times New Roman" w:cs="Times New Roman"/>
          </w:rPr>
          <w:delText xml:space="preserve">n = 29 </w:delText>
        </w:r>
      </w:del>
      <w:ins w:id="98" w:author="Benjamin J. Makhlouf" w:date="2026-03-03T12:07:00Z" w16du:dateUtc="2026-03-03T20:07:00Z">
        <w:r w:rsidR="0000019E" w:rsidRPr="0000019E">
          <w:rPr>
            <w:rFonts w:ascii="Times New Roman" w:hAnsi="Times New Roman" w:cs="Times New Roman"/>
          </w:rPr>
          <w:t xml:space="preserve">CWAK Yukon (n = </w:t>
        </w:r>
      </w:ins>
      <w:ins w:id="99" w:author="Benjamin J. Makhlouf" w:date="2026-03-03T12:10:00Z" w16du:dateUtc="2026-03-03T20:10:00Z">
        <w:r w:rsidR="0000019E" w:rsidRPr="0000019E">
          <w:rPr>
            <w:rFonts w:ascii="Times New Roman" w:hAnsi="Times New Roman" w:cs="Times New Roman"/>
            <w:rPrChange w:id="100" w:author="Benjamin J. Makhlouf" w:date="2026-03-03T12:11:00Z" w16du:dateUtc="2026-03-03T20:11:00Z">
              <w:rPr>
                <w:rFonts w:ascii="Times New Roman" w:hAnsi="Times New Roman" w:cs="Times New Roman"/>
                <w:highlight w:val="yellow"/>
              </w:rPr>
            </w:rPrChange>
          </w:rPr>
          <w:t>2</w:t>
        </w:r>
      </w:ins>
      <w:ins w:id="101" w:author="Benjamin J. Makhlouf" w:date="2026-03-03T12:12:00Z" w16du:dateUtc="2026-03-03T20:12:00Z">
        <w:r w:rsidR="0000019E">
          <w:rPr>
            <w:rFonts w:ascii="Times New Roman" w:hAnsi="Times New Roman" w:cs="Times New Roman"/>
          </w:rPr>
          <w:t>9</w:t>
        </w:r>
      </w:ins>
      <w:ins w:id="102" w:author="Benjamin J. Makhlouf" w:date="2026-03-03T12:07:00Z" w16du:dateUtc="2026-03-03T20:07:00Z">
        <w:r w:rsidR="0000019E" w:rsidRPr="0000019E">
          <w:rPr>
            <w:rFonts w:ascii="Times New Roman" w:hAnsi="Times New Roman" w:cs="Times New Roman"/>
          </w:rPr>
          <w:t xml:space="preserve">), </w:t>
        </w:r>
      </w:ins>
      <w:ins w:id="103" w:author="Benjamin J. Makhlouf" w:date="2026-03-03T12:11:00Z" w16du:dateUtc="2026-03-03T20:11:00Z">
        <w:r w:rsidR="0000019E" w:rsidRPr="0000019E">
          <w:rPr>
            <w:rFonts w:ascii="Times New Roman" w:hAnsi="Times New Roman" w:cs="Times New Roman"/>
            <w:rPrChange w:id="104" w:author="Benjamin J. Makhlouf" w:date="2026-03-03T12:11:00Z" w16du:dateUtc="2026-03-03T20:11:00Z">
              <w:rPr>
                <w:rFonts w:ascii="Times New Roman" w:hAnsi="Times New Roman" w:cs="Times New Roman"/>
                <w:highlight w:val="yellow"/>
              </w:rPr>
            </w:rPrChange>
          </w:rPr>
          <w:t xml:space="preserve">non CWAK Yukon (n = 145) </w:t>
        </w:r>
      </w:ins>
      <w:ins w:id="105" w:author="Benjamin J. Makhlouf" w:date="2026-03-03T12:08:00Z" w16du:dateUtc="2026-03-03T20:08:00Z">
        <w:r w:rsidR="0000019E" w:rsidRPr="0000019E">
          <w:rPr>
            <w:rFonts w:ascii="Times New Roman" w:hAnsi="Times New Roman" w:cs="Times New Roman"/>
          </w:rPr>
          <w:t xml:space="preserve">Kuskokwim </w:t>
        </w:r>
      </w:ins>
      <w:ins w:id="106" w:author="Benjamin J. Makhlouf" w:date="2026-03-03T12:11:00Z" w16du:dateUtc="2026-03-03T20:11:00Z">
        <w:r w:rsidR="0000019E" w:rsidRPr="0000019E">
          <w:rPr>
            <w:rFonts w:ascii="Times New Roman" w:hAnsi="Times New Roman" w:cs="Times New Roman"/>
            <w:rPrChange w:id="107" w:author="Benjamin J. Makhlouf" w:date="2026-03-03T12:11:00Z" w16du:dateUtc="2026-03-03T20:11:00Z">
              <w:rPr>
                <w:rFonts w:ascii="Times New Roman" w:hAnsi="Times New Roman" w:cs="Times New Roman"/>
                <w:highlight w:val="yellow"/>
              </w:rPr>
            </w:rPrChange>
          </w:rPr>
          <w:t xml:space="preserve">(n = 162) </w:t>
        </w:r>
      </w:ins>
      <w:ins w:id="108" w:author="Benjamin J. Makhlouf" w:date="2026-03-03T12:08:00Z" w16du:dateUtc="2026-03-03T20:08:00Z">
        <w:r w:rsidR="0000019E" w:rsidRPr="0000019E">
          <w:rPr>
            <w:rFonts w:ascii="Times New Roman" w:hAnsi="Times New Roman" w:cs="Times New Roman"/>
          </w:rPr>
          <w:t xml:space="preserve">, Nushagak </w:t>
        </w:r>
      </w:ins>
      <w:ins w:id="109" w:author="Benjamin J. Makhlouf" w:date="2026-03-03T12:11:00Z" w16du:dateUtc="2026-03-03T20:11:00Z">
        <w:r w:rsidR="0000019E" w:rsidRPr="0000019E">
          <w:rPr>
            <w:rFonts w:ascii="Times New Roman" w:hAnsi="Times New Roman" w:cs="Times New Roman"/>
            <w:rPrChange w:id="110" w:author="Benjamin J. Makhlouf" w:date="2026-03-03T12:11:00Z" w16du:dateUtc="2026-03-03T20:11:00Z">
              <w:rPr>
                <w:rFonts w:ascii="Times New Roman" w:hAnsi="Times New Roman" w:cs="Times New Roman"/>
                <w:highlight w:val="yellow"/>
              </w:rPr>
            </w:rPrChange>
          </w:rPr>
          <w:t>(n = 139</w:t>
        </w:r>
      </w:ins>
      <w:r w:rsidR="00363DDE" w:rsidRPr="0000019E">
        <w:rPr>
          <w:rFonts w:ascii="Times New Roman" w:hAnsi="Times New Roman" w:cs="Times New Roman"/>
        </w:rPr>
        <w:t>)</w:t>
      </w:r>
      <w:r w:rsidR="00363DDE" w:rsidRPr="00293852">
        <w:rPr>
          <w:rFonts w:ascii="Times New Roman" w:hAnsi="Times New Roman" w:cs="Times New Roman"/>
        </w:rPr>
        <w:t xml:space="preserve"> , resulting in a more pronounced impact to class- specific accuracy from misassignment to relatively few individuals. </w:t>
      </w:r>
    </w:p>
    <w:p w14:paraId="036B5F94" w14:textId="77777777" w:rsidR="00D53F6D" w:rsidRPr="00293852" w:rsidRDefault="00D53F6D" w:rsidP="003E5607">
      <w:pPr>
        <w:tabs>
          <w:tab w:val="left" w:pos="3088"/>
        </w:tabs>
        <w:rPr>
          <w:rFonts w:ascii="Times New Roman" w:hAnsi="Times New Roman" w:cs="Times New Roman"/>
          <w:b/>
          <w:bCs/>
        </w:rPr>
      </w:pPr>
    </w:p>
    <w:p w14:paraId="09770DA0" w14:textId="3C9CFD00" w:rsidR="00D70E26" w:rsidRPr="00293852" w:rsidRDefault="00ED3EE6" w:rsidP="00D70E26">
      <w:pPr>
        <w:tabs>
          <w:tab w:val="left" w:pos="3088"/>
        </w:tabs>
        <w:rPr>
          <w:rFonts w:ascii="Times New Roman" w:hAnsi="Times New Roman" w:cs="Times New Roman"/>
          <w:b/>
          <w:bCs/>
        </w:rPr>
      </w:pPr>
      <w:r w:rsidRPr="00293852">
        <w:rPr>
          <w:rFonts w:ascii="Times New Roman" w:hAnsi="Times New Roman" w:cs="Times New Roman"/>
          <w:b/>
          <w:bCs/>
        </w:rPr>
        <w:t xml:space="preserve">Probability tuning </w:t>
      </w:r>
      <w:r w:rsidR="00C51A58" w:rsidRPr="00293852">
        <w:rPr>
          <w:rFonts w:ascii="Times New Roman" w:hAnsi="Times New Roman" w:cs="Times New Roman"/>
          <w:b/>
          <w:bCs/>
        </w:rPr>
        <w:t xml:space="preserve">and threshold analysis. </w:t>
      </w:r>
    </w:p>
    <w:p w14:paraId="30D25E4F" w14:textId="77777777" w:rsidR="00A77620" w:rsidRPr="00293852" w:rsidRDefault="00A77620" w:rsidP="00A77620">
      <w:pPr>
        <w:pStyle w:val="NoSpacing"/>
        <w:spacing w:line="480" w:lineRule="auto"/>
        <w:ind w:firstLine="720"/>
        <w:rPr>
          <w:rFonts w:ascii="Times New Roman" w:hAnsi="Times New Roman" w:cs="Times New Roman"/>
        </w:rPr>
      </w:pPr>
    </w:p>
    <w:p w14:paraId="46F09B0F" w14:textId="63BE86A9" w:rsidR="00A043C9" w:rsidRPr="00293852" w:rsidRDefault="009D6F26" w:rsidP="00167331">
      <w:pPr>
        <w:pStyle w:val="NoSpacing"/>
        <w:spacing w:line="480" w:lineRule="auto"/>
        <w:ind w:firstLine="720"/>
        <w:rPr>
          <w:rFonts w:ascii="Times New Roman" w:hAnsi="Times New Roman" w:cs="Times New Roman"/>
        </w:rPr>
      </w:pPr>
      <w:r w:rsidRPr="00293852">
        <w:rPr>
          <w:rFonts w:ascii="Times New Roman" w:hAnsi="Times New Roman" w:cs="Times New Roman"/>
        </w:rPr>
        <w:t xml:space="preserve">Probability tuning was used to align predicted probabilities from classification algorithms with observed probabilities </w:t>
      </w:r>
      <w:r w:rsidR="00254031">
        <w:rPr>
          <w:rFonts w:ascii="Times New Roman" w:hAnsi="Times New Roman" w:cs="Times New Roman"/>
        </w:rPr>
        <w:t>by</w:t>
      </w:r>
      <w:r w:rsidRPr="00293852">
        <w:rPr>
          <w:rFonts w:ascii="Times New Roman" w:hAnsi="Times New Roman" w:cs="Times New Roman"/>
        </w:rPr>
        <w:t xml:space="preserve"> calibrati</w:t>
      </w:r>
      <w:r w:rsidR="00254031">
        <w:rPr>
          <w:rFonts w:ascii="Times New Roman" w:hAnsi="Times New Roman" w:cs="Times New Roman"/>
        </w:rPr>
        <w:t>ng</w:t>
      </w:r>
      <w:r w:rsidRPr="00293852">
        <w:rPr>
          <w:rFonts w:ascii="Times New Roman" w:hAnsi="Times New Roman" w:cs="Times New Roman"/>
        </w:rPr>
        <w:t xml:space="preserve"> model outputs to better reflect true class likelihoods</w:t>
      </w:r>
      <w:r w:rsidRPr="00E835C4">
        <w:rPr>
          <w:rFonts w:ascii="Times New Roman" w:hAnsi="Times New Roman" w:cs="Times New Roman"/>
        </w:rPr>
        <w:t>.</w:t>
      </w:r>
      <w:r w:rsidRPr="00293852">
        <w:rPr>
          <w:rFonts w:ascii="Times New Roman" w:hAnsi="Times New Roman" w:cs="Times New Roman"/>
        </w:rPr>
        <w:t xml:space="preserve"> Visual assessments indicated improved calibration, with the relationship between predicted and observed probabilities approximating a 1:1 line across all classes and model–data type combinations (ex. Supp. Fig</w:t>
      </w:r>
      <w:r w:rsidR="00E67736">
        <w:rPr>
          <w:rFonts w:ascii="Times New Roman" w:hAnsi="Times New Roman" w:cs="Times New Roman"/>
        </w:rPr>
        <w:t>ure</w:t>
      </w:r>
      <w:r w:rsidRPr="00293852">
        <w:rPr>
          <w:rFonts w:ascii="Times New Roman" w:hAnsi="Times New Roman" w:cs="Times New Roman"/>
        </w:rPr>
        <w:t xml:space="preserve"> 1). </w:t>
      </w:r>
      <w:r w:rsidR="00254031">
        <w:rPr>
          <w:rFonts w:ascii="Times New Roman" w:hAnsi="Times New Roman" w:cs="Times New Roman"/>
        </w:rPr>
        <w:t xml:space="preserve">Notably, many of the predicted probability values from our models appeared to follow this assumption relatively well even before calibration. </w:t>
      </w:r>
      <w:r w:rsidR="00C51A58" w:rsidRPr="00293852">
        <w:rPr>
          <w:rFonts w:ascii="Times New Roman" w:hAnsi="Times New Roman" w:cs="Times New Roman"/>
        </w:rPr>
        <w:t xml:space="preserve">Across the range of tested thresholds, overall </w:t>
      </w:r>
      <w:r w:rsidR="00167331">
        <w:rPr>
          <w:rFonts w:ascii="Times New Roman" w:hAnsi="Times New Roman" w:cs="Times New Roman"/>
        </w:rPr>
        <w:t xml:space="preserve">classification </w:t>
      </w:r>
      <w:r w:rsidR="00C51A58" w:rsidRPr="00293852">
        <w:rPr>
          <w:rFonts w:ascii="Times New Roman" w:hAnsi="Times New Roman" w:cs="Times New Roman"/>
        </w:rPr>
        <w:t>accuracy ranged from 91</w:t>
      </w:r>
      <w:ins w:id="111" w:author="Benjamin J. Makhlouf" w:date="2026-03-01T20:23:00Z" w16du:dateUtc="2026-03-02T04:23:00Z">
        <w:r w:rsidR="00B50A59">
          <w:rPr>
            <w:rFonts w:ascii="Times New Roman" w:hAnsi="Times New Roman" w:cs="Times New Roman"/>
          </w:rPr>
          <w:t>%</w:t>
        </w:r>
      </w:ins>
      <w:r w:rsidR="00C51A58" w:rsidRPr="00293852">
        <w:rPr>
          <w:rFonts w:ascii="Times New Roman" w:hAnsi="Times New Roman" w:cs="Times New Roman"/>
        </w:rPr>
        <w:t xml:space="preserve"> </w:t>
      </w:r>
      <w:ins w:id="112" w:author="Benjamin J. Makhlouf" w:date="2026-03-01T20:23:00Z" w16du:dateUtc="2026-03-02T04:23:00Z">
        <w:r w:rsidR="00B50A59">
          <w:rPr>
            <w:rFonts w:ascii="Times New Roman" w:hAnsi="Times New Roman" w:cs="Times New Roman"/>
          </w:rPr>
          <w:t xml:space="preserve">to </w:t>
        </w:r>
      </w:ins>
      <w:del w:id="113" w:author="Benjamin J. Makhlouf" w:date="2026-03-01T20:23:00Z" w16du:dateUtc="2026-03-02T04:23:00Z">
        <w:r w:rsidR="00C51A58" w:rsidRPr="00293852" w:rsidDel="00B50A59">
          <w:rPr>
            <w:rFonts w:ascii="Times New Roman" w:hAnsi="Times New Roman" w:cs="Times New Roman"/>
          </w:rPr>
          <w:delText xml:space="preserve">– </w:delText>
        </w:r>
      </w:del>
      <w:r w:rsidR="00C51A58" w:rsidRPr="00293852">
        <w:rPr>
          <w:rFonts w:ascii="Times New Roman" w:hAnsi="Times New Roman" w:cs="Times New Roman"/>
        </w:rPr>
        <w:t xml:space="preserve">79% for the total testing set and from 89.5% to 78% for the </w:t>
      </w:r>
      <w:r w:rsidR="00893A0F" w:rsidRPr="00293852">
        <w:rPr>
          <w:rFonts w:ascii="Times New Roman" w:hAnsi="Times New Roman" w:cs="Times New Roman"/>
        </w:rPr>
        <w:t>restricted</w:t>
      </w:r>
      <w:r w:rsidR="00C51A58" w:rsidRPr="00293852">
        <w:rPr>
          <w:rFonts w:ascii="Times New Roman" w:hAnsi="Times New Roman" w:cs="Times New Roman"/>
        </w:rPr>
        <w:t xml:space="preserve"> dataset</w:t>
      </w:r>
      <w:r w:rsidR="00097484" w:rsidRPr="00293852">
        <w:rPr>
          <w:rFonts w:ascii="Times New Roman" w:hAnsi="Times New Roman" w:cs="Times New Roman"/>
        </w:rPr>
        <w:t xml:space="preserve"> </w:t>
      </w:r>
      <w:r w:rsidR="00A77620" w:rsidRPr="00293852">
        <w:rPr>
          <w:rFonts w:ascii="Times New Roman" w:hAnsi="Times New Roman" w:cs="Times New Roman"/>
        </w:rPr>
        <w:t xml:space="preserve">after </w:t>
      </w:r>
      <w:r w:rsidR="00097484" w:rsidRPr="00293852">
        <w:rPr>
          <w:rFonts w:ascii="Times New Roman" w:hAnsi="Times New Roman" w:cs="Times New Roman"/>
        </w:rPr>
        <w:t>calibration</w:t>
      </w:r>
      <w:r w:rsidR="007E1DFC" w:rsidRPr="00293852">
        <w:rPr>
          <w:rFonts w:ascii="Times New Roman" w:hAnsi="Times New Roman" w:cs="Times New Roman"/>
        </w:rPr>
        <w:t xml:space="preserve"> (Figure 6)</w:t>
      </w:r>
      <w:r w:rsidR="00C51A58" w:rsidRPr="00293852">
        <w:rPr>
          <w:rFonts w:ascii="Times New Roman" w:hAnsi="Times New Roman" w:cs="Times New Roman"/>
        </w:rPr>
        <w:t xml:space="preserve">. </w:t>
      </w:r>
      <w:r w:rsidR="00167331">
        <w:rPr>
          <w:rFonts w:ascii="Times New Roman" w:hAnsi="Times New Roman" w:cs="Times New Roman"/>
        </w:rPr>
        <w:t xml:space="preserve">This reflect the declining number of individuals which can be assigned be correct defined by the model with an added requirement of a high probability value. </w:t>
      </w:r>
      <w:r w:rsidR="00C51A58" w:rsidRPr="00293852">
        <w:rPr>
          <w:rFonts w:ascii="Times New Roman" w:hAnsi="Times New Roman" w:cs="Times New Roman"/>
        </w:rPr>
        <w:t xml:space="preserve">In the </w:t>
      </w:r>
      <w:r w:rsidR="00254031">
        <w:rPr>
          <w:rFonts w:ascii="Times New Roman" w:hAnsi="Times New Roman" w:cs="Times New Roman"/>
        </w:rPr>
        <w:t xml:space="preserve">total testing </w:t>
      </w:r>
      <w:r w:rsidR="00C51A58" w:rsidRPr="00293852">
        <w:rPr>
          <w:rFonts w:ascii="Times New Roman" w:hAnsi="Times New Roman" w:cs="Times New Roman"/>
        </w:rPr>
        <w:t>dataset, Yukon classification accuracy remained well above 90%, even at the very high (&gt;90%) confidence threshold. Nushagak and Kuskokwim</w:t>
      </w:r>
      <w:r w:rsidR="00A77620" w:rsidRPr="00293852">
        <w:rPr>
          <w:rFonts w:ascii="Times New Roman" w:hAnsi="Times New Roman" w:cs="Times New Roman"/>
        </w:rPr>
        <w:t xml:space="preserve"> classification accuracy</w:t>
      </w:r>
      <w:r w:rsidR="00C51A58" w:rsidRPr="00293852">
        <w:rPr>
          <w:rFonts w:ascii="Times New Roman" w:hAnsi="Times New Roman" w:cs="Times New Roman"/>
        </w:rPr>
        <w:t xml:space="preserve">, however, fell steadily as the threshold was raised. Kuskokwim classification accuracy dropped steadily from 87% to 71% </w:t>
      </w:r>
      <w:r w:rsidR="00C51A58" w:rsidRPr="00293852">
        <w:rPr>
          <w:rFonts w:ascii="Times New Roman" w:hAnsi="Times New Roman" w:cs="Times New Roman"/>
        </w:rPr>
        <w:lastRenderedPageBreak/>
        <w:t xml:space="preserve">whereas Nushagak accuracy declined more quickly at higher probability thresholds from 92% to 75%. The </w:t>
      </w:r>
      <w:r w:rsidR="00893A0F" w:rsidRPr="00293852">
        <w:rPr>
          <w:rFonts w:ascii="Times New Roman" w:hAnsi="Times New Roman" w:cs="Times New Roman"/>
        </w:rPr>
        <w:t>restricted</w:t>
      </w:r>
      <w:r w:rsidR="00C51A58" w:rsidRPr="00293852">
        <w:rPr>
          <w:rFonts w:ascii="Times New Roman" w:hAnsi="Times New Roman" w:cs="Times New Roman"/>
        </w:rPr>
        <w:t xml:space="preserve"> dataset contained slightly different trends, with Yukon accuracy remaining relatively stable between 89% and 83% over the full range of threshold values. In this testing set</w:t>
      </w:r>
      <w:r w:rsidR="007E1DFC" w:rsidRPr="00293852">
        <w:rPr>
          <w:rFonts w:ascii="Times New Roman" w:hAnsi="Times New Roman" w:cs="Times New Roman"/>
        </w:rPr>
        <w:t xml:space="preserve">, </w:t>
      </w:r>
      <w:r w:rsidR="00C51A58" w:rsidRPr="00293852">
        <w:rPr>
          <w:rFonts w:ascii="Times New Roman" w:hAnsi="Times New Roman" w:cs="Times New Roman"/>
        </w:rPr>
        <w:t>Nushagak accuracy dropped steadily from 91% to 84%, whereas Kuskokwim accuracy declined rapidly from 89% to 69%.</w:t>
      </w:r>
    </w:p>
    <w:p w14:paraId="0226C84D" w14:textId="77777777" w:rsidR="007E1DFC" w:rsidRPr="00293852" w:rsidRDefault="007E1DFC" w:rsidP="0064756C">
      <w:pPr>
        <w:rPr>
          <w:rFonts w:ascii="Times New Roman" w:hAnsi="Times New Roman" w:cs="Times New Roman"/>
          <w:b/>
          <w:bCs/>
        </w:rPr>
      </w:pPr>
    </w:p>
    <w:p w14:paraId="2D6789A1" w14:textId="62C6DD5B" w:rsidR="002F6934" w:rsidRPr="00293852" w:rsidRDefault="003E5607" w:rsidP="0064756C">
      <w:pPr>
        <w:rPr>
          <w:rFonts w:ascii="Times New Roman" w:hAnsi="Times New Roman" w:cs="Times New Roman"/>
          <w:b/>
          <w:bCs/>
        </w:rPr>
      </w:pPr>
      <w:r w:rsidRPr="00293852">
        <w:rPr>
          <w:rFonts w:ascii="Times New Roman" w:hAnsi="Times New Roman" w:cs="Times New Roman"/>
          <w:b/>
          <w:bCs/>
        </w:rPr>
        <w:t xml:space="preserve">Discussion </w:t>
      </w:r>
    </w:p>
    <w:p w14:paraId="60C767EC" w14:textId="2304628E" w:rsidR="009978BE" w:rsidRDefault="00523B37" w:rsidP="00733CEF">
      <w:pPr>
        <w:spacing w:line="480" w:lineRule="auto"/>
        <w:ind w:firstLine="720"/>
        <w:rPr>
          <w:ins w:id="114" w:author="Benjamin J. Makhlouf" w:date="2026-03-03T13:42:00Z" w16du:dateUtc="2026-03-03T21:42:00Z"/>
          <w:rFonts w:ascii="Times New Roman" w:hAnsi="Times New Roman" w:cs="Times New Roman"/>
        </w:rPr>
      </w:pPr>
      <w:r w:rsidRPr="00293852">
        <w:rPr>
          <w:rFonts w:ascii="Times New Roman" w:hAnsi="Times New Roman" w:cs="Times New Roman"/>
        </w:rPr>
        <w:t xml:space="preserve">Machine learning tools applied to otolith laser ablation </w:t>
      </w:r>
      <w:r w:rsidR="007833A8" w:rsidRPr="00293852">
        <w:rPr>
          <w:rFonts w:ascii="Times New Roman" w:hAnsi="Times New Roman" w:cs="Times New Roman"/>
        </w:rPr>
        <w:t>time series</w:t>
      </w:r>
      <w:r w:rsidRPr="00293852">
        <w:rPr>
          <w:rFonts w:ascii="Times New Roman" w:hAnsi="Times New Roman" w:cs="Times New Roman"/>
        </w:rPr>
        <w:t xml:space="preserve"> data proved highly effective for classifying </w:t>
      </w:r>
      <w:r w:rsidR="00CF4BFF" w:rsidRPr="00293852">
        <w:rPr>
          <w:rFonts w:ascii="Times New Roman" w:hAnsi="Times New Roman" w:cs="Times New Roman"/>
        </w:rPr>
        <w:t>w</w:t>
      </w:r>
      <w:r w:rsidRPr="00293852">
        <w:rPr>
          <w:rFonts w:ascii="Times New Roman" w:hAnsi="Times New Roman" w:cs="Times New Roman"/>
        </w:rPr>
        <w:t>estern Alaska Chinook salmon to their rivers of origin</w:t>
      </w:r>
      <w:r w:rsidR="00517678" w:rsidRPr="00293852">
        <w:rPr>
          <w:rFonts w:ascii="Times New Roman" w:hAnsi="Times New Roman" w:cs="Times New Roman"/>
        </w:rPr>
        <w:t xml:space="preserve"> when trained on a large dataset of known-origin individuals.</w:t>
      </w:r>
      <w:r w:rsidRPr="00293852">
        <w:rPr>
          <w:rFonts w:ascii="Times New Roman" w:hAnsi="Times New Roman" w:cs="Times New Roman"/>
        </w:rPr>
        <w:t xml:space="preserve"> We selected three methods (KNN, RF, and SVM) to represent a spectrum of commonly used </w:t>
      </w:r>
      <w:r w:rsidR="00D02385" w:rsidRPr="00293852">
        <w:rPr>
          <w:rFonts w:ascii="Times New Roman" w:hAnsi="Times New Roman" w:cs="Times New Roman"/>
        </w:rPr>
        <w:t>ML</w:t>
      </w:r>
      <w:r w:rsidRPr="00293852">
        <w:rPr>
          <w:rFonts w:ascii="Times New Roman" w:hAnsi="Times New Roman" w:cs="Times New Roman"/>
        </w:rPr>
        <w:t xml:space="preserve"> techniques, ranging from the relatively simple KNN to more complex, nonlinear approaches like RF and SVM. Among these, random forest algorithms emerged as particularly powerful and robust, achieving over 90% classification accuracy </w:t>
      </w:r>
      <w:r w:rsidR="00517678" w:rsidRPr="00293852">
        <w:rPr>
          <w:rFonts w:ascii="Times New Roman" w:hAnsi="Times New Roman" w:cs="Times New Roman"/>
        </w:rPr>
        <w:t xml:space="preserve">across the </w:t>
      </w:r>
      <w:r w:rsidRPr="00293852">
        <w:rPr>
          <w:rFonts w:ascii="Times New Roman" w:hAnsi="Times New Roman" w:cs="Times New Roman"/>
        </w:rPr>
        <w:t xml:space="preserve">smoothed datasets. Notably, even our simplest model (KNN) performed well, delivering reasonably high classification accuracy across both testing sets. </w:t>
      </w:r>
      <w:r w:rsidR="00A77620" w:rsidRPr="00293852">
        <w:rPr>
          <w:rFonts w:ascii="Times New Roman" w:hAnsi="Times New Roman" w:cs="Times New Roman"/>
        </w:rPr>
        <w:t>In addition, d</w:t>
      </w:r>
      <w:r w:rsidR="0064756C" w:rsidRPr="00293852">
        <w:rPr>
          <w:rFonts w:ascii="Times New Roman" w:hAnsi="Times New Roman" w:cs="Times New Roman"/>
        </w:rPr>
        <w:t xml:space="preserve">atasets preprocessed with </w:t>
      </w:r>
      <w:r w:rsidR="007833A8" w:rsidRPr="00293852">
        <w:rPr>
          <w:rFonts w:ascii="Times New Roman" w:hAnsi="Times New Roman" w:cs="Times New Roman"/>
        </w:rPr>
        <w:t>time series</w:t>
      </w:r>
      <w:r w:rsidR="0064756C" w:rsidRPr="00293852">
        <w:rPr>
          <w:rFonts w:ascii="Times New Roman" w:hAnsi="Times New Roman" w:cs="Times New Roman"/>
        </w:rPr>
        <w:t xml:space="preserve"> smoothing techniques s</w:t>
      </w:r>
      <w:ins w:id="115" w:author="Benjamin J. Makhlouf" w:date="2026-03-01T20:17:00Z" w16du:dateUtc="2026-03-02T04:17:00Z">
        <w:r w:rsidR="00FA7BCD">
          <w:rPr>
            <w:rFonts w:ascii="Times New Roman" w:hAnsi="Times New Roman" w:cs="Times New Roman"/>
          </w:rPr>
          <w:t xml:space="preserve">ubstantially </w:t>
        </w:r>
      </w:ins>
      <w:del w:id="116" w:author="Benjamin J. Makhlouf" w:date="2026-03-01T20:17:00Z" w16du:dateUtc="2026-03-02T04:17:00Z">
        <w:r w:rsidR="0064756C" w:rsidRPr="00293852" w:rsidDel="00FA7BCD">
          <w:rPr>
            <w:rFonts w:ascii="Times New Roman" w:hAnsi="Times New Roman" w:cs="Times New Roman"/>
          </w:rPr>
          <w:delText xml:space="preserve">ignificantly </w:delText>
        </w:r>
      </w:del>
      <w:r w:rsidR="0064756C" w:rsidRPr="00293852">
        <w:rPr>
          <w:rFonts w:ascii="Times New Roman" w:hAnsi="Times New Roman" w:cs="Times New Roman"/>
        </w:rPr>
        <w:t xml:space="preserve">outperformed raw laser ablation data. </w:t>
      </w:r>
      <w:r w:rsidR="00517678" w:rsidRPr="00293852">
        <w:rPr>
          <w:rFonts w:ascii="Times New Roman" w:hAnsi="Times New Roman" w:cs="Times New Roman"/>
        </w:rPr>
        <w:t xml:space="preserve">This is </w:t>
      </w:r>
      <w:r w:rsidR="0064756C" w:rsidRPr="00293852">
        <w:rPr>
          <w:rFonts w:ascii="Times New Roman" w:hAnsi="Times New Roman" w:cs="Times New Roman"/>
        </w:rPr>
        <w:t>unsurprising given the inherent noise in otolith LA data</w:t>
      </w:r>
      <w:r w:rsidR="00733CEF" w:rsidRPr="00293852">
        <w:rPr>
          <w:rFonts w:ascii="Times New Roman" w:hAnsi="Times New Roman" w:cs="Times New Roman"/>
        </w:rPr>
        <w:t>, however,</w:t>
      </w:r>
      <w:r w:rsidR="0064756C" w:rsidRPr="00293852">
        <w:rPr>
          <w:rFonts w:ascii="Times New Roman" w:hAnsi="Times New Roman" w:cs="Times New Roman"/>
        </w:rPr>
        <w:t xml:space="preserve"> </w:t>
      </w:r>
      <w:r w:rsidR="00733CEF" w:rsidRPr="00293852">
        <w:rPr>
          <w:rFonts w:ascii="Times New Roman" w:hAnsi="Times New Roman" w:cs="Times New Roman"/>
        </w:rPr>
        <w:t>these results demonstrate</w:t>
      </w:r>
      <w:r w:rsidR="0064756C" w:rsidRPr="00293852">
        <w:rPr>
          <w:rFonts w:ascii="Times New Roman" w:hAnsi="Times New Roman" w:cs="Times New Roman"/>
        </w:rPr>
        <w:t xml:space="preserve"> the added value of </w:t>
      </w:r>
      <w:r w:rsidR="00733CEF" w:rsidRPr="00293852">
        <w:rPr>
          <w:rFonts w:ascii="Times New Roman" w:hAnsi="Times New Roman" w:cs="Times New Roman"/>
        </w:rPr>
        <w:t>applying</w:t>
      </w:r>
      <w:r w:rsidR="0064756C" w:rsidRPr="00293852">
        <w:rPr>
          <w:rFonts w:ascii="Times New Roman" w:hAnsi="Times New Roman" w:cs="Times New Roman"/>
        </w:rPr>
        <w:t xml:space="preserve"> </w:t>
      </w:r>
      <w:r w:rsidR="007833A8" w:rsidRPr="00293852">
        <w:rPr>
          <w:rFonts w:ascii="Times New Roman" w:hAnsi="Times New Roman" w:cs="Times New Roman"/>
        </w:rPr>
        <w:t>time series</w:t>
      </w:r>
      <w:r w:rsidR="0064756C" w:rsidRPr="00293852">
        <w:rPr>
          <w:rFonts w:ascii="Times New Roman" w:hAnsi="Times New Roman" w:cs="Times New Roman"/>
        </w:rPr>
        <w:t xml:space="preserve"> </w:t>
      </w:r>
      <w:r w:rsidR="00A13CFA" w:rsidRPr="00293852">
        <w:rPr>
          <w:rFonts w:ascii="Times New Roman" w:hAnsi="Times New Roman" w:cs="Times New Roman"/>
        </w:rPr>
        <w:t>preproces</w:t>
      </w:r>
      <w:r w:rsidR="00BB0C28" w:rsidRPr="00293852">
        <w:rPr>
          <w:rFonts w:ascii="Times New Roman" w:hAnsi="Times New Roman" w:cs="Times New Roman"/>
        </w:rPr>
        <w:t>s</w:t>
      </w:r>
      <w:r w:rsidR="00A13CFA" w:rsidRPr="00293852">
        <w:rPr>
          <w:rFonts w:ascii="Times New Roman" w:hAnsi="Times New Roman" w:cs="Times New Roman"/>
        </w:rPr>
        <w:t>ing</w:t>
      </w:r>
      <w:r w:rsidR="00733CEF" w:rsidRPr="00293852">
        <w:rPr>
          <w:rFonts w:ascii="Times New Roman" w:hAnsi="Times New Roman" w:cs="Times New Roman"/>
        </w:rPr>
        <w:t xml:space="preserve"> techniques to otolith LA datasets and suggests that even greater discriminatory power may be possible </w:t>
      </w:r>
      <w:r w:rsidR="00E51F2F" w:rsidRPr="00293852">
        <w:rPr>
          <w:rFonts w:ascii="Times New Roman" w:hAnsi="Times New Roman" w:cs="Times New Roman"/>
        </w:rPr>
        <w:t>using</w:t>
      </w:r>
      <w:r w:rsidR="00097484" w:rsidRPr="00293852">
        <w:rPr>
          <w:rFonts w:ascii="Times New Roman" w:hAnsi="Times New Roman" w:cs="Times New Roman"/>
        </w:rPr>
        <w:t xml:space="preserve"> additional</w:t>
      </w:r>
      <w:r w:rsidR="00A13CFA" w:rsidRPr="00293852">
        <w:rPr>
          <w:rFonts w:ascii="Times New Roman" w:hAnsi="Times New Roman" w:cs="Times New Roman"/>
        </w:rPr>
        <w:t>, more complicated approaches</w:t>
      </w:r>
      <w:r w:rsidR="00733CEF" w:rsidRPr="00293852">
        <w:rPr>
          <w:rFonts w:ascii="Times New Roman" w:hAnsi="Times New Roman" w:cs="Times New Roman"/>
        </w:rPr>
        <w:t>.</w:t>
      </w:r>
      <w:ins w:id="117" w:author="Benjamin J. Makhlouf" w:date="2026-03-03T13:44:00Z" w16du:dateUtc="2026-03-03T21:44:00Z">
        <w:r w:rsidR="009978BE">
          <w:rPr>
            <w:rFonts w:ascii="Times New Roman" w:hAnsi="Times New Roman" w:cs="Times New Roman"/>
          </w:rPr>
          <w:t xml:space="preserve"> For example, </w:t>
        </w:r>
      </w:ins>
      <w:del w:id="118" w:author="Benjamin J. Makhlouf" w:date="2026-03-03T13:44:00Z" w16du:dateUtc="2026-03-03T21:44:00Z">
        <w:r w:rsidR="00733CEF" w:rsidRPr="00293852" w:rsidDel="009978BE">
          <w:rPr>
            <w:rFonts w:ascii="Times New Roman" w:hAnsi="Times New Roman" w:cs="Times New Roman"/>
          </w:rPr>
          <w:delText xml:space="preserve"> </w:delText>
        </w:r>
      </w:del>
      <w:ins w:id="119" w:author="Benjamin J. Makhlouf" w:date="2026-03-03T13:41:00Z" w16du:dateUtc="2026-03-03T21:41:00Z">
        <w:r w:rsidR="009978BE">
          <w:rPr>
            <w:rFonts w:ascii="Times New Roman" w:hAnsi="Times New Roman" w:cs="Times New Roman"/>
          </w:rPr>
          <w:t xml:space="preserve">timeseries analysis techniques are </w:t>
        </w:r>
      </w:ins>
      <w:ins w:id="120" w:author="Benjamin J. Makhlouf" w:date="2026-03-03T13:44:00Z" w16du:dateUtc="2026-03-03T21:44:00Z">
        <w:r w:rsidR="009978BE">
          <w:rPr>
            <w:rFonts w:ascii="Times New Roman" w:hAnsi="Times New Roman" w:cs="Times New Roman"/>
          </w:rPr>
          <w:t xml:space="preserve">increasingly applied to </w:t>
        </w:r>
      </w:ins>
      <w:ins w:id="121" w:author="Benjamin J. Makhlouf" w:date="2026-03-03T13:42:00Z" w16du:dateUtc="2026-03-03T21:42:00Z">
        <w:r w:rsidR="009978BE">
          <w:rPr>
            <w:rFonts w:ascii="Times New Roman" w:hAnsi="Times New Roman" w:cs="Times New Roman"/>
          </w:rPr>
          <w:t xml:space="preserve">otolith timeseries data including hidden Markov approaches, changepoint analysis, or smoothing techniques such as state-space models </w:t>
        </w:r>
      </w:ins>
      <w:ins w:id="122" w:author="Benjamin J. Makhlouf" w:date="2026-03-03T13:43:00Z" w16du:dateUtc="2026-03-03T21:43:00Z">
        <w:r w:rsidR="009978BE">
          <w:rPr>
            <w:rFonts w:ascii="Times New Roman" w:hAnsi="Times New Roman" w:cs="Times New Roman"/>
          </w:rPr>
          <w:t>[ref, ref ref]. In addition, there are similar advancements</w:t>
        </w:r>
      </w:ins>
      <w:ins w:id="123" w:author="Benjamin J. Makhlouf" w:date="2026-03-03T13:44:00Z" w16du:dateUtc="2026-03-03T21:44:00Z">
        <w:r w:rsidR="009978BE">
          <w:rPr>
            <w:rFonts w:ascii="Times New Roman" w:hAnsi="Times New Roman" w:cs="Times New Roman"/>
          </w:rPr>
          <w:t xml:space="preserve"> emerging</w:t>
        </w:r>
      </w:ins>
      <w:ins w:id="124" w:author="Benjamin J. Makhlouf" w:date="2026-03-03T13:43:00Z" w16du:dateUtc="2026-03-03T21:43:00Z">
        <w:r w:rsidR="009978BE">
          <w:rPr>
            <w:rFonts w:ascii="Times New Roman" w:hAnsi="Times New Roman" w:cs="Times New Roman"/>
          </w:rPr>
          <w:t xml:space="preserve"> in </w:t>
        </w:r>
      </w:ins>
      <w:ins w:id="125" w:author="Benjamin J. Makhlouf" w:date="2026-03-03T13:44:00Z" w16du:dateUtc="2026-03-03T21:44:00Z">
        <w:r w:rsidR="009978BE">
          <w:rPr>
            <w:rFonts w:ascii="Times New Roman" w:hAnsi="Times New Roman" w:cs="Times New Roman"/>
          </w:rPr>
          <w:t>the use of</w:t>
        </w:r>
      </w:ins>
      <w:ins w:id="126" w:author="Benjamin J. Makhlouf" w:date="2026-03-03T13:45:00Z" w16du:dateUtc="2026-03-03T21:45:00Z">
        <w:r w:rsidR="009978BE">
          <w:rPr>
            <w:rFonts w:ascii="Times New Roman" w:hAnsi="Times New Roman" w:cs="Times New Roman"/>
          </w:rPr>
          <w:t xml:space="preserve"> the unique shape of these time structured data to compare against reference datasets such as those presented here or simulated datasets which </w:t>
        </w:r>
        <w:r w:rsidR="009978BE">
          <w:rPr>
            <w:rFonts w:ascii="Times New Roman" w:hAnsi="Times New Roman" w:cs="Times New Roman"/>
          </w:rPr>
          <w:lastRenderedPageBreak/>
          <w:t>replicate the expected patterns in otolith dat</w:t>
        </w:r>
      </w:ins>
      <w:ins w:id="127" w:author="Benjamin J. Makhlouf" w:date="2026-03-03T13:46:00Z" w16du:dateUtc="2026-03-03T21:46:00Z">
        <w:r w:rsidR="009978BE">
          <w:rPr>
            <w:rFonts w:ascii="Times New Roman" w:hAnsi="Times New Roman" w:cs="Times New Roman"/>
          </w:rPr>
          <w:t xml:space="preserve">a [ref]. As our understanding of otolith bioaccumulation processes during migration continues to advance, there is increasing opportunity to extract and utilize time structured </w:t>
        </w:r>
      </w:ins>
      <w:ins w:id="128" w:author="Benjamin J. Makhlouf" w:date="2026-03-03T13:47:00Z" w16du:dateUtc="2026-03-03T21:47:00Z">
        <w:r w:rsidR="009978BE">
          <w:rPr>
            <w:rFonts w:ascii="Times New Roman" w:hAnsi="Times New Roman" w:cs="Times New Roman"/>
          </w:rPr>
          <w:t xml:space="preserve">otolith data to discriminate finer spatial-scale estimates of provenance. </w:t>
        </w:r>
      </w:ins>
    </w:p>
    <w:p w14:paraId="316E6DDC" w14:textId="6D408F53" w:rsidR="00733CEF" w:rsidRPr="00293852" w:rsidDel="009978BE" w:rsidRDefault="00A64855" w:rsidP="00733CEF">
      <w:pPr>
        <w:spacing w:line="480" w:lineRule="auto"/>
        <w:ind w:firstLine="720"/>
        <w:rPr>
          <w:del w:id="129" w:author="Benjamin J. Makhlouf" w:date="2026-03-03T13:47:00Z" w16du:dateUtc="2026-03-03T21:47:00Z"/>
          <w:rFonts w:ascii="Times New Roman" w:hAnsi="Times New Roman" w:cs="Times New Roman"/>
        </w:rPr>
      </w:pPr>
      <w:r>
        <w:rPr>
          <w:rFonts w:ascii="Times New Roman" w:hAnsi="Times New Roman" w:cs="Times New Roman"/>
        </w:rPr>
        <w:t xml:space="preserve">Given the relatively small sample size in our testing set, we acknowledge that the relatively subtle difference in classification accuracy among methods may not be significant. However, even if the difference is insignificant, all methods presented here provide a high level of classification accuracy. </w:t>
      </w:r>
    </w:p>
    <w:p w14:paraId="0EAB008D" w14:textId="080A4D6F" w:rsidR="00B54D1A" w:rsidRPr="00293852" w:rsidRDefault="00CF4BFF" w:rsidP="009978BE">
      <w:pPr>
        <w:spacing w:line="480" w:lineRule="auto"/>
        <w:ind w:firstLine="720"/>
        <w:rPr>
          <w:rFonts w:ascii="Times New Roman" w:hAnsi="Times New Roman" w:cs="Times New Roman"/>
        </w:rPr>
      </w:pPr>
      <w:r w:rsidRPr="00293852">
        <w:rPr>
          <w:rFonts w:ascii="Times New Roman" w:hAnsi="Times New Roman" w:cs="Times New Roman"/>
        </w:rPr>
        <w:t xml:space="preserve">Using the </w:t>
      </w:r>
      <w:r w:rsidR="00733CEF" w:rsidRPr="00293852">
        <w:rPr>
          <w:rFonts w:ascii="Times New Roman" w:hAnsi="Times New Roman" w:cs="Times New Roman"/>
        </w:rPr>
        <w:t>best</w:t>
      </w:r>
      <w:r w:rsidR="00A77620" w:rsidRPr="00293852">
        <w:rPr>
          <w:rFonts w:ascii="Times New Roman" w:hAnsi="Times New Roman" w:cs="Times New Roman"/>
        </w:rPr>
        <w:t xml:space="preserve"> preforming</w:t>
      </w:r>
      <w:r w:rsidR="00733CEF" w:rsidRPr="00293852">
        <w:rPr>
          <w:rFonts w:ascii="Times New Roman" w:hAnsi="Times New Roman" w:cs="Times New Roman"/>
        </w:rPr>
        <w:t xml:space="preserve"> model, </w:t>
      </w:r>
      <w:r w:rsidR="00BE529C" w:rsidRPr="00293852">
        <w:rPr>
          <w:rFonts w:ascii="Times New Roman" w:hAnsi="Times New Roman" w:cs="Times New Roman"/>
        </w:rPr>
        <w:t xml:space="preserve">watershed-specific </w:t>
      </w:r>
      <w:r w:rsidR="00733CEF" w:rsidRPr="00293852">
        <w:rPr>
          <w:rFonts w:ascii="Times New Roman" w:hAnsi="Times New Roman" w:cs="Times New Roman"/>
        </w:rPr>
        <w:t xml:space="preserve">classification </w:t>
      </w:r>
      <w:r w:rsidR="00BE529C" w:rsidRPr="00293852">
        <w:rPr>
          <w:rFonts w:ascii="Times New Roman" w:hAnsi="Times New Roman" w:cs="Times New Roman"/>
        </w:rPr>
        <w:t>accuracies</w:t>
      </w:r>
      <w:r w:rsidR="00886F47" w:rsidRPr="00293852">
        <w:rPr>
          <w:rFonts w:ascii="Times New Roman" w:hAnsi="Times New Roman" w:cs="Times New Roman"/>
        </w:rPr>
        <w:t xml:space="preserve"> on the full testing dataset</w:t>
      </w:r>
      <w:r w:rsidR="00BE529C" w:rsidRPr="00293852">
        <w:rPr>
          <w:rFonts w:ascii="Times New Roman" w:hAnsi="Times New Roman" w:cs="Times New Roman"/>
        </w:rPr>
        <w:t xml:space="preserve"> exceed</w:t>
      </w:r>
      <w:r w:rsidR="00A77620" w:rsidRPr="00293852">
        <w:rPr>
          <w:rFonts w:ascii="Times New Roman" w:hAnsi="Times New Roman" w:cs="Times New Roman"/>
        </w:rPr>
        <w:t>ed</w:t>
      </w:r>
      <w:r w:rsidR="00BE529C" w:rsidRPr="00293852">
        <w:rPr>
          <w:rFonts w:ascii="Times New Roman" w:hAnsi="Times New Roman" w:cs="Times New Roman"/>
        </w:rPr>
        <w:t xml:space="preserve"> 90% for all three watersheds. Most misclassifications occurred between Nushagak and Kuskokwim fish, consistent with expectations given the greater overlap in </w:t>
      </w:r>
      <w:r w:rsidR="00733CEF" w:rsidRPr="00293852">
        <w:rPr>
          <w:rFonts w:ascii="Times New Roman" w:hAnsi="Times New Roman" w:cs="Times New Roman"/>
        </w:rPr>
        <w:t xml:space="preserve">⁸⁷Sr/⁸⁶Sr </w:t>
      </w:r>
      <w:r w:rsidR="00BE529C" w:rsidRPr="00293852">
        <w:rPr>
          <w:rFonts w:ascii="Times New Roman" w:hAnsi="Times New Roman" w:cs="Times New Roman"/>
        </w:rPr>
        <w:t xml:space="preserve">values </w:t>
      </w:r>
      <w:r w:rsidRPr="00293852">
        <w:rPr>
          <w:rFonts w:ascii="Times New Roman" w:hAnsi="Times New Roman" w:cs="Times New Roman"/>
        </w:rPr>
        <w:t xml:space="preserve">in potential strontium sources and </w:t>
      </w:r>
      <w:r w:rsidR="00BE529C" w:rsidRPr="00293852">
        <w:rPr>
          <w:rFonts w:ascii="Times New Roman" w:hAnsi="Times New Roman" w:cs="Times New Roman"/>
        </w:rPr>
        <w:t xml:space="preserve">closer spatial proximity between these watersheds. </w:t>
      </w:r>
      <w:r w:rsidR="00167331">
        <w:rPr>
          <w:rFonts w:ascii="Times New Roman" w:hAnsi="Times New Roman" w:cs="Times New Roman"/>
        </w:rPr>
        <w:t xml:space="preserve">This limitation is further illustrated in the confidence threshold analysis, in which we imposed the additional requirement that the model must assign to the correct class with a calibrated probability value above a given threshold. Preforming this analysis on the total dataset resulted in a </w:t>
      </w:r>
      <w:ins w:id="130" w:author="Benjamin J. Makhlouf" w:date="2026-03-01T20:18:00Z" w16du:dateUtc="2026-03-02T04:18:00Z">
        <w:r w:rsidR="00FA7BCD">
          <w:rPr>
            <w:rFonts w:ascii="Times New Roman" w:hAnsi="Times New Roman" w:cs="Times New Roman"/>
          </w:rPr>
          <w:t xml:space="preserve">substantial </w:t>
        </w:r>
      </w:ins>
      <w:del w:id="131" w:author="Benjamin J. Makhlouf" w:date="2026-03-01T20:18:00Z" w16du:dateUtc="2026-03-02T04:18:00Z">
        <w:r w:rsidR="00167331" w:rsidDel="00FA7BCD">
          <w:rPr>
            <w:rFonts w:ascii="Times New Roman" w:hAnsi="Times New Roman" w:cs="Times New Roman"/>
          </w:rPr>
          <w:delText xml:space="preserve">significant </w:delText>
        </w:r>
      </w:del>
      <w:r w:rsidR="00167331">
        <w:rPr>
          <w:rFonts w:ascii="Times New Roman" w:hAnsi="Times New Roman" w:cs="Times New Roman"/>
        </w:rPr>
        <w:t xml:space="preserve">decrease in classification accuracy in the Nushagak and Kuskokwim as we increased the threshold probability value. This reflects the fact although the model correctly assigns individuals to these watersheds in most cases, the associated confidence of the model is much </w:t>
      </w:r>
      <w:r w:rsidR="00FA4965">
        <w:rPr>
          <w:rFonts w:ascii="Times New Roman" w:hAnsi="Times New Roman" w:cs="Times New Roman"/>
        </w:rPr>
        <w:t xml:space="preserve">lower for these classes given their similarity in time series shape. </w:t>
      </w:r>
      <w:r w:rsidR="00BE529C" w:rsidRPr="00293852">
        <w:rPr>
          <w:rFonts w:ascii="Times New Roman" w:hAnsi="Times New Roman" w:cs="Times New Roman"/>
        </w:rPr>
        <w:t xml:space="preserve">In contrast, Yukon fish exhibited </w:t>
      </w:r>
      <w:r w:rsidR="00097484" w:rsidRPr="00293852">
        <w:rPr>
          <w:rFonts w:ascii="Times New Roman" w:hAnsi="Times New Roman" w:cs="Times New Roman"/>
        </w:rPr>
        <w:t xml:space="preserve">unique </w:t>
      </w:r>
      <w:r w:rsidR="00BE529C" w:rsidRPr="00293852">
        <w:rPr>
          <w:rFonts w:ascii="Times New Roman" w:hAnsi="Times New Roman" w:cs="Times New Roman"/>
        </w:rPr>
        <w:t>patterns</w:t>
      </w:r>
      <w:r w:rsidR="00097484" w:rsidRPr="00293852">
        <w:rPr>
          <w:rFonts w:ascii="Times New Roman" w:hAnsi="Times New Roman" w:cs="Times New Roman"/>
        </w:rPr>
        <w:t xml:space="preserve"> in otolith LA data</w:t>
      </w:r>
      <w:r w:rsidR="00BE529C" w:rsidRPr="00293852">
        <w:rPr>
          <w:rFonts w:ascii="Times New Roman" w:hAnsi="Times New Roman" w:cs="Times New Roman"/>
        </w:rPr>
        <w:t xml:space="preserve"> due to the watershed's extreme spatial scale, broader range of isotope values, and extended migration timing</w:t>
      </w:r>
      <w:r w:rsidR="00A13CFA" w:rsidRPr="00293852">
        <w:rPr>
          <w:rFonts w:ascii="Times New Roman" w:hAnsi="Times New Roman" w:cs="Times New Roman"/>
        </w:rPr>
        <w:t xml:space="preserve"> (</w:t>
      </w:r>
      <w:r w:rsidR="00842EAB">
        <w:rPr>
          <w:rFonts w:ascii="Times New Roman" w:hAnsi="Times New Roman" w:cs="Times New Roman"/>
        </w:rPr>
        <w:t>Figure 2</w:t>
      </w:r>
      <w:r w:rsidR="00A13CFA" w:rsidRPr="00293852">
        <w:rPr>
          <w:rFonts w:ascii="Times New Roman" w:hAnsi="Times New Roman" w:cs="Times New Roman"/>
        </w:rPr>
        <w:t>)</w:t>
      </w:r>
      <w:r w:rsidR="00733CEF" w:rsidRPr="00293852">
        <w:rPr>
          <w:rFonts w:ascii="Times New Roman" w:hAnsi="Times New Roman" w:cs="Times New Roman"/>
        </w:rPr>
        <w:t xml:space="preserve">. This likely resulted in otolith </w:t>
      </w:r>
      <w:r w:rsidR="007833A8" w:rsidRPr="00293852">
        <w:rPr>
          <w:rFonts w:ascii="Times New Roman" w:hAnsi="Times New Roman" w:cs="Times New Roman"/>
        </w:rPr>
        <w:t>time series</w:t>
      </w:r>
      <w:r w:rsidR="00733CEF" w:rsidRPr="00293852">
        <w:rPr>
          <w:rFonts w:ascii="Times New Roman" w:hAnsi="Times New Roman" w:cs="Times New Roman"/>
        </w:rPr>
        <w:t xml:space="preserve"> which were distinct compared to the other watersheds either because of natal origin values</w:t>
      </w:r>
      <w:r w:rsidR="00097484" w:rsidRPr="00293852">
        <w:rPr>
          <w:rFonts w:ascii="Times New Roman" w:hAnsi="Times New Roman" w:cs="Times New Roman"/>
        </w:rPr>
        <w:t xml:space="preserve"> only found in the Yukon (⁸⁷Sr/⁸⁶Sr &gt; 0.71</w:t>
      </w:r>
      <w:r w:rsidR="007E1DFC" w:rsidRPr="00293852">
        <w:rPr>
          <w:rFonts w:ascii="Times New Roman" w:hAnsi="Times New Roman" w:cs="Times New Roman"/>
        </w:rPr>
        <w:t>3</w:t>
      </w:r>
      <w:r w:rsidR="00097484" w:rsidRPr="00293852">
        <w:rPr>
          <w:rFonts w:ascii="Times New Roman" w:hAnsi="Times New Roman" w:cs="Times New Roman"/>
        </w:rPr>
        <w:t>)</w:t>
      </w:r>
      <w:r w:rsidR="00733CEF" w:rsidRPr="00293852">
        <w:rPr>
          <w:rFonts w:ascii="Times New Roman" w:hAnsi="Times New Roman" w:cs="Times New Roman"/>
        </w:rPr>
        <w:t xml:space="preserve"> or prominent features </w:t>
      </w:r>
      <w:r w:rsidR="00097484" w:rsidRPr="00293852">
        <w:rPr>
          <w:rFonts w:ascii="Times New Roman" w:hAnsi="Times New Roman" w:cs="Times New Roman"/>
        </w:rPr>
        <w:t xml:space="preserve">resulting from a longer </w:t>
      </w:r>
      <w:r w:rsidR="00733CEF" w:rsidRPr="00293852">
        <w:rPr>
          <w:rFonts w:ascii="Times New Roman" w:hAnsi="Times New Roman" w:cs="Times New Roman"/>
        </w:rPr>
        <w:t xml:space="preserve">migration through the enriched </w:t>
      </w:r>
      <w:r w:rsidR="00733CEF" w:rsidRPr="00293852">
        <w:rPr>
          <w:rFonts w:ascii="Times New Roman" w:hAnsi="Times New Roman" w:cs="Times New Roman"/>
        </w:rPr>
        <w:lastRenderedPageBreak/>
        <w:t>mainstem tributary (</w:t>
      </w:r>
      <w:proofErr w:type="spellStart"/>
      <w:r w:rsidR="00733CEF" w:rsidRPr="00293852">
        <w:rPr>
          <w:rFonts w:ascii="Times New Roman" w:hAnsi="Times New Roman" w:cs="Times New Roman"/>
        </w:rPr>
        <w:t>i.e</w:t>
      </w:r>
      <w:proofErr w:type="spellEnd"/>
      <w:r w:rsidR="00733CEF" w:rsidRPr="00293852">
        <w:rPr>
          <w:rFonts w:ascii="Times New Roman" w:hAnsi="Times New Roman" w:cs="Times New Roman"/>
        </w:rPr>
        <w:t xml:space="preserve"> Figure </w:t>
      </w:r>
      <w:r w:rsidR="00C63360" w:rsidRPr="00293852">
        <w:rPr>
          <w:rFonts w:ascii="Times New Roman" w:hAnsi="Times New Roman" w:cs="Times New Roman"/>
        </w:rPr>
        <w:t>3</w:t>
      </w:r>
      <w:r w:rsidR="00733CEF" w:rsidRPr="00293852">
        <w:rPr>
          <w:rFonts w:ascii="Times New Roman" w:hAnsi="Times New Roman" w:cs="Times New Roman"/>
        </w:rPr>
        <w:t xml:space="preserve">b, column 3). </w:t>
      </w:r>
      <w:r w:rsidR="0073705F" w:rsidRPr="00293852">
        <w:rPr>
          <w:rFonts w:ascii="Times New Roman" w:hAnsi="Times New Roman" w:cs="Times New Roman"/>
        </w:rPr>
        <w:t xml:space="preserve">Yukon classification accuracy dropped substantially in the </w:t>
      </w:r>
      <w:r w:rsidR="00BB0C28" w:rsidRPr="00293852">
        <w:rPr>
          <w:rFonts w:ascii="Times New Roman" w:hAnsi="Times New Roman" w:cs="Times New Roman"/>
        </w:rPr>
        <w:t>restricted</w:t>
      </w:r>
      <w:r w:rsidR="00E60751">
        <w:rPr>
          <w:rFonts w:ascii="Times New Roman" w:hAnsi="Times New Roman" w:cs="Times New Roman"/>
        </w:rPr>
        <w:t xml:space="preserve"> </w:t>
      </w:r>
      <w:r w:rsidR="0073705F" w:rsidRPr="00293852">
        <w:rPr>
          <w:rFonts w:ascii="Times New Roman" w:hAnsi="Times New Roman" w:cs="Times New Roman"/>
        </w:rPr>
        <w:t xml:space="preserve">testing set (86.86% vs. 93.7% in the total testing set), despite similar numbers of misidentified individuals. </w:t>
      </w:r>
      <w:r w:rsidR="00733CEF" w:rsidRPr="00293852">
        <w:rPr>
          <w:rFonts w:ascii="Times New Roman" w:hAnsi="Times New Roman" w:cs="Times New Roman"/>
        </w:rPr>
        <w:t xml:space="preserve">This </w:t>
      </w:r>
      <w:r w:rsidR="0073705F" w:rsidRPr="00293852">
        <w:rPr>
          <w:rFonts w:ascii="Times New Roman" w:hAnsi="Times New Roman" w:cs="Times New Roman"/>
        </w:rPr>
        <w:t>decline likely reflects the removal of the most easily classified cases</w:t>
      </w:r>
      <w:r w:rsidR="00733CEF" w:rsidRPr="00293852">
        <w:rPr>
          <w:rFonts w:ascii="Times New Roman" w:hAnsi="Times New Roman" w:cs="Times New Roman"/>
        </w:rPr>
        <w:t>, which is further supported by</w:t>
      </w:r>
      <w:r w:rsidR="009A271F" w:rsidRPr="00293852">
        <w:rPr>
          <w:rFonts w:ascii="Times New Roman" w:hAnsi="Times New Roman" w:cs="Times New Roman"/>
        </w:rPr>
        <w:t xml:space="preserve"> </w:t>
      </w:r>
      <w:r w:rsidR="0073705F" w:rsidRPr="00293852">
        <w:rPr>
          <w:rFonts w:ascii="Times New Roman" w:hAnsi="Times New Roman" w:cs="Times New Roman"/>
        </w:rPr>
        <w:t>higher misclassification rates among CWAK individuals compared to those from the middle and upper Yukon regions</w:t>
      </w:r>
      <w:r w:rsidR="009577C6">
        <w:rPr>
          <w:rFonts w:ascii="Times New Roman" w:hAnsi="Times New Roman" w:cs="Times New Roman"/>
        </w:rPr>
        <w:t xml:space="preserve"> (Supp. Figure </w:t>
      </w:r>
      <w:proofErr w:type="gramStart"/>
      <w:r w:rsidR="009577C6">
        <w:rPr>
          <w:rFonts w:ascii="Times New Roman" w:hAnsi="Times New Roman" w:cs="Times New Roman"/>
        </w:rPr>
        <w:t>2 )</w:t>
      </w:r>
      <w:proofErr w:type="gramEnd"/>
      <w:r w:rsidR="009577C6">
        <w:rPr>
          <w:rFonts w:ascii="Times New Roman" w:hAnsi="Times New Roman" w:cs="Times New Roman"/>
        </w:rPr>
        <w:t xml:space="preserve">. </w:t>
      </w:r>
      <w:r w:rsidR="003C5C0F" w:rsidRPr="00293852">
        <w:rPr>
          <w:rFonts w:ascii="Times New Roman" w:hAnsi="Times New Roman" w:cs="Times New Roman"/>
        </w:rPr>
        <w:t>The</w:t>
      </w:r>
      <w:r w:rsidR="00733CEF" w:rsidRPr="00293852">
        <w:rPr>
          <w:rFonts w:ascii="Times New Roman" w:hAnsi="Times New Roman" w:cs="Times New Roman"/>
        </w:rPr>
        <w:t xml:space="preserve">se </w:t>
      </w:r>
      <w:r w:rsidR="003C5C0F" w:rsidRPr="00293852">
        <w:rPr>
          <w:rFonts w:ascii="Times New Roman" w:hAnsi="Times New Roman" w:cs="Times New Roman"/>
        </w:rPr>
        <w:t xml:space="preserve">challenges </w:t>
      </w:r>
      <w:r w:rsidR="00733CEF" w:rsidRPr="00293852">
        <w:rPr>
          <w:rFonts w:ascii="Times New Roman" w:hAnsi="Times New Roman" w:cs="Times New Roman"/>
        </w:rPr>
        <w:t xml:space="preserve">likely stem </w:t>
      </w:r>
      <w:r w:rsidR="003C5C0F" w:rsidRPr="00293852">
        <w:rPr>
          <w:rFonts w:ascii="Times New Roman" w:hAnsi="Times New Roman" w:cs="Times New Roman"/>
        </w:rPr>
        <w:t>from shorter migration patterns that include less residence time in the mainstem Yukon River</w:t>
      </w:r>
      <w:r w:rsidR="00733CEF" w:rsidRPr="00293852">
        <w:rPr>
          <w:rFonts w:ascii="Times New Roman" w:hAnsi="Times New Roman" w:cs="Times New Roman"/>
        </w:rPr>
        <w:t>, and, subsequently, a</w:t>
      </w:r>
      <w:r w:rsidR="002D29B3" w:rsidRPr="00293852">
        <w:rPr>
          <w:rFonts w:ascii="Times New Roman" w:hAnsi="Times New Roman" w:cs="Times New Roman"/>
        </w:rPr>
        <w:t xml:space="preserve"> less pronounced increase in isotope values before marine entry</w:t>
      </w:r>
      <w:r w:rsidR="00733CEF" w:rsidRPr="00293852">
        <w:rPr>
          <w:rFonts w:ascii="Times New Roman" w:hAnsi="Times New Roman" w:cs="Times New Roman"/>
        </w:rPr>
        <w:t xml:space="preserve">. </w:t>
      </w:r>
      <w:r w:rsidR="00B54D1A" w:rsidRPr="00293852">
        <w:rPr>
          <w:rFonts w:ascii="Times New Roman" w:hAnsi="Times New Roman" w:cs="Times New Roman"/>
        </w:rPr>
        <w:t xml:space="preserve">Without this distinguishing feature, CWAK individuals from the Yukon (i.e. Figure </w:t>
      </w:r>
      <w:r w:rsidR="00C63360" w:rsidRPr="00293852">
        <w:rPr>
          <w:rFonts w:ascii="Times New Roman" w:hAnsi="Times New Roman" w:cs="Times New Roman"/>
        </w:rPr>
        <w:t>3</w:t>
      </w:r>
      <w:r w:rsidR="00B54D1A" w:rsidRPr="00293852">
        <w:rPr>
          <w:rFonts w:ascii="Times New Roman" w:hAnsi="Times New Roman" w:cs="Times New Roman"/>
        </w:rPr>
        <w:t>b, column 4) are more likely to be misclassified with Kuskokwim or Nushagak fish, resulting in lower overall accuracy.</w:t>
      </w:r>
      <w:r w:rsidR="00167331">
        <w:rPr>
          <w:rFonts w:ascii="Times New Roman" w:hAnsi="Times New Roman" w:cs="Times New Roman"/>
        </w:rPr>
        <w:t xml:space="preserve"> </w:t>
      </w:r>
      <w:r w:rsidR="00BB0C28" w:rsidRPr="00E02763">
        <w:rPr>
          <w:rFonts w:ascii="Times New Roman" w:hAnsi="Times New Roman" w:cs="Times New Roman"/>
        </w:rPr>
        <w:t xml:space="preserve">Nonetheless, even applying the most conservative </w:t>
      </w:r>
      <w:r w:rsidR="00E60751" w:rsidRPr="00E02763">
        <w:rPr>
          <w:rFonts w:ascii="Times New Roman" w:hAnsi="Times New Roman" w:cs="Times New Roman"/>
        </w:rPr>
        <w:t xml:space="preserve">methods (90% confidence threshold on the restricted </w:t>
      </w:r>
      <w:proofErr w:type="gramStart"/>
      <w:r w:rsidR="00E60751" w:rsidRPr="00E02763">
        <w:rPr>
          <w:rFonts w:ascii="Times New Roman" w:hAnsi="Times New Roman" w:cs="Times New Roman"/>
        </w:rPr>
        <w:t>dataset</w:t>
      </w:r>
      <w:r w:rsidR="00E02763">
        <w:rPr>
          <w:rFonts w:ascii="Times New Roman" w:hAnsi="Times New Roman" w:cs="Times New Roman"/>
        </w:rPr>
        <w:t xml:space="preserve"> </w:t>
      </w:r>
      <w:r w:rsidR="00E60751" w:rsidRPr="00E02763">
        <w:rPr>
          <w:rFonts w:ascii="Times New Roman" w:hAnsi="Times New Roman" w:cs="Times New Roman"/>
        </w:rPr>
        <w:t>)</w:t>
      </w:r>
      <w:proofErr w:type="gramEnd"/>
      <w:r w:rsidR="00E60751" w:rsidRPr="00E02763">
        <w:rPr>
          <w:rFonts w:ascii="Times New Roman" w:hAnsi="Times New Roman" w:cs="Times New Roman"/>
        </w:rPr>
        <w:t xml:space="preserve"> we achieved 78% classification accuracy across all three datasets.</w:t>
      </w:r>
      <w:r w:rsidR="00A64855">
        <w:rPr>
          <w:rFonts w:ascii="Times New Roman" w:hAnsi="Times New Roman" w:cs="Times New Roman"/>
        </w:rPr>
        <w:t xml:space="preserve"> </w:t>
      </w:r>
    </w:p>
    <w:p w14:paraId="7A35349C" w14:textId="7819017C" w:rsidR="00B54D1A" w:rsidRPr="00293852" w:rsidRDefault="00886F47" w:rsidP="00E02763">
      <w:pPr>
        <w:spacing w:line="480" w:lineRule="auto"/>
        <w:ind w:firstLine="720"/>
        <w:rPr>
          <w:rFonts w:ascii="Times New Roman" w:hAnsi="Times New Roman" w:cs="Times New Roman"/>
        </w:rPr>
      </w:pPr>
      <w:r w:rsidRPr="00293852">
        <w:rPr>
          <w:rFonts w:ascii="Times New Roman" w:hAnsi="Times New Roman" w:cs="Times New Roman"/>
        </w:rPr>
        <w:t>In addition to the ability to distinguish among major watersheds, t</w:t>
      </w:r>
      <w:r w:rsidR="00B54D1A" w:rsidRPr="00293852">
        <w:rPr>
          <w:rFonts w:ascii="Times New Roman" w:hAnsi="Times New Roman" w:cs="Times New Roman"/>
        </w:rPr>
        <w:t xml:space="preserve">he observed difference in </w:t>
      </w:r>
      <w:r w:rsidR="007E1DFC" w:rsidRPr="00293852">
        <w:rPr>
          <w:rFonts w:ascii="Times New Roman" w:hAnsi="Times New Roman" w:cs="Times New Roman"/>
        </w:rPr>
        <w:t xml:space="preserve">isotope LA patterns between </w:t>
      </w:r>
      <w:r w:rsidR="00B54D1A" w:rsidRPr="00293852">
        <w:rPr>
          <w:rFonts w:ascii="Times New Roman" w:hAnsi="Times New Roman" w:cs="Times New Roman"/>
        </w:rPr>
        <w:t xml:space="preserve">CWAK and non-CWAK individuals </w:t>
      </w:r>
      <w:r w:rsidRPr="00293852">
        <w:rPr>
          <w:rFonts w:ascii="Times New Roman" w:hAnsi="Times New Roman" w:cs="Times New Roman"/>
        </w:rPr>
        <w:t xml:space="preserve">from the </w:t>
      </w:r>
      <w:proofErr w:type="gramStart"/>
      <w:r w:rsidRPr="00293852">
        <w:rPr>
          <w:rFonts w:ascii="Times New Roman" w:hAnsi="Times New Roman" w:cs="Times New Roman"/>
        </w:rPr>
        <w:t>Yukon river</w:t>
      </w:r>
      <w:proofErr w:type="gramEnd"/>
      <w:r w:rsidRPr="00293852">
        <w:rPr>
          <w:rFonts w:ascii="Times New Roman" w:hAnsi="Times New Roman" w:cs="Times New Roman"/>
        </w:rPr>
        <w:t xml:space="preserve"> </w:t>
      </w:r>
      <w:r w:rsidR="00B54D1A" w:rsidRPr="00293852">
        <w:rPr>
          <w:rFonts w:ascii="Times New Roman" w:hAnsi="Times New Roman" w:cs="Times New Roman"/>
        </w:rPr>
        <w:t xml:space="preserve">suggests that </w:t>
      </w:r>
      <w:r w:rsidR="00536870" w:rsidRPr="00293852">
        <w:rPr>
          <w:rFonts w:ascii="Times New Roman" w:hAnsi="Times New Roman" w:cs="Times New Roman"/>
        </w:rPr>
        <w:t>the approaches described here may</w:t>
      </w:r>
      <w:r w:rsidRPr="00293852">
        <w:rPr>
          <w:rFonts w:ascii="Times New Roman" w:hAnsi="Times New Roman" w:cs="Times New Roman"/>
        </w:rPr>
        <w:t xml:space="preserve"> also</w:t>
      </w:r>
      <w:r w:rsidR="00536870" w:rsidRPr="00293852">
        <w:rPr>
          <w:rFonts w:ascii="Times New Roman" w:hAnsi="Times New Roman" w:cs="Times New Roman"/>
        </w:rPr>
        <w:t xml:space="preserve"> be capable of resolving spatial structure within a single watershed. </w:t>
      </w:r>
      <w:r w:rsidR="00B54D1A" w:rsidRPr="00293852">
        <w:rPr>
          <w:rFonts w:ascii="Times New Roman" w:hAnsi="Times New Roman" w:cs="Times New Roman"/>
        </w:rPr>
        <w:t xml:space="preserve">For example, genetics-based data in this dataset </w:t>
      </w:r>
      <w:r w:rsidR="007E1DFC" w:rsidRPr="00293852">
        <w:rPr>
          <w:rFonts w:ascii="Times New Roman" w:hAnsi="Times New Roman" w:cs="Times New Roman"/>
        </w:rPr>
        <w:t>can produce</w:t>
      </w:r>
      <w:r w:rsidR="00B54D1A" w:rsidRPr="00293852">
        <w:rPr>
          <w:rFonts w:ascii="Times New Roman" w:hAnsi="Times New Roman" w:cs="Times New Roman"/>
        </w:rPr>
        <w:t xml:space="preserve"> known sub-watershed labels, which, given sufficient sample size, could be used to train a model to distinguish among genetic regions in the Yukon</w:t>
      </w:r>
      <w:r w:rsidRPr="00293852">
        <w:rPr>
          <w:rFonts w:ascii="Times New Roman" w:hAnsi="Times New Roman" w:cs="Times New Roman"/>
        </w:rPr>
        <w:t xml:space="preserve"> river-basin</w:t>
      </w:r>
      <w:r w:rsidR="00B54D1A" w:rsidRPr="00293852">
        <w:rPr>
          <w:rFonts w:ascii="Times New Roman" w:hAnsi="Times New Roman" w:cs="Times New Roman"/>
        </w:rPr>
        <w:t xml:space="preserve"> using</w:t>
      </w:r>
      <w:r w:rsidRPr="00293852">
        <w:rPr>
          <w:rFonts w:ascii="Times New Roman" w:hAnsi="Times New Roman" w:cs="Times New Roman"/>
        </w:rPr>
        <w:t xml:space="preserve"> the workflow described here</w:t>
      </w:r>
      <w:r w:rsidR="00B54D1A" w:rsidRPr="00293852">
        <w:rPr>
          <w:rFonts w:ascii="Times New Roman" w:hAnsi="Times New Roman" w:cs="Times New Roman"/>
        </w:rPr>
        <w:t>. P</w:t>
      </w:r>
      <w:r w:rsidR="00536870" w:rsidRPr="00293852">
        <w:rPr>
          <w:rFonts w:ascii="Times New Roman" w:hAnsi="Times New Roman" w:cs="Times New Roman"/>
        </w:rPr>
        <w:t xml:space="preserve">revious work has demonstrated that integrating data sources </w:t>
      </w:r>
      <w:r w:rsidR="00B54D1A" w:rsidRPr="00293852">
        <w:rPr>
          <w:rFonts w:ascii="Times New Roman" w:hAnsi="Times New Roman" w:cs="Times New Roman"/>
        </w:rPr>
        <w:t xml:space="preserve">such as genetics </w:t>
      </w:r>
      <w:r w:rsidR="00536870" w:rsidRPr="00293852">
        <w:rPr>
          <w:rFonts w:ascii="Times New Roman" w:hAnsi="Times New Roman" w:cs="Times New Roman"/>
        </w:rPr>
        <w:t>can enhance isotope-based assignment precision</w:t>
      </w:r>
      <w:r w:rsidR="00B54D1A" w:rsidRPr="00293852">
        <w:rPr>
          <w:rFonts w:ascii="Times New Roman" w:hAnsi="Times New Roman" w:cs="Times New Roman"/>
        </w:rPr>
        <w:t xml:space="preserve"> in some cases</w:t>
      </w:r>
      <w:r w:rsidR="00536870" w:rsidRPr="00293852">
        <w:rPr>
          <w:rFonts w:ascii="Times New Roman" w:hAnsi="Times New Roman" w:cs="Times New Roman"/>
        </w:rPr>
        <w:t xml:space="preserve"> </w:t>
      </w:r>
      <w:r w:rsidR="00C05983" w:rsidRPr="00293852">
        <w:rPr>
          <w:rFonts w:ascii="Times New Roman" w:hAnsi="Times New Roman" w:cs="Times New Roman"/>
        </w:rPr>
        <w:fldChar w:fldCharType="begin"/>
      </w:r>
      <w:r w:rsidR="00C05983" w:rsidRPr="00293852">
        <w:rPr>
          <w:rFonts w:ascii="Times New Roman" w:hAnsi="Times New Roman" w:cs="Times New Roman"/>
        </w:rPr>
        <w:instrText xml:space="preserve"> ADDIN ZOTERO_ITEM CSL_CITATION {"citationID":"6mD2W5BR","properties":{"formattedCitation":"(Makhlouf et al., 2025)","plainCitation":"(Makhlouf et al., 2025)","noteIndex":0},"citationItems":[{"id":5397,"uris":["http://zotero.org/users/8421274/items/WRVF2L9N"],"itemData":{"id":5397,"type":"article-journal","abstract":"Understanding the spatial ecology of migratory species is uniquely challenging using conventional approaches. In fisheries such as for Pacific salmon, genetic stock identification (GSI) and isotope-based methods have emerged as strategies for reconstructing spatial ecology but are limited by the spatial resolution of genetic differentiation and isotopic heterogeneity. We show that integrating these complementary datasets improve the spatial resolution of provenance assignments. To do so, we reconstructed basin-wide estimates of natal origin locations for Chinook salmon in the Yukon River using samples (n = 247) from an experimental fishery designed to assess in-season run timing. A combined framework improved precision of likely provenance assignments (stream km &gt; 0.7 posterior probability) by 92% over genetic assignments and 52% over strontium isotope methods. In doing so, we illustrate watershed scale estimates of natal origin distributions with a greater resolution available from GSI or isotope data alone.","container-title":"Limnology and Oceanography Letters","DOI":"10.1002/lol2.70025","ISSN":"2378-2242","issue":"n/a","language":"en","license":"© 2025 The Author(s). Limnology and Oceanography Letters published by Wiley Periodicals LLC on behalf of Association for the Sciences of Limnology and Oceanography.","note":"_eprint: https://onlinelibrary.wiley.com/doi/pdf/10.1002/lol2.70025","source":"Wiley Online Library","title":"Combining genetic and isotope frameworks improves reconstruction of fish provenance across riverscapes","URL":"https://onlinelibrary.wiley.com/doi/abs/10.1002/lol2.70025","volume":"n/a","author":[{"family":"Makhlouf","given":"Ben"},{"family":"Cline","given":"Timothy J."},{"family":"Fernandez","given":"Diego"},{"family":"Seeb","given":"Lisa"},{"family":"Lee","given":"Elizabeth"},{"family":"Gilk-Baumer","given":"Sara"},{"family":"Whited","given":"Diane"},{"family":"Zimmerman","given":"Christian E."},{"family":"Schindler","given":"Daniel E."}],"accessed":{"date-parts":[["2025",6,4]]},"issued":{"date-parts":[["2025"]]}}}],"schema":"https://github.com/citation-style-language/schema/raw/master/csl-citation.json"} </w:instrText>
      </w:r>
      <w:r w:rsidR="00C05983" w:rsidRPr="00293852">
        <w:rPr>
          <w:rFonts w:ascii="Times New Roman" w:hAnsi="Times New Roman" w:cs="Times New Roman"/>
        </w:rPr>
        <w:fldChar w:fldCharType="separate"/>
      </w:r>
      <w:r w:rsidR="00C05983" w:rsidRPr="00293852">
        <w:rPr>
          <w:rFonts w:ascii="Times New Roman" w:hAnsi="Times New Roman" w:cs="Times New Roman"/>
          <w:noProof/>
        </w:rPr>
        <w:t>(Makhlouf et al., 2025)</w:t>
      </w:r>
      <w:r w:rsidR="00C05983" w:rsidRPr="00293852">
        <w:rPr>
          <w:rFonts w:ascii="Times New Roman" w:hAnsi="Times New Roman" w:cs="Times New Roman"/>
        </w:rPr>
        <w:fldChar w:fldCharType="end"/>
      </w:r>
      <w:r w:rsidR="00C05983" w:rsidRPr="00293852">
        <w:rPr>
          <w:rFonts w:ascii="Times New Roman" w:hAnsi="Times New Roman" w:cs="Times New Roman"/>
        </w:rPr>
        <w:t>.</w:t>
      </w:r>
      <w:r w:rsidR="00B17536" w:rsidRPr="00293852">
        <w:rPr>
          <w:rFonts w:ascii="Times New Roman" w:hAnsi="Times New Roman" w:cs="Times New Roman"/>
        </w:rPr>
        <w:t xml:space="preserve"> </w:t>
      </w:r>
      <w:r w:rsidR="00B54D1A" w:rsidRPr="00293852">
        <w:rPr>
          <w:rFonts w:ascii="Times New Roman" w:hAnsi="Times New Roman" w:cs="Times New Roman"/>
        </w:rPr>
        <w:t xml:space="preserve">However, these preliminary observations suggest that similar approaches to the one outlined here may have the potential to improve assignment precision to the sub-basin scale without the need for additional data sources. </w:t>
      </w:r>
    </w:p>
    <w:p w14:paraId="34F8313A" w14:textId="77777777" w:rsidR="00A8751C" w:rsidRPr="00293852" w:rsidRDefault="00A8751C" w:rsidP="00E02763">
      <w:pPr>
        <w:spacing w:before="100" w:beforeAutospacing="1" w:after="100" w:afterAutospacing="1" w:line="480" w:lineRule="auto"/>
        <w:outlineLvl w:val="1"/>
        <w:rPr>
          <w:rFonts w:ascii="Times New Roman" w:hAnsi="Times New Roman" w:cs="Times New Roman"/>
        </w:rPr>
      </w:pPr>
    </w:p>
    <w:p w14:paraId="0DE4DA04" w14:textId="427317EF" w:rsidR="009A271F" w:rsidRPr="00293852" w:rsidRDefault="00624A8A" w:rsidP="009A271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293852">
        <w:rPr>
          <w:rFonts w:ascii="Times New Roman" w:eastAsia="Times New Roman" w:hAnsi="Times New Roman" w:cs="Times New Roman"/>
          <w:b/>
          <w:bCs/>
          <w:kern w:val="0"/>
          <w14:ligatures w14:val="none"/>
        </w:rPr>
        <w:t>Implications for Stock Assessment and Management</w:t>
      </w:r>
    </w:p>
    <w:p w14:paraId="2C8074B5" w14:textId="4578F3E5" w:rsidR="00941969" w:rsidRPr="00293852" w:rsidRDefault="00D27C7B" w:rsidP="00990042">
      <w:pPr>
        <w:pStyle w:val="NormalWeb"/>
        <w:spacing w:line="480" w:lineRule="auto"/>
        <w:ind w:firstLine="720"/>
      </w:pPr>
      <w:r w:rsidRPr="00293852">
        <w:t xml:space="preserve">A tool to estimate provenance of marine-caught Chinook salmon in </w:t>
      </w:r>
      <w:r w:rsidR="00BB0C28" w:rsidRPr="00293852">
        <w:t>w</w:t>
      </w:r>
      <w:r w:rsidRPr="00293852">
        <w:t xml:space="preserve">estern Alaska has the potential to expand assessment </w:t>
      </w:r>
      <w:r w:rsidR="009B7B97" w:rsidRPr="00293852">
        <w:t xml:space="preserve">of hypotheses of declining population health by allowing for an explicit assessment of marine mortality on stock specific health. </w:t>
      </w:r>
      <w:bookmarkStart w:id="132" w:name="_Hlk223339650"/>
      <w:r w:rsidRPr="00293852">
        <w:t xml:space="preserve">The </w:t>
      </w:r>
      <w:r w:rsidR="009A271F" w:rsidRPr="00293852">
        <w:t xml:space="preserve">workflow </w:t>
      </w:r>
      <w:r w:rsidR="00BB0C28" w:rsidRPr="00293852">
        <w:t xml:space="preserve">developed here </w:t>
      </w:r>
      <w:r w:rsidR="009A271F" w:rsidRPr="00293852">
        <w:t>illustrates an</w:t>
      </w:r>
      <w:r w:rsidRPr="00293852">
        <w:t xml:space="preserve"> </w:t>
      </w:r>
      <w:r w:rsidR="009A271F" w:rsidRPr="00293852">
        <w:t xml:space="preserve">approach </w:t>
      </w:r>
      <w:r w:rsidR="009B7B97" w:rsidRPr="00293852">
        <w:t xml:space="preserve">that can be used alongside </w:t>
      </w:r>
      <w:r w:rsidRPr="00293852">
        <w:t>otolith LA-ICPMS data</w:t>
      </w:r>
      <w:r w:rsidR="009A271F" w:rsidRPr="00293852">
        <w:t xml:space="preserve"> to provide probabilistic estimates of </w:t>
      </w:r>
      <w:r w:rsidR="00E02763" w:rsidRPr="00293852">
        <w:t>provenance and</w:t>
      </w:r>
      <w:r w:rsidR="009A271F" w:rsidRPr="00293852">
        <w:t xml:space="preserve"> </w:t>
      </w:r>
      <w:ins w:id="133" w:author="Benjamin J. Makhlouf" w:date="2026-03-02T10:14:00Z" w16du:dateUtc="2026-03-02T18:14:00Z">
        <w:r w:rsidR="00B073DE">
          <w:t xml:space="preserve">a </w:t>
        </w:r>
      </w:ins>
      <w:r w:rsidR="009A271F" w:rsidRPr="00293852">
        <w:t xml:space="preserve">calibrated </w:t>
      </w:r>
      <w:ins w:id="134" w:author="Benjamin J. Makhlouf" w:date="2026-03-02T10:14:00Z" w16du:dateUtc="2026-03-02T18:14:00Z">
        <w:r w:rsidR="00B073DE">
          <w:t xml:space="preserve">classification model that </w:t>
        </w:r>
      </w:ins>
      <w:r w:rsidR="009A271F" w:rsidRPr="00293852">
        <w:t>may be immediately useful for classifying adult Chinook salmon from western Alaska watershed</w:t>
      </w:r>
      <w:r w:rsidR="001F4D2D" w:rsidRPr="00293852">
        <w:t>s</w:t>
      </w:r>
      <w:bookmarkEnd w:id="132"/>
      <w:r w:rsidR="009A271F" w:rsidRPr="00293852">
        <w:t xml:space="preserve">. </w:t>
      </w:r>
      <w:r w:rsidR="00941969" w:rsidRPr="00293852">
        <w:t xml:space="preserve">Our dataset is unusually large for its type and includes samples collected across several years and from nearly all parts of the sampled watersheds. As such, we expect it to be broadly representative of the natural variability among years, and that the model presented here will generalize well to new years of data. However, due to sample size constraints we did not include a true validation set from a year excluded from the training and testing data, leaving open the possibility that some degree of overfitting to this dataset could affect assignment accuracy for unseen years. </w:t>
      </w:r>
      <w:r w:rsidR="002654E3" w:rsidRPr="00B073DE">
        <w:rPr>
          <w:highlight w:val="yellow"/>
          <w:rPrChange w:id="135" w:author="Benjamin J. Makhlouf" w:date="2026-03-02T10:25:00Z" w16du:dateUtc="2026-03-02T18:25:00Z">
            <w:rPr/>
          </w:rPrChange>
        </w:rPr>
        <w:t>During exploratory analyses, we conducted a preliminary cross-year validation in which one year of Yukon data was withheld in each run and used as a validation set.</w:t>
      </w:r>
      <w:r w:rsidR="002654E3">
        <w:t xml:space="preserve"> Classification accuracy across years was generally consistent with testing performance, except for 2019, which performed moderately worse</w:t>
      </w:r>
      <w:ins w:id="136" w:author="Benjamin J. Makhlouf" w:date="2026-03-03T13:50:00Z" w16du:dateUtc="2026-03-03T21:50:00Z">
        <w:r w:rsidR="00A22FF1">
          <w:t xml:space="preserve">. This </w:t>
        </w:r>
      </w:ins>
      <w:ins w:id="137" w:author="Benjamin J. Makhlouf" w:date="2026-03-03T13:51:00Z" w16du:dateUtc="2026-03-03T21:51:00Z">
        <w:r w:rsidR="00A22FF1">
          <w:t>discrepancy</w:t>
        </w:r>
      </w:ins>
      <w:ins w:id="138" w:author="Benjamin J. Makhlouf" w:date="2026-03-03T13:50:00Z" w16du:dateUtc="2026-03-03T21:50:00Z">
        <w:r w:rsidR="00A22FF1">
          <w:t xml:space="preserve"> could be due to several sources</w:t>
        </w:r>
      </w:ins>
      <w:ins w:id="139" w:author="Benjamin J. Makhlouf" w:date="2026-03-03T13:53:00Z" w16du:dateUtc="2026-03-03T21:53:00Z">
        <w:r w:rsidR="00A22FF1">
          <w:t>. F</w:t>
        </w:r>
      </w:ins>
      <w:ins w:id="140" w:author="Benjamin J. Makhlouf" w:date="2026-03-03T13:51:00Z" w16du:dateUtc="2026-03-03T21:51:00Z">
        <w:r w:rsidR="00A22FF1">
          <w:t>or example, sample preparation across this dataset was undertaken across several years and by several technicians. It is possible that preparation in this year resulted in quality that varied from other</w:t>
        </w:r>
      </w:ins>
      <w:ins w:id="141" w:author="Benjamin J. Makhlouf" w:date="2026-03-03T13:52:00Z" w16du:dateUtc="2026-03-03T21:52:00Z">
        <w:r w:rsidR="00A22FF1">
          <w:t xml:space="preserve"> years. Alternatively, the spatial composition of the 2019 Kuskokwim Chinook salmon return year may have been meaningfully different from other years, meaning the model was </w:t>
        </w:r>
      </w:ins>
      <w:ins w:id="142" w:author="Benjamin J. Makhlouf" w:date="2026-03-03T13:53:00Z" w16du:dateUtc="2026-03-03T21:53:00Z">
        <w:r w:rsidR="00A22FF1">
          <w:t xml:space="preserve">asked to classify several patterns with low training representation. </w:t>
        </w:r>
      </w:ins>
      <w:del w:id="143" w:author="Benjamin J. Makhlouf" w:date="2026-03-03T13:50:00Z" w16du:dateUtc="2026-03-03T21:50:00Z">
        <w:r w:rsidR="002654E3" w:rsidDel="00A22FF1">
          <w:delText xml:space="preserve">, </w:delText>
        </w:r>
      </w:del>
      <w:del w:id="144" w:author="Benjamin J. Makhlouf" w:date="2026-03-03T13:53:00Z" w16du:dateUtc="2026-03-03T21:53:00Z">
        <w:r w:rsidR="002654E3" w:rsidDel="00A22FF1">
          <w:delText xml:space="preserve">possibly due to differences in sample preparation or data quality. </w:delText>
        </w:r>
      </w:del>
      <w:r w:rsidR="002654E3">
        <w:t xml:space="preserve">While these preliminary </w:t>
      </w:r>
      <w:r w:rsidR="002654E3">
        <w:lastRenderedPageBreak/>
        <w:t>results were not included in the final analysis</w:t>
      </w:r>
      <w:ins w:id="145" w:author="Benjamin J. Makhlouf" w:date="2026-03-03T13:54:00Z" w16du:dateUtc="2026-03-03T21:54:00Z">
        <w:r w:rsidR="00A22FF1">
          <w:t xml:space="preserve">, these and other considerations support the need for model validation on datasets which are not </w:t>
        </w:r>
      </w:ins>
      <w:ins w:id="146" w:author="Benjamin J. Makhlouf" w:date="2026-03-03T13:55:00Z" w16du:dateUtc="2026-03-03T21:55:00Z">
        <w:r w:rsidR="00A22FF1">
          <w:t xml:space="preserve">included </w:t>
        </w:r>
      </w:ins>
      <w:ins w:id="147" w:author="Benjamin J. Makhlouf" w:date="2026-03-03T13:58:00Z" w16du:dateUtc="2026-03-03T21:58:00Z">
        <w:r w:rsidR="00276079">
          <w:t xml:space="preserve">in model training. </w:t>
        </w:r>
      </w:ins>
      <w:ins w:id="148" w:author="Benjamin J. Makhlouf" w:date="2026-03-03T13:59:00Z" w16du:dateUtc="2026-03-03T21:59:00Z">
        <w:r w:rsidR="00276079">
          <w:t>V</w:t>
        </w:r>
      </w:ins>
      <w:ins w:id="149" w:author="Benjamin J. Makhlouf" w:date="2026-03-03T13:55:00Z" w16du:dateUtc="2026-03-03T21:55:00Z">
        <w:r w:rsidR="00A22FF1">
          <w:t>ariation in sample preparation</w:t>
        </w:r>
      </w:ins>
      <w:ins w:id="150" w:author="Benjamin J. Makhlouf" w:date="2026-03-03T13:56:00Z" w16du:dateUtc="2026-03-03T21:56:00Z">
        <w:r w:rsidR="00A22FF1">
          <w:t xml:space="preserve"> or </w:t>
        </w:r>
      </w:ins>
      <w:ins w:id="151" w:author="Benjamin J. Makhlouf" w:date="2026-03-03T13:55:00Z" w16du:dateUtc="2026-03-03T21:55:00Z">
        <w:r w:rsidR="00A22FF1" w:rsidRPr="00293852">
          <w:t>LA-ICPMS specifications among research groups</w:t>
        </w:r>
      </w:ins>
      <w:ins w:id="152" w:author="Benjamin J. Makhlouf" w:date="2026-03-03T13:59:00Z" w16du:dateUtc="2026-03-03T21:59:00Z">
        <w:r w:rsidR="00276079">
          <w:t xml:space="preserve"> could lead variable classification accuracy compared to the values demonstrated here. </w:t>
        </w:r>
        <w:r w:rsidR="00276079" w:rsidRPr="00293852">
          <w:t>This consideration also applies to analyses of juvenile Chinook salmon, which should display comparable isotopic patterns given that our model used only the freshwater region of the otolith. Nevertheless, differences in analytical approaches, particularly when working with much smaller otoliths, could influence results, and this assumption should be evaluated before large-scale application.</w:t>
        </w:r>
      </w:ins>
      <w:ins w:id="153" w:author="Benjamin J. Makhlouf" w:date="2026-03-03T14:00:00Z" w16du:dateUtc="2026-03-03T22:00:00Z">
        <w:r w:rsidR="00276079">
          <w:t xml:space="preserve"> </w:t>
        </w:r>
      </w:ins>
      <w:ins w:id="154" w:author="Benjamin J. Makhlouf" w:date="2026-03-03T13:56:00Z" w16du:dateUtc="2026-03-03T21:56:00Z">
        <w:r w:rsidR="00424097">
          <w:t xml:space="preserve">The overall performance of the model across year/watershed combinations in our dataset </w:t>
        </w:r>
      </w:ins>
      <w:ins w:id="155" w:author="Benjamin J. Makhlouf" w:date="2026-03-03T13:57:00Z" w16du:dateUtc="2026-03-03T21:57:00Z">
        <w:r w:rsidR="00424097">
          <w:t xml:space="preserve">do support the </w:t>
        </w:r>
      </w:ins>
      <w:del w:id="156" w:author="Benjamin J. Makhlouf" w:date="2026-03-03T13:57:00Z" w16du:dateUtc="2026-03-03T21:57:00Z">
        <w:r w:rsidR="002654E3" w:rsidDel="00424097">
          <w:delText xml:space="preserve"> they support the </w:delText>
        </w:r>
      </w:del>
      <w:r w:rsidR="002654E3">
        <w:t>potential for this model to generalize to new years of data</w:t>
      </w:r>
      <w:ins w:id="157" w:author="Benjamin J. Makhlouf" w:date="2026-03-03T13:57:00Z" w16du:dateUtc="2026-03-03T21:57:00Z">
        <w:r w:rsidR="00424097">
          <w:t xml:space="preserve">. </w:t>
        </w:r>
      </w:ins>
      <w:ins w:id="158" w:author="Benjamin J. Makhlouf" w:date="2026-03-03T14:01:00Z" w16du:dateUtc="2026-03-03T22:01:00Z">
        <w:r w:rsidR="00990042">
          <w:t xml:space="preserve">Further, performance of 2022 Kuskokwim samples, which were processed at a different laboratory than all other samples, is comparable to </w:t>
        </w:r>
      </w:ins>
      <w:ins w:id="159" w:author="Benjamin J. Makhlouf" w:date="2026-03-03T14:02:00Z" w16du:dateUtc="2026-03-03T22:02:00Z">
        <w:r w:rsidR="00990042">
          <w:t>performance across the dataset (ref supp.). These results suggest the ability for the model to reliably classify despite lab-specific variability in laser ablation data.</w:t>
        </w:r>
      </w:ins>
      <w:ins w:id="160" w:author="Benjamin J. Makhlouf" w:date="2026-03-03T14:03:00Z" w16du:dateUtc="2026-03-03T22:03:00Z">
        <w:r w:rsidR="00990042">
          <w:t xml:space="preserve"> </w:t>
        </w:r>
      </w:ins>
      <w:ins w:id="161" w:author="Benjamin J. Makhlouf" w:date="2026-03-03T13:57:00Z" w16du:dateUtc="2026-03-03T21:57:00Z">
        <w:r w:rsidR="00424097">
          <w:t xml:space="preserve">However, </w:t>
        </w:r>
      </w:ins>
      <w:del w:id="162" w:author="Benjamin J. Makhlouf" w:date="2026-03-03T13:57:00Z" w16du:dateUtc="2026-03-03T21:57:00Z">
        <w:r w:rsidR="002654E3" w:rsidDel="00424097">
          <w:delText xml:space="preserve">, </w:delText>
        </w:r>
        <w:r w:rsidR="009E43BD" w:rsidDel="00424097">
          <w:delText>which</w:delText>
        </w:r>
      </w:del>
      <w:r w:rsidR="009E43BD">
        <w:t xml:space="preserve"> we plan to further </w:t>
      </w:r>
      <w:ins w:id="163" w:author="Benjamin J. Makhlouf" w:date="2026-03-03T13:57:00Z" w16du:dateUtc="2026-03-03T21:57:00Z">
        <w:r w:rsidR="00424097">
          <w:t>evaluate</w:t>
        </w:r>
        <w:r w:rsidR="00424097">
          <w:t xml:space="preserve"> this performance </w:t>
        </w:r>
      </w:ins>
      <w:del w:id="164" w:author="Benjamin J. Makhlouf" w:date="2026-03-03T13:57:00Z" w16du:dateUtc="2026-03-03T21:57:00Z">
        <w:r w:rsidR="009E43BD" w:rsidDel="00424097">
          <w:delText xml:space="preserve">evaluate </w:delText>
        </w:r>
      </w:del>
      <w:r w:rsidR="009E43BD">
        <w:t xml:space="preserve">as additional, currently unprocessed years of otolith data become available. </w:t>
      </w:r>
      <w:del w:id="165" w:author="Benjamin J. Makhlouf" w:date="2026-03-03T13:57:00Z" w16du:dateUtc="2026-03-03T21:57:00Z">
        <w:r w:rsidR="00941969" w:rsidRPr="00293852" w:rsidDel="00424097">
          <w:delText xml:space="preserve">Additionally, sample preparation procedures and </w:delText>
        </w:r>
        <w:r w:rsidR="007E1DFC" w:rsidRPr="00293852" w:rsidDel="00424097">
          <w:delText xml:space="preserve">LA-ICPMS </w:delText>
        </w:r>
        <w:r w:rsidR="00941969" w:rsidRPr="00293852" w:rsidDel="00424097">
          <w:delText>specifications may vary among research groups, which could complicate direct comparisons between our dataset and others.</w:delText>
        </w:r>
        <w:r w:rsidR="007E1DFC" w:rsidRPr="00293852" w:rsidDel="00424097">
          <w:delText xml:space="preserve"> </w:delText>
        </w:r>
      </w:del>
      <w:del w:id="166" w:author="Benjamin J. Makhlouf" w:date="2026-03-03T13:58:00Z" w16du:dateUtc="2026-03-03T21:58:00Z">
        <w:r w:rsidR="00941969" w:rsidRPr="00293852" w:rsidDel="00424097">
          <w:delText xml:space="preserve">This consideration also applies to analyses of juvenile Chinook salmon, which should display comparable isotopic patterns </w:delText>
        </w:r>
        <w:r w:rsidR="007E1DFC" w:rsidRPr="00293852" w:rsidDel="00424097">
          <w:delText xml:space="preserve">given that </w:delText>
        </w:r>
        <w:r w:rsidR="00941969" w:rsidRPr="00293852" w:rsidDel="00424097">
          <w:delText xml:space="preserve">our model used only the freshwater region of the otolith. Nevertheless, differences in analytical approaches, particularly when working with much smaller otoliths, could influence results, and this assumption should be evaluated before large-scale application. </w:delText>
        </w:r>
      </w:del>
      <w:r w:rsidR="00941969" w:rsidRPr="00293852">
        <w:t xml:space="preserve">Despite these caveats, we expect the </w:t>
      </w:r>
      <w:ins w:id="167" w:author="Benjamin J. Makhlouf" w:date="2026-03-03T14:00:00Z" w16du:dateUtc="2026-03-03T22:00:00Z">
        <w:r w:rsidR="00276079">
          <w:t xml:space="preserve">broad </w:t>
        </w:r>
      </w:ins>
      <w:r w:rsidR="00941969" w:rsidRPr="00293852">
        <w:t xml:space="preserve">patterns identified here to be robust across similar data types, particularly when paired with advanced time-series methods </w:t>
      </w:r>
      <w:r w:rsidR="007E1DFC" w:rsidRPr="00293852">
        <w:t xml:space="preserve">(ex. </w:t>
      </w:r>
      <w:r w:rsidR="00941969" w:rsidRPr="00293852">
        <w:t xml:space="preserve">dynamic time warping </w:t>
      </w:r>
      <w:r w:rsidR="00B073DE">
        <w:fldChar w:fldCharType="begin"/>
      </w:r>
      <w:r w:rsidR="00B073DE">
        <w:instrText xml:space="preserve"> ADDIN ZOTERO_ITEM CSL_CITATION {"citationID":"j7zBNeS5","properties":{"formattedCitation":"(Arai et al., 2026; Hegg &amp; Kennedy, 2021)","plainCitation":"(Arai et al., 2026; Hegg &amp; Kennedy, 2021)","noteIndex":0},"citationItems":[{"id":6459,"uris":["http://zotero.org/users/8421274/items/DFJGSZE5"],"itemData":{"id":6459,"type":"article-journal","abstract":"Accurate provenance assignment is critical for understanding ecological connectivity and guiding conservation and management. Natural chemical chronologies stored in metabolically inert, incrementally growing tissues (e.g., otoliths) provide a powerful tool for this purpose. However, traditional approaches face biological challenges, collapse chronological data into single values, and require subjective interpretation, limiting accuracy and scalability. We present a novel framework that integrates machine learning, time series analysis, and ensemble modeling to improve provenance assignment from archival tissue chemistry. Using otolith 87Sr/86Sr profiles from 17 distinct natal sources (n = 255) of California Central Valley Chinook salmon, we developed automated feature extraction, explicit time series classification (including dynamic time warping [DTW] with k-nearest neighbors [KNN]), and ensembles combining multiple classifiers. Furthermore, to address gaps in under-sampled life histories within natal sources, we added simulated chemical profiles to the reference baseline and tested whether they improved model performance. Time series approaches (mean accuracy: 0.56–0.62) consistently outperformed traditional methods (0.48), particularly for sources influenced by maternal signatures or early dispersal. Feature extraction approaches performed best when profiles followed predictable life-stage patterns, while explicit time series classification (DTW + KNN) excelled for distinct profile “shapes”. Ensembles leveraged complementary strengths and outperformed any single method. Our results highlight the advantages of treating archival chemical data as time series and applying machine learning and ensemble strategies to enhance the accuracy and scalability of provenance assignment. This framework is broadly applicable across taxa, tissue types, and chemical markers, offering a roadmap for advancing ecological inference and conservation.","container-title":"Ecological Informatics","DOI":"10.1016/j.ecoinf.2026.103604","ISSN":"1574-9541","journalAbbreviation":"Ecological Informatics","page":"103604","source":"ScienceDirect","title":"Advancing provenance assignment using machine learning and time series analysis of chemical chronologies in archival tissues","volume":"93","author":[{"family":"Arai","given":"Kohma"},{"family":"Willmes","given":"Malte"},{"family":"Johnson","given":"Rachel C."},{"family":"Sturrock","given":"Anna M."}],"issued":{"date-parts":[["2026",2,1]]}}},{"id":4390,"uris":["http://zotero.org/users/8421274/items/BD9UPNI2"],"itemData":{"id":4390,"type":"article-journal","abstract":"Ecological patterns are often fundamentally chronological. However, generalization of data is necessarily accompanied by a loss of detail or resolution. Temporal data in particular contain information not only in data values but in the temporal structure, which is lost when these values are aggregated to provide point estimates. Dynamic time warping (DTW) is a time series comparison method that is capable of efficiently comparing series despite temporal offsets that confound other methods. The DTW method is both efficient and remarkably flexible, capable of efficiently matching not only time series but also any sequentially structured data set, which has made it a popular technique in machine learning, artificial intelligence, and big data analytical tasks. DTW is rarely used in ecology despite the ubiquity of temporally structured data. As technological advances have increased the richness of small-scale ecological data, DTW may be an attractive analysis technique because it is able to utilize the additional information contained in the temporal structure of many ecological data sets. In this study, we use an example data set of high-resolution fish movement records obtained from otolith microchemistry to compare traditional analysis techniques with DTW clustering. Our results suggest that DTW is capable of detecting subtle behavioral patterns within otolith data sets which traditional data aggregation techniques cannot. These results provide evidence that the DTW method may be useful across many of the temporal data types commonly collected in ecology, as well other sequentially ordered “pseudo time series” data such as classification of species by shape.","container-title":"Ecosphere","DOI":"10.1002/ecs2.3742","ISSN":"2150-8925","issue":"9","language":"en","note":"_eprint: https://esajournals.onlinelibrary.wiley.com/doi/pdf/10.1002/ecs2.3742","page":"e03742","source":"Wiley Online Library","title":"Let's do the time warp again: non-linear time series matching as a tool for sequentially structured data in ecology","title-short":"Let's do the time warp again","volume":"12","author":[{"family":"Hegg","given":"Jens C."},{"family":"Kennedy","given":"Brian P."}],"issued":{"date-parts":[["2021"]]}}}],"schema":"https://github.com/citation-style-language/schema/raw/master/csl-citation.json"} </w:instrText>
      </w:r>
      <w:r w:rsidR="00B073DE">
        <w:fldChar w:fldCharType="separate"/>
      </w:r>
      <w:r w:rsidR="00B073DE">
        <w:rPr>
          <w:noProof/>
        </w:rPr>
        <w:t>(Arai et al., 2026; Hegg &amp; Kennedy, 2021)</w:t>
      </w:r>
      <w:r w:rsidR="00B073DE">
        <w:fldChar w:fldCharType="end"/>
      </w:r>
      <w:ins w:id="168" w:author="Benjamin J. Makhlouf" w:date="2026-03-02T10:27:00Z" w16du:dateUtc="2026-03-02T18:27:00Z">
        <w:r w:rsidR="00B073DE">
          <w:t xml:space="preserve"> </w:t>
        </w:r>
      </w:ins>
      <w:del w:id="169" w:author="Benjamin J. Makhlouf" w:date="2026-03-02T10:25:00Z" w16du:dateUtc="2026-03-02T18:25:00Z">
        <w:r w:rsidR="000C3313" w:rsidDel="00B073DE">
          <w:delText>(Arai et al., 2025 (</w:delText>
        </w:r>
        <w:r w:rsidR="000C3313" w:rsidRPr="00E02763" w:rsidDel="00B073DE">
          <w:rPr>
            <w:i/>
            <w:iCs/>
          </w:rPr>
          <w:delText xml:space="preserve">in </w:delText>
        </w:r>
        <w:r w:rsidR="00E02763" w:rsidRPr="00E02763" w:rsidDel="00B073DE">
          <w:rPr>
            <w:i/>
            <w:iCs/>
          </w:rPr>
          <w:delText>review</w:delText>
        </w:r>
        <w:r w:rsidR="000C3313" w:rsidDel="00B073DE">
          <w:delText>)</w:delText>
        </w:r>
        <w:r w:rsidR="007E1DFC" w:rsidRPr="00293852" w:rsidDel="00B073DE">
          <w:delText>)</w:delText>
        </w:r>
        <w:r w:rsidR="00941969" w:rsidRPr="00293852" w:rsidDel="00B073DE">
          <w:delText xml:space="preserve">, </w:delText>
        </w:r>
      </w:del>
      <w:r w:rsidR="00941969" w:rsidRPr="00293852">
        <w:t xml:space="preserve">or deep learning approaches which can accommodate variation in time-series length and </w:t>
      </w:r>
      <w:proofErr w:type="spellStart"/>
      <w:r w:rsidR="00E90986">
        <w:t>minimise</w:t>
      </w:r>
      <w:proofErr w:type="spellEnd"/>
      <w:r w:rsidR="007E1DFC" w:rsidRPr="00293852">
        <w:t xml:space="preserve"> the need for preprocessing</w:t>
      </w:r>
      <w:r w:rsidR="00E13ED8" w:rsidRPr="00293852">
        <w:t xml:space="preserve"> steps which may warp timeseries. </w:t>
      </w:r>
    </w:p>
    <w:p w14:paraId="50DB6BBB" w14:textId="7F8963D5" w:rsidR="00941969" w:rsidRPr="00293852" w:rsidRDefault="00941969" w:rsidP="00941969">
      <w:pPr>
        <w:pStyle w:val="whitespace-normal"/>
        <w:spacing w:line="480" w:lineRule="auto"/>
      </w:pPr>
      <w:r w:rsidRPr="00293852">
        <w:tab/>
      </w:r>
      <w:r w:rsidR="00E5472C" w:rsidRPr="00293852">
        <w:t>In addition</w:t>
      </w:r>
      <w:r w:rsidRPr="00293852">
        <w:t xml:space="preserve"> to providing accurate watershed assignment estimates, </w:t>
      </w:r>
      <w:r w:rsidR="00E5472C" w:rsidRPr="00293852">
        <w:t xml:space="preserve">the </w:t>
      </w:r>
      <w:r w:rsidRPr="00293852">
        <w:t>workflow</w:t>
      </w:r>
      <w:r w:rsidR="00E5472C" w:rsidRPr="00293852">
        <w:t xml:space="preserve"> presented here provide</w:t>
      </w:r>
      <w:r w:rsidRPr="00293852">
        <w:t>s probability</w:t>
      </w:r>
      <w:r w:rsidR="00E02763">
        <w:t xml:space="preserve"> values</w:t>
      </w:r>
      <w:r w:rsidRPr="00293852">
        <w:t xml:space="preserve"> </w:t>
      </w:r>
      <w:r w:rsidR="00B37177" w:rsidRPr="00293852">
        <w:t xml:space="preserve">which associate </w:t>
      </w:r>
      <w:r w:rsidR="00A2150B" w:rsidRPr="00293852">
        <w:t xml:space="preserve">class estimates with </w:t>
      </w:r>
      <w:r w:rsidR="007E1DFC" w:rsidRPr="00293852">
        <w:t xml:space="preserve">a true measure of model uncertainty. </w:t>
      </w:r>
      <w:r w:rsidR="00B37177" w:rsidRPr="00293852">
        <w:t xml:space="preserve">In turn, </w:t>
      </w:r>
      <w:r w:rsidR="007E1DFC" w:rsidRPr="00293852">
        <w:t xml:space="preserve">managers </w:t>
      </w:r>
      <w:r w:rsidR="00B37177" w:rsidRPr="00293852">
        <w:t xml:space="preserve">or decision makers may use </w:t>
      </w:r>
      <w:r w:rsidR="007E1DFC" w:rsidRPr="00293852">
        <w:t xml:space="preserve">the result of the models presented here to make decisions based on flexible </w:t>
      </w:r>
      <w:r w:rsidR="00B72E2E" w:rsidRPr="00293852">
        <w:t xml:space="preserve">thresholds of misassignment risk which more </w:t>
      </w:r>
      <w:r w:rsidR="00B72E2E" w:rsidRPr="00293852">
        <w:lastRenderedPageBreak/>
        <w:t xml:space="preserve">accurately </w:t>
      </w:r>
      <w:r w:rsidR="00A2150B" w:rsidRPr="00293852">
        <w:t xml:space="preserve">consider </w:t>
      </w:r>
      <w:r w:rsidR="00B72E2E" w:rsidRPr="00293852">
        <w:t xml:space="preserve">model uncertainty. In addition, these values can be </w:t>
      </w:r>
      <w:r w:rsidR="00434E96" w:rsidRPr="00293852">
        <w:t xml:space="preserve">appropriately </w:t>
      </w:r>
      <w:r w:rsidR="00B72E2E" w:rsidRPr="00293852">
        <w:t>used in probabilistic frameworks</w:t>
      </w:r>
      <w:r w:rsidR="00434E96" w:rsidRPr="00293852">
        <w:t xml:space="preserve"> for assignment or structured decision making,</w:t>
      </w:r>
      <w:r w:rsidR="00B72E2E" w:rsidRPr="00293852">
        <w:t xml:space="preserve"> thereby allowing more effective</w:t>
      </w:r>
      <w:r w:rsidR="00434E96" w:rsidRPr="00293852">
        <w:t xml:space="preserve"> </w:t>
      </w:r>
      <w:r w:rsidR="00B72E2E" w:rsidRPr="00293852">
        <w:t>quantif</w:t>
      </w:r>
      <w:r w:rsidR="00434E96" w:rsidRPr="00293852">
        <w:t>ication of</w:t>
      </w:r>
      <w:r w:rsidR="00B72E2E" w:rsidRPr="00293852">
        <w:t xml:space="preserve"> uncertainty through to management outcomes. </w:t>
      </w:r>
    </w:p>
    <w:p w14:paraId="75A7E217" w14:textId="2FFB2C49" w:rsidR="00E5472C" w:rsidRPr="00293852" w:rsidRDefault="00B72E2E" w:rsidP="0006479B">
      <w:pPr>
        <w:pStyle w:val="whitespace-normal"/>
        <w:spacing w:line="480" w:lineRule="auto"/>
      </w:pPr>
      <w:r w:rsidRPr="00293852">
        <w:tab/>
      </w:r>
      <w:r w:rsidR="008D72B1" w:rsidRPr="00293852">
        <w:t xml:space="preserve">Despite </w:t>
      </w:r>
      <w:r w:rsidRPr="00293852">
        <w:t>an advancement in</w:t>
      </w:r>
      <w:r w:rsidR="0064576D" w:rsidRPr="00293852">
        <w:t xml:space="preserve"> the ability to discriminate among rivers for </w:t>
      </w:r>
      <w:r w:rsidR="00BB0C28" w:rsidRPr="00293852">
        <w:t>w</w:t>
      </w:r>
      <w:r w:rsidR="0064576D" w:rsidRPr="00293852">
        <w:t>estern Alaska Chinook salmon, the</w:t>
      </w:r>
      <w:r w:rsidRPr="00293852">
        <w:t xml:space="preserve"> workflow presented here</w:t>
      </w:r>
      <w:r w:rsidR="0064576D" w:rsidRPr="00293852">
        <w:t xml:space="preserve"> remain</w:t>
      </w:r>
      <w:r w:rsidRPr="00293852">
        <w:t>s</w:t>
      </w:r>
      <w:r w:rsidR="0064576D" w:rsidRPr="00293852">
        <w:t xml:space="preserve"> limited for in-season management or rapid research applications. Otolith LA-ICPMS is costly and labor-intensive, making large-scale, real-time assessment of river origin for marine-caught samples impractical. Moreover, otolith collection is lethal, which may be prohibitive given the increasingly endangered status of Chinook salmon in this region</w:t>
      </w:r>
      <w:ins w:id="170" w:author="Benjamin J. Makhlouf" w:date="2026-03-02T10:29:00Z" w16du:dateUtc="2026-03-02T18:29:00Z">
        <w:r w:rsidR="00B073DE">
          <w:t xml:space="preserve"> </w:t>
        </w:r>
      </w:ins>
      <w:r w:rsidR="00B073DE">
        <w:fldChar w:fldCharType="begin"/>
      </w:r>
      <w:r w:rsidR="00B073DE">
        <w:instrText xml:space="preserve"> ADDIN ZOTERO_ITEM CSL_CITATION {"citationID":"L38gIQ1z","properties":{"formattedCitation":"(Feddern et al., 2023; Ohlberger et al., 2018; Schindler et al., 2013)","plainCitation":"(Feddern et al., 2023; Ohlberger et al., 2018; Schindler et al., 2013)","noteIndex":0},"citationItems":[{"id":4226,"uris":["http://zotero.org/users/8421274/items/53AYSP4H"],"itemData":{"id":4226,"type":"article-journal","abstract":"Understanding how species are responding to environmental change is a central challenge for stewards and managers of fish and wildlife who seek to maintain harvest opportunities for communities and Indigenous peoples. This is a particularly daunting but increasingly important task in remote, high-latitude regions where environmental conditions are changing rapidly and data collection is logistically difficult. The Arctic-Yukon-Kuskokwim (AYK) region encompasses the northern extent of the Chinook Salmon Oncorhynchus tshawytscha range where populations are experiencing rapid rates of environmental change across both freshwater and marine habitats due to global climate change. Climate-salmon interactions in the AYK region are a particularly pressing issue as many local communities have a deep reliance on a subsistence way of life. Here, we synthesize perspectives shared at a recent workshop on Chinook Salmon declines in the AYK region. The objectives were to discuss current understandings of climate-Chinook Salmon interactions, develop a set of outstanding questions, review available data and its limitations in addressing these questions, and describe the perspectives expressed by participants in this workshop from diverse backgrounds. We conclude by suggesting pathways forward to integrate different types of information and build relationships among communities, academic partners, and fishery management agencies.","container-title":"FISHERIES","DOI":"10.1002/fsh.10923","ISSN":"0363-2415, 1548-8446","issue":"8","journalAbbreviation":"Fisheries","language":"English","note":"number-of-pages: 13\npublisher-place: Hoboken\nWeb of Science ID: WOS:000998764500001","page":"331-343","publisher":"Wiley","source":"Clarivate Analytics Web of Science","title":"Kings of the North: Bridging Disciplines to Understand the Effects of Changing Climate on Chinook Salmon in the Arctic-Yukon-Kuskokwim Region","title-short":"Kings of the North","volume":"48","author":[{"family":"Feddern","given":"Megan L."},{"family":"Schoen","given":"Erik R."},{"family":"Shaftel","given":"Rebecca"},{"family":"Cunningham","given":"Curry J."},{"family":"Chythlook","given":"Craig"},{"family":"Connors","given":"Brendan M."},{"family":"Murdoch","given":"Alyssa D."},{"family":"Biela","given":"Vanessa R.","non-dropping-particle":"von"},{"family":"Woods","given":"Brooke"}],"issued":{"date-parts":[["2023",8]]}}},{"id":4421,"uris":["http://zotero.org/users/8421274/items/PUA9GF7A"],"itemData":{"id":4421,"type":"article-journal","abstract":"The demographic structure of populations is affected by life history strategies and how these interact with natural and anthropogenic factors such as exploitation, climate change, and biotic interactions. Previous work suggests that the mean size and age of some North American populations of Chinook salmon (Oncorhynchus tshawytscha, Salmonidae) are declining. These trends are of concern because Chinook salmon are highly valued commercially for their exceptional size and because the loss of the largest and oldest individuals may lead to reduced population productivity. Using long-term data from wild and hatchery populations, we quantified changes in the demographic structure of Chinook salmon populations over the past four decades across the Northeast Pacific Ocean, from California through western Alaska. Our results show that wild and hatchery fish are becoming smaller and younger throughout most of the Pacific coast. Proportions of older age classes have decreased over time in most regions. Simultaneously, the length-at-age of older fish has declined while the length-at-age of younger fish has typically increased. However, negative size trends of older ages were weak or non-existent at the southern end of the range. While it remains to be explored whether these trends are caused by changes in climate, fishing practices or species interactions such as predation, our qualitative review of the potential causes of demographic change suggests that selective removal of large fish has likely contributed to the apparent widespread declines in average body sizes.","container-title":"Fish and Fisheries","DOI":"10.1111/faf.12272","ISSN":"1467-2979","issue":"3","language":"en","license":"© 2018 The Authors. Fish and Fisheries published by John Wiley &amp; Sons Ltd.","note":"_eprint: https://onlinelibrary.wiley.com/doi/pdf/10.1111/faf.12272","page":"533-546","source":"Wiley Online Library","title":"Demographic changes in Chinook salmon across the Northeast Pacific Ocean","volume":"19","author":[{"family":"Ohlberger","given":"Jan"},{"family":"Ward","given":"Eric J"},{"family":"Schindler","given":"Daniel E"},{"family":"Lewis","given":"Bert"}],"issued":{"date-parts":[["2018"]]}}},{"id":4426,"uris":["http://zotero.org/users/8421274/items/GRMID2QD"],"itemData":{"id":4426,"type":"report","language":"en","source":"Zotero","title":"Arctic-Yukon-Kuskokwim Chinook Salmon Research Action Plan: Evidence of Decline of Chinook Salmon Populations and Recommendations for Future Research. Prepared for the AYK Sustainable Salmon Initiative","author":[{"family":"Schindler","given":"Daniel E"},{"family":"Krueger","given":"C"},{"family":"Bisson","given":"P"},{"family":"Bradford","given":"Michael J"},{"family":"Clark","given":"B"},{"family":"Conitz","given":"J"},{"family":"Howard","given":"K"},{"family":"Jones","given":"M"},{"family":"Murphy","given":"J"},{"family":"Myers","given":"Katherine W."},{"family":"Scheuerell","given":"Mark"},{"family":"Volk","given":"Eric C"},{"family":"Winton","given":"James"}],"issued":{"date-parts":[["2013",8]]}}}],"schema":"https://github.com/citation-style-language/schema/raw/master/csl-citation.json"} </w:instrText>
      </w:r>
      <w:r w:rsidR="00B073DE">
        <w:fldChar w:fldCharType="separate"/>
      </w:r>
      <w:r w:rsidR="00B073DE">
        <w:rPr>
          <w:noProof/>
        </w:rPr>
        <w:t>(Feddern et al., 2023; Ohlberger et al., 2018; Schindler et al., 2013)</w:t>
      </w:r>
      <w:r w:rsidR="00B073DE">
        <w:fldChar w:fldCharType="end"/>
      </w:r>
      <w:r w:rsidR="0064576D" w:rsidRPr="00293852">
        <w:t xml:space="preserve">. The model also relies on a large existing dataset with known river-of-origin labels derived from unique sampling efforts, a resource not available for most other species of concern. For example, comparable datasets do not exist for chum salmon, constraining the </w:t>
      </w:r>
      <w:r w:rsidRPr="00293852">
        <w:t xml:space="preserve">application of these methods to other similar species of concern in the region. </w:t>
      </w:r>
      <w:r w:rsidR="00606CF3" w:rsidRPr="00293852">
        <w:t xml:space="preserve">However, </w:t>
      </w:r>
      <w:r w:rsidR="00AF5FD3" w:rsidRPr="00293852">
        <w:t xml:space="preserve">if these </w:t>
      </w:r>
      <w:r w:rsidR="00606CF3" w:rsidRPr="00293852">
        <w:t>data and logistical limitations</w:t>
      </w:r>
      <w:r w:rsidR="00AF5FD3" w:rsidRPr="00293852">
        <w:t xml:space="preserve"> are satisfied</w:t>
      </w:r>
      <w:r w:rsidR="00606CF3" w:rsidRPr="00293852">
        <w:t>, the overall workflow is broadly generalizable and can be implemented to address similar challenges in other systems</w:t>
      </w:r>
      <w:r w:rsidR="00AF5FD3" w:rsidRPr="00293852">
        <w:t xml:space="preserve"> or for other species</w:t>
      </w:r>
      <w:r w:rsidR="00606CF3" w:rsidRPr="00293852">
        <w:t>.</w:t>
      </w:r>
    </w:p>
    <w:p w14:paraId="58FB914D" w14:textId="3E4EBA29" w:rsidR="00584F13" w:rsidRPr="00293852" w:rsidRDefault="001566FD" w:rsidP="009F0B9D">
      <w:pPr>
        <w:spacing w:before="100" w:beforeAutospacing="1" w:after="100" w:afterAutospacing="1" w:line="480" w:lineRule="auto"/>
        <w:ind w:firstLine="720"/>
        <w:outlineLvl w:val="1"/>
        <w:rPr>
          <w:rFonts w:ascii="Times New Roman" w:hAnsi="Times New Roman" w:cs="Times New Roman"/>
        </w:rPr>
      </w:pPr>
      <w:r w:rsidRPr="00293852">
        <w:rPr>
          <w:rFonts w:ascii="Times New Roman" w:hAnsi="Times New Roman" w:cs="Times New Roman"/>
        </w:rPr>
        <w:t xml:space="preserve">Machine learning methods provide </w:t>
      </w:r>
      <w:r w:rsidR="00D971E7" w:rsidRPr="00293852">
        <w:rPr>
          <w:rFonts w:ascii="Times New Roman" w:hAnsi="Times New Roman" w:cs="Times New Roman"/>
        </w:rPr>
        <w:t>an opportunity to uncover new insights in ecological datasets</w:t>
      </w:r>
      <w:r w:rsidR="008D72B1" w:rsidRPr="00293852">
        <w:rPr>
          <w:rFonts w:ascii="Times New Roman" w:hAnsi="Times New Roman" w:cs="Times New Roman"/>
        </w:rPr>
        <w:t xml:space="preserve">. In some cases, this </w:t>
      </w:r>
      <w:r w:rsidR="00D971E7" w:rsidRPr="00293852">
        <w:rPr>
          <w:rFonts w:ascii="Times New Roman" w:hAnsi="Times New Roman" w:cs="Times New Roman"/>
        </w:rPr>
        <w:t xml:space="preserve">may be critical for </w:t>
      </w:r>
      <w:r w:rsidR="00A03740" w:rsidRPr="00293852">
        <w:rPr>
          <w:rFonts w:ascii="Times New Roman" w:hAnsi="Times New Roman" w:cs="Times New Roman"/>
        </w:rPr>
        <w:t xml:space="preserve">ecosystem-based </w:t>
      </w:r>
      <w:r w:rsidR="00D971E7" w:rsidRPr="00293852">
        <w:rPr>
          <w:rFonts w:ascii="Times New Roman" w:hAnsi="Times New Roman" w:cs="Times New Roman"/>
        </w:rPr>
        <w:t xml:space="preserve">management </w:t>
      </w:r>
      <w:r w:rsidR="00A03740" w:rsidRPr="00293852">
        <w:rPr>
          <w:rFonts w:ascii="Times New Roman" w:hAnsi="Times New Roman" w:cs="Times New Roman"/>
        </w:rPr>
        <w:t xml:space="preserve">attempting to maintain fishing opportunity while protecting species and populations of conservation </w:t>
      </w:r>
      <w:r w:rsidR="008D72B1" w:rsidRPr="00293852">
        <w:rPr>
          <w:rFonts w:ascii="Times New Roman" w:hAnsi="Times New Roman" w:cs="Times New Roman"/>
        </w:rPr>
        <w:t>concern.</w:t>
      </w:r>
      <w:r w:rsidR="00D971E7" w:rsidRPr="00293852">
        <w:rPr>
          <w:rFonts w:ascii="Times New Roman" w:hAnsi="Times New Roman" w:cs="Times New Roman"/>
        </w:rPr>
        <w:t xml:space="preserve"> In this case, enabling river-basin scale determination of provenance for marine-caught Chinook salmon allows managers to connect region-wide salmon population patterns with river-specific population health. </w:t>
      </w:r>
      <w:r w:rsidR="008D72B1" w:rsidRPr="00293852">
        <w:rPr>
          <w:rFonts w:ascii="Times New Roman" w:hAnsi="Times New Roman" w:cs="Times New Roman"/>
        </w:rPr>
        <w:t xml:space="preserve">Doing so may allow </w:t>
      </w:r>
      <w:r w:rsidR="00D971E7" w:rsidRPr="00293852">
        <w:rPr>
          <w:rFonts w:ascii="Times New Roman" w:hAnsi="Times New Roman" w:cs="Times New Roman"/>
        </w:rPr>
        <w:t xml:space="preserve">researchers </w:t>
      </w:r>
      <w:r w:rsidR="008D72B1" w:rsidRPr="00293852">
        <w:rPr>
          <w:rFonts w:ascii="Times New Roman" w:hAnsi="Times New Roman" w:cs="Times New Roman"/>
        </w:rPr>
        <w:t>to</w:t>
      </w:r>
      <w:r w:rsidR="00D971E7" w:rsidRPr="00293852">
        <w:rPr>
          <w:rFonts w:ascii="Times New Roman" w:hAnsi="Times New Roman" w:cs="Times New Roman"/>
        </w:rPr>
        <w:t xml:space="preserve"> better understand how ecosystem processes at several spatial scales and across ecosystems are interconnected to informing overall ecosystem </w:t>
      </w:r>
      <w:r w:rsidR="00D971E7" w:rsidRPr="00293852">
        <w:rPr>
          <w:rFonts w:ascii="Times New Roman" w:hAnsi="Times New Roman" w:cs="Times New Roman"/>
        </w:rPr>
        <w:lastRenderedPageBreak/>
        <w:t xml:space="preserve">health. </w:t>
      </w:r>
      <w:r w:rsidR="00FB68F4" w:rsidRPr="00293852">
        <w:rPr>
          <w:rFonts w:ascii="Times New Roman" w:hAnsi="Times New Roman" w:cs="Times New Roman"/>
        </w:rPr>
        <w:t>Developing this knowledge of ecosystem function across scales is essential for informing management and conservation strategies that sustain the services provided by healthy, functioning ecosystems</w:t>
      </w:r>
      <w:r w:rsidR="00E2482E" w:rsidRPr="00293852">
        <w:rPr>
          <w:rFonts w:ascii="Times New Roman" w:hAnsi="Times New Roman" w:cs="Times New Roman"/>
        </w:rPr>
        <w:t xml:space="preserve">. </w:t>
      </w:r>
    </w:p>
    <w:p w14:paraId="55E86091" w14:textId="3733CAE5" w:rsidR="00A2150B" w:rsidRPr="00293852" w:rsidRDefault="00A2150B" w:rsidP="00A2150B">
      <w:pPr>
        <w:spacing w:before="100" w:beforeAutospacing="1" w:after="100" w:afterAutospacing="1" w:line="480" w:lineRule="auto"/>
        <w:outlineLvl w:val="1"/>
        <w:rPr>
          <w:rFonts w:ascii="Times New Roman" w:hAnsi="Times New Roman" w:cs="Times New Roman"/>
          <w:b/>
          <w:bCs/>
        </w:rPr>
      </w:pPr>
      <w:r w:rsidRPr="00293852">
        <w:rPr>
          <w:rFonts w:ascii="Times New Roman" w:hAnsi="Times New Roman" w:cs="Times New Roman"/>
          <w:b/>
          <w:bCs/>
        </w:rPr>
        <w:t xml:space="preserve">Acknowledgements: </w:t>
      </w:r>
    </w:p>
    <w:p w14:paraId="6F3DDCC3" w14:textId="7350AEA2" w:rsidR="00E57732" w:rsidRPr="007036AF" w:rsidRDefault="00F050A0" w:rsidP="007036AF">
      <w:pPr>
        <w:spacing w:before="100" w:beforeAutospacing="1" w:after="100" w:afterAutospacing="1" w:line="480" w:lineRule="auto"/>
        <w:ind w:firstLine="720"/>
        <w:outlineLvl w:val="1"/>
        <w:rPr>
          <w:color w:val="222222"/>
          <w:shd w:val="clear" w:color="auto" w:fill="FFFFFF"/>
          <w:rPrChange w:id="171" w:author="Benjamin J. Makhlouf" w:date="2026-03-03T12:20:00Z" w16du:dateUtc="2026-03-03T20:20:00Z">
            <w:rPr>
              <w:rFonts w:ascii="Times New Roman" w:hAnsi="Times New Roman" w:cs="Times New Roman"/>
            </w:rPr>
          </w:rPrChange>
        </w:rPr>
      </w:pPr>
      <w:r>
        <w:rPr>
          <w:color w:val="222222"/>
          <w:shd w:val="clear" w:color="auto" w:fill="FFFFFF"/>
        </w:rPr>
        <w:t>This work w</w:t>
      </w:r>
      <w:r>
        <w:rPr>
          <w:rStyle w:val="gmaildefault"/>
          <w:color w:val="222222"/>
          <w:shd w:val="clear" w:color="auto" w:fill="FFFFFF"/>
        </w:rPr>
        <w:t>as </w:t>
      </w:r>
      <w:r>
        <w:rPr>
          <w:color w:val="222222"/>
          <w:shd w:val="clear" w:color="auto" w:fill="FFFFFF"/>
        </w:rPr>
        <w:t>not possible without the efforts of Dr. Sean Brennan, who motivated much of the data collection used in this study</w:t>
      </w:r>
      <w:ins w:id="172" w:author="Benjamin J. Makhlouf" w:date="2026-03-03T12:18:00Z" w16du:dateUtc="2026-03-03T20:18:00Z">
        <w:r w:rsidR="007036AF">
          <w:rPr>
            <w:color w:val="222222"/>
            <w:shd w:val="clear" w:color="auto" w:fill="FFFFFF"/>
          </w:rPr>
          <w:t xml:space="preserve"> </w:t>
        </w:r>
      </w:ins>
      <w:del w:id="173" w:author="Benjamin J. Makhlouf" w:date="2026-03-03T12:18:00Z" w16du:dateUtc="2026-03-03T20:18:00Z">
        <w:r w:rsidDel="007036AF">
          <w:rPr>
            <w:color w:val="222222"/>
            <w:shd w:val="clear" w:color="auto" w:fill="FFFFFF"/>
          </w:rPr>
          <w:delText xml:space="preserve">, </w:delText>
        </w:r>
      </w:del>
      <w:r>
        <w:rPr>
          <w:color w:val="222222"/>
          <w:shd w:val="clear" w:color="auto" w:fill="FFFFFF"/>
        </w:rPr>
        <w:t>and </w:t>
      </w:r>
      <w:r>
        <w:rPr>
          <w:rStyle w:val="gmaildefault"/>
          <w:color w:val="222222"/>
          <w:shd w:val="clear" w:color="auto" w:fill="FFFFFF"/>
        </w:rPr>
        <w:t>sought </w:t>
      </w:r>
      <w:r>
        <w:rPr>
          <w:color w:val="222222"/>
          <w:shd w:val="clear" w:color="auto" w:fill="FFFFFF"/>
        </w:rPr>
        <w:t>to advance isotope-based methods </w:t>
      </w:r>
      <w:r>
        <w:rPr>
          <w:rStyle w:val="gmaildefault"/>
          <w:color w:val="222222"/>
          <w:shd w:val="clear" w:color="auto" w:fill="FFFFFF"/>
        </w:rPr>
        <w:t>on fish otoliths </w:t>
      </w:r>
      <w:r>
        <w:rPr>
          <w:color w:val="222222"/>
          <w:shd w:val="clear" w:color="auto" w:fill="FFFFFF"/>
        </w:rPr>
        <w:t>for ecological research</w:t>
      </w:r>
      <w:del w:id="174" w:author="Benjamin J. Makhlouf" w:date="2026-03-03T12:18:00Z" w16du:dateUtc="2026-03-03T20:18:00Z">
        <w:r w:rsidDel="007036AF">
          <w:rPr>
            <w:color w:val="222222"/>
            <w:shd w:val="clear" w:color="auto" w:fill="FFFFFF"/>
          </w:rPr>
          <w:delText xml:space="preserve"> in Alaska</w:delText>
        </w:r>
      </w:del>
      <w:r>
        <w:rPr>
          <w:color w:val="222222"/>
          <w:shd w:val="clear" w:color="auto" w:fill="FFFFFF"/>
        </w:rPr>
        <w:t>. We thank the University of Washington’s eScience Institute Data Science and AI Accelerator program, which provided significant mentorship and resources to a</w:t>
      </w:r>
      <w:r>
        <w:rPr>
          <w:rStyle w:val="gmaildefault"/>
          <w:color w:val="222222"/>
          <w:shd w:val="clear" w:color="auto" w:fill="FFFFFF"/>
        </w:rPr>
        <w:t>dvance </w:t>
      </w:r>
      <w:r>
        <w:rPr>
          <w:color w:val="222222"/>
          <w:shd w:val="clear" w:color="auto" w:fill="FFFFFF"/>
        </w:rPr>
        <w:t xml:space="preserve">this project. We </w:t>
      </w:r>
      <w:ins w:id="175" w:author="Benjamin J. Makhlouf" w:date="2026-03-03T12:18:00Z" w16du:dateUtc="2026-03-03T20:18:00Z">
        <w:r w:rsidR="007036AF">
          <w:rPr>
            <w:color w:val="222222"/>
            <w:shd w:val="clear" w:color="auto" w:fill="FFFFFF"/>
          </w:rPr>
          <w:t xml:space="preserve">also </w:t>
        </w:r>
      </w:ins>
      <w:r>
        <w:rPr>
          <w:color w:val="222222"/>
          <w:shd w:val="clear" w:color="auto" w:fill="FFFFFF"/>
        </w:rPr>
        <w:t>thank the efforts of Alaska </w:t>
      </w:r>
      <w:r>
        <w:rPr>
          <w:rStyle w:val="gmaildefault"/>
          <w:color w:val="222222"/>
          <w:shd w:val="clear" w:color="auto" w:fill="FFFFFF"/>
        </w:rPr>
        <w:t>D</w:t>
      </w:r>
      <w:r>
        <w:rPr>
          <w:color w:val="222222"/>
          <w:shd w:val="clear" w:color="auto" w:fill="FFFFFF"/>
        </w:rPr>
        <w:t>epartment of </w:t>
      </w:r>
      <w:r>
        <w:rPr>
          <w:rStyle w:val="gmaildefault"/>
          <w:color w:val="222222"/>
          <w:shd w:val="clear" w:color="auto" w:fill="FFFFFF"/>
        </w:rPr>
        <w:t>F</w:t>
      </w:r>
      <w:r>
        <w:rPr>
          <w:color w:val="222222"/>
          <w:shd w:val="clear" w:color="auto" w:fill="FFFFFF"/>
        </w:rPr>
        <w:t>ish and </w:t>
      </w:r>
      <w:r>
        <w:rPr>
          <w:rStyle w:val="gmaildefault"/>
          <w:color w:val="222222"/>
          <w:shd w:val="clear" w:color="auto" w:fill="FFFFFF"/>
        </w:rPr>
        <w:t>G</w:t>
      </w:r>
      <w:r>
        <w:rPr>
          <w:color w:val="222222"/>
          <w:shd w:val="clear" w:color="auto" w:fill="FFFFFF"/>
        </w:rPr>
        <w:t>ame, </w:t>
      </w:r>
      <w:r>
        <w:rPr>
          <w:rStyle w:val="gmaildefault"/>
          <w:color w:val="222222"/>
          <w:shd w:val="clear" w:color="auto" w:fill="FFFFFF"/>
        </w:rPr>
        <w:t>and the </w:t>
      </w:r>
      <w:proofErr w:type="spellStart"/>
      <w:r>
        <w:rPr>
          <w:color w:val="222222"/>
          <w:shd w:val="clear" w:color="auto" w:fill="FFFFFF"/>
        </w:rPr>
        <w:t>Orutsararmiut</w:t>
      </w:r>
      <w:proofErr w:type="spellEnd"/>
      <w:r>
        <w:rPr>
          <w:color w:val="222222"/>
          <w:shd w:val="clear" w:color="auto" w:fill="FFFFFF"/>
        </w:rPr>
        <w:t xml:space="preserve"> Native Council</w:t>
      </w:r>
      <w:r>
        <w:rPr>
          <w:rStyle w:val="gmaildefault"/>
          <w:color w:val="222222"/>
          <w:shd w:val="clear" w:color="auto" w:fill="FFFFFF"/>
        </w:rPr>
        <w:t> for</w:t>
      </w:r>
      <w:r>
        <w:rPr>
          <w:color w:val="222222"/>
          <w:shd w:val="clear" w:color="auto" w:fill="FFFFFF"/>
        </w:rPr>
        <w:t> sample collection, and for the employees of the Alaska Department of Fish and Game </w:t>
      </w:r>
      <w:r>
        <w:rPr>
          <w:rStyle w:val="gmaildefault"/>
          <w:color w:val="222222"/>
          <w:shd w:val="clear" w:color="auto" w:fill="FFFFFF"/>
        </w:rPr>
        <w:t>G</w:t>
      </w:r>
      <w:r>
        <w:rPr>
          <w:color w:val="222222"/>
          <w:shd w:val="clear" w:color="auto" w:fill="FFFFFF"/>
        </w:rPr>
        <w:t>ene </w:t>
      </w:r>
      <w:r>
        <w:rPr>
          <w:rStyle w:val="gmaildefault"/>
          <w:color w:val="222222"/>
          <w:shd w:val="clear" w:color="auto" w:fill="FFFFFF"/>
        </w:rPr>
        <w:t>C</w:t>
      </w:r>
      <w:r>
        <w:rPr>
          <w:color w:val="222222"/>
          <w:shd w:val="clear" w:color="auto" w:fill="FFFFFF"/>
        </w:rPr>
        <w:t>onservation </w:t>
      </w:r>
      <w:r>
        <w:rPr>
          <w:rStyle w:val="gmaildefault"/>
          <w:color w:val="222222"/>
          <w:shd w:val="clear" w:color="auto" w:fill="FFFFFF"/>
        </w:rPr>
        <w:t>L</w:t>
      </w:r>
      <w:r>
        <w:rPr>
          <w:color w:val="222222"/>
          <w:shd w:val="clear" w:color="auto" w:fill="FFFFFF"/>
        </w:rPr>
        <w:t>ab who provided the genetics data u</w:t>
      </w:r>
      <w:r>
        <w:rPr>
          <w:rStyle w:val="gmaildefault"/>
          <w:color w:val="222222"/>
          <w:shd w:val="clear" w:color="auto" w:fill="FFFFFF"/>
        </w:rPr>
        <w:t>sed in </w:t>
      </w:r>
      <w:r>
        <w:rPr>
          <w:color w:val="222222"/>
          <w:shd w:val="clear" w:color="auto" w:fill="FFFFFF"/>
        </w:rPr>
        <w:t xml:space="preserve">this study. </w:t>
      </w:r>
      <w:ins w:id="176" w:author="Benjamin J. Makhlouf" w:date="2026-03-03T12:19:00Z" w16du:dateUtc="2026-03-03T20:19:00Z">
        <w:r w:rsidR="007036AF">
          <w:rPr>
            <w:color w:val="222222"/>
            <w:shd w:val="clear" w:color="auto" w:fill="FFFFFF"/>
          </w:rPr>
          <w:t>The University of Utah Strontium Metals lab have been longstanding partners in performing laser ablation and consulting on L</w:t>
        </w:r>
      </w:ins>
      <w:ins w:id="177" w:author="Benjamin J. Makhlouf" w:date="2026-03-03T12:20:00Z" w16du:dateUtc="2026-03-03T20:20:00Z">
        <w:r w:rsidR="007036AF">
          <w:rPr>
            <w:color w:val="222222"/>
            <w:shd w:val="clear" w:color="auto" w:fill="FFFFFF"/>
          </w:rPr>
          <w:t>A-ICPMS data, and we thank them for their continued support and contribution to producing this dataset.</w:t>
        </w:r>
      </w:ins>
      <w:ins w:id="178" w:author="Benjamin J. Makhlouf" w:date="2026-03-03T12:21:00Z" w16du:dateUtc="2026-03-03T20:21:00Z">
        <w:r w:rsidR="0067117B">
          <w:rPr>
            <w:color w:val="222222"/>
            <w:shd w:val="clear" w:color="auto" w:fill="FFFFFF"/>
          </w:rPr>
          <w:t xml:space="preserve"> We also acknowledge the Keck lab at Oregon State University for their support and guidance.</w:t>
        </w:r>
      </w:ins>
      <w:ins w:id="179" w:author="Benjamin J. Makhlouf" w:date="2026-03-03T12:20:00Z" w16du:dateUtc="2026-03-03T20:20:00Z">
        <w:r w:rsidR="007036AF">
          <w:rPr>
            <w:color w:val="222222"/>
            <w:shd w:val="clear" w:color="auto" w:fill="FFFFFF"/>
          </w:rPr>
          <w:t xml:space="preserve"> </w:t>
        </w:r>
      </w:ins>
      <w:r>
        <w:rPr>
          <w:color w:val="222222"/>
          <w:shd w:val="clear" w:color="auto" w:fill="FFFFFF"/>
        </w:rPr>
        <w:t>This work w</w:t>
      </w:r>
      <w:r>
        <w:rPr>
          <w:rStyle w:val="gmaildefault"/>
          <w:color w:val="222222"/>
          <w:shd w:val="clear" w:color="auto" w:fill="FFFFFF"/>
        </w:rPr>
        <w:t>as </w:t>
      </w:r>
      <w:r>
        <w:rPr>
          <w:color w:val="222222"/>
          <w:shd w:val="clear" w:color="auto" w:fill="FFFFFF"/>
        </w:rPr>
        <w:t>supported by the Kuskokwim River </w:t>
      </w:r>
      <w:r>
        <w:rPr>
          <w:rStyle w:val="gmaildefault"/>
          <w:color w:val="222222"/>
          <w:shd w:val="clear" w:color="auto" w:fill="FFFFFF"/>
        </w:rPr>
        <w:t>I</w:t>
      </w:r>
      <w:r>
        <w:rPr>
          <w:color w:val="222222"/>
          <w:shd w:val="clear" w:color="auto" w:fill="FFFFFF"/>
        </w:rPr>
        <w:t>ntertribal </w:t>
      </w:r>
      <w:r>
        <w:rPr>
          <w:rStyle w:val="gmaildefault"/>
          <w:color w:val="222222"/>
          <w:shd w:val="clear" w:color="auto" w:fill="FFFFFF"/>
        </w:rPr>
        <w:t>F</w:t>
      </w:r>
      <w:r>
        <w:rPr>
          <w:color w:val="222222"/>
          <w:shd w:val="clear" w:color="auto" w:fill="FFFFFF"/>
        </w:rPr>
        <w:t>ish </w:t>
      </w:r>
      <w:r>
        <w:rPr>
          <w:rStyle w:val="gmaildefault"/>
          <w:color w:val="222222"/>
          <w:shd w:val="clear" w:color="auto" w:fill="FFFFFF"/>
        </w:rPr>
        <w:t>C</w:t>
      </w:r>
      <w:r>
        <w:rPr>
          <w:color w:val="222222"/>
          <w:shd w:val="clear" w:color="auto" w:fill="FFFFFF"/>
        </w:rPr>
        <w:t>ommission (KRITFC)</w:t>
      </w:r>
      <w:r>
        <w:rPr>
          <w:rStyle w:val="gmaildefault"/>
          <w:color w:val="222222"/>
          <w:shd w:val="clear" w:color="auto" w:fill="FFFFFF"/>
        </w:rPr>
        <w:t> and the </w:t>
      </w:r>
      <w:r>
        <w:rPr>
          <w:color w:val="222222"/>
          <w:shd w:val="clear" w:color="auto" w:fill="FFFFFF"/>
        </w:rPr>
        <w:t>Arctic</w:t>
      </w:r>
      <w:r>
        <w:rPr>
          <w:rStyle w:val="gmaildefault"/>
          <w:color w:val="222222"/>
          <w:shd w:val="clear" w:color="auto" w:fill="FFFFFF"/>
        </w:rPr>
        <w:t>-</w:t>
      </w:r>
      <w:r>
        <w:rPr>
          <w:color w:val="222222"/>
          <w:shd w:val="clear" w:color="auto" w:fill="FFFFFF"/>
        </w:rPr>
        <w:t>Yukon</w:t>
      </w:r>
      <w:r>
        <w:rPr>
          <w:rStyle w:val="gmaildefault"/>
          <w:color w:val="222222"/>
          <w:shd w:val="clear" w:color="auto" w:fill="FFFFFF"/>
        </w:rPr>
        <w:t>-</w:t>
      </w:r>
      <w:r>
        <w:rPr>
          <w:color w:val="222222"/>
          <w:shd w:val="clear" w:color="auto" w:fill="FFFFFF"/>
        </w:rPr>
        <w:t>Kuskokwim Sustainable Salmon Initiative </w:t>
      </w:r>
      <w:r>
        <w:rPr>
          <w:rStyle w:val="gmaildefault"/>
          <w:color w:val="222222"/>
          <w:shd w:val="clear" w:color="auto" w:fill="FFFFFF"/>
        </w:rPr>
        <w:t>(AYK-SSI)</w:t>
      </w:r>
      <w:r>
        <w:rPr>
          <w:color w:val="222222"/>
          <w:shd w:val="clear" w:color="auto" w:fill="FFFFFF"/>
        </w:rPr>
        <w:t>.</w:t>
      </w:r>
    </w:p>
    <w:p w14:paraId="75B68F86" w14:textId="4A471141" w:rsidR="00D74BAF" w:rsidRPr="002A1171" w:rsidRDefault="00D74BAF" w:rsidP="00A2150B">
      <w:pPr>
        <w:spacing w:before="100" w:beforeAutospacing="1" w:after="100" w:afterAutospacing="1" w:line="480" w:lineRule="auto"/>
        <w:outlineLvl w:val="1"/>
        <w:rPr>
          <w:rFonts w:ascii="Times New Roman" w:hAnsi="Times New Roman" w:cs="Times New Roman"/>
          <w:b/>
          <w:bCs/>
        </w:rPr>
      </w:pPr>
      <w:r w:rsidRPr="002A1171">
        <w:rPr>
          <w:rFonts w:ascii="Times New Roman" w:hAnsi="Times New Roman" w:cs="Times New Roman"/>
          <w:b/>
          <w:bCs/>
        </w:rPr>
        <w:t xml:space="preserve">Author Contributions: </w:t>
      </w:r>
    </w:p>
    <w:p w14:paraId="2CEAC6A9" w14:textId="23B844F2" w:rsidR="00E02763" w:rsidRPr="00293852" w:rsidRDefault="00E02763" w:rsidP="00465839">
      <w:pPr>
        <w:spacing w:before="100" w:beforeAutospacing="1" w:after="100" w:afterAutospacing="1" w:line="480" w:lineRule="auto"/>
        <w:outlineLvl w:val="1"/>
        <w:rPr>
          <w:rFonts w:ascii="Times New Roman" w:hAnsi="Times New Roman" w:cs="Times New Roman"/>
        </w:rPr>
      </w:pPr>
      <w:r>
        <w:rPr>
          <w:rFonts w:ascii="Times New Roman" w:hAnsi="Times New Roman" w:cs="Times New Roman"/>
        </w:rPr>
        <w:t>Ben Makhlouf p</w:t>
      </w:r>
      <w:r w:rsidR="004C145D">
        <w:rPr>
          <w:rFonts w:ascii="Times New Roman" w:hAnsi="Times New Roman" w:cs="Times New Roman"/>
        </w:rPr>
        <w:t>er</w:t>
      </w:r>
      <w:r>
        <w:rPr>
          <w:rFonts w:ascii="Times New Roman" w:hAnsi="Times New Roman" w:cs="Times New Roman"/>
        </w:rPr>
        <w:t xml:space="preserve">formed data analysis and wrote the manuscript. Valentina </w:t>
      </w:r>
      <w:proofErr w:type="spellStart"/>
      <w:r>
        <w:rPr>
          <w:rFonts w:ascii="Times New Roman" w:hAnsi="Times New Roman" w:cs="Times New Roman"/>
        </w:rPr>
        <w:t>Staneva</w:t>
      </w:r>
      <w:proofErr w:type="spellEnd"/>
      <w:r>
        <w:rPr>
          <w:rFonts w:ascii="Times New Roman" w:hAnsi="Times New Roman" w:cs="Times New Roman"/>
        </w:rPr>
        <w:t xml:space="preserve"> provided technical expertise and provided extensive consultation on project direction. Daniel E. Schindler </w:t>
      </w:r>
      <w:r>
        <w:rPr>
          <w:rFonts w:ascii="Times New Roman" w:hAnsi="Times New Roman" w:cs="Times New Roman"/>
        </w:rPr>
        <w:lastRenderedPageBreak/>
        <w:t xml:space="preserve">directed the project and analysis, secured funding, and helped develop the manuscript. All authors contributed to editing the final manuscript. </w:t>
      </w:r>
    </w:p>
    <w:p w14:paraId="44922DC3" w14:textId="77777777" w:rsidR="00D74BAF" w:rsidRPr="00293852" w:rsidRDefault="00D74BAF" w:rsidP="00A2150B">
      <w:pPr>
        <w:spacing w:before="100" w:beforeAutospacing="1" w:after="100" w:afterAutospacing="1" w:line="480" w:lineRule="auto"/>
        <w:outlineLvl w:val="1"/>
        <w:rPr>
          <w:rFonts w:ascii="Times New Roman" w:hAnsi="Times New Roman" w:cs="Times New Roman"/>
        </w:rPr>
      </w:pPr>
    </w:p>
    <w:p w14:paraId="0CB2488B" w14:textId="7A62D74C" w:rsidR="00D74BAF" w:rsidRPr="002A1171" w:rsidRDefault="00D74BAF" w:rsidP="00A2150B">
      <w:pPr>
        <w:spacing w:before="100" w:beforeAutospacing="1" w:after="100" w:afterAutospacing="1" w:line="480" w:lineRule="auto"/>
        <w:outlineLvl w:val="1"/>
        <w:rPr>
          <w:rFonts w:ascii="Times New Roman" w:hAnsi="Times New Roman" w:cs="Times New Roman"/>
          <w:b/>
          <w:bCs/>
        </w:rPr>
      </w:pPr>
      <w:r w:rsidRPr="002A1171">
        <w:rPr>
          <w:rFonts w:ascii="Times New Roman" w:hAnsi="Times New Roman" w:cs="Times New Roman"/>
          <w:b/>
          <w:bCs/>
        </w:rPr>
        <w:t xml:space="preserve">Conflict of Interest statement </w:t>
      </w:r>
    </w:p>
    <w:p w14:paraId="4E6716EF" w14:textId="1D2BFCAF" w:rsidR="00465839" w:rsidRPr="00293852" w:rsidRDefault="00465839" w:rsidP="00A2150B">
      <w:pPr>
        <w:spacing w:before="100" w:beforeAutospacing="1" w:after="100" w:afterAutospacing="1" w:line="480" w:lineRule="auto"/>
        <w:outlineLvl w:val="1"/>
        <w:rPr>
          <w:rFonts w:ascii="Times New Roman" w:hAnsi="Times New Roman" w:cs="Times New Roman"/>
        </w:rPr>
      </w:pPr>
      <w:r>
        <w:rPr>
          <w:rFonts w:ascii="Times New Roman" w:hAnsi="Times New Roman" w:cs="Times New Roman"/>
        </w:rPr>
        <w:t>There is no conflict of interest declared</w:t>
      </w:r>
    </w:p>
    <w:p w14:paraId="0C0F97BA" w14:textId="77777777" w:rsidR="00D74BAF" w:rsidRPr="00293852" w:rsidRDefault="00D74BAF" w:rsidP="00A2150B">
      <w:pPr>
        <w:spacing w:before="100" w:beforeAutospacing="1" w:after="100" w:afterAutospacing="1" w:line="480" w:lineRule="auto"/>
        <w:outlineLvl w:val="1"/>
        <w:rPr>
          <w:rFonts w:ascii="Times New Roman" w:hAnsi="Times New Roman" w:cs="Times New Roman"/>
        </w:rPr>
      </w:pPr>
    </w:p>
    <w:p w14:paraId="1DA272C3" w14:textId="12DC5418" w:rsidR="00D74BAF" w:rsidRPr="009F0D1E" w:rsidRDefault="00D74BAF" w:rsidP="00A2150B">
      <w:pPr>
        <w:spacing w:before="100" w:beforeAutospacing="1" w:after="100" w:afterAutospacing="1" w:line="480" w:lineRule="auto"/>
        <w:outlineLvl w:val="1"/>
        <w:rPr>
          <w:rFonts w:ascii="Times New Roman" w:hAnsi="Times New Roman" w:cs="Times New Roman"/>
          <w:b/>
          <w:bCs/>
        </w:rPr>
      </w:pPr>
      <w:r w:rsidRPr="009F0D1E">
        <w:rPr>
          <w:rFonts w:ascii="Times New Roman" w:hAnsi="Times New Roman" w:cs="Times New Roman"/>
          <w:b/>
          <w:bCs/>
        </w:rPr>
        <w:t>References</w:t>
      </w:r>
    </w:p>
    <w:p w14:paraId="6DCCF962" w14:textId="77777777" w:rsidR="00B073DE" w:rsidRPr="00B073DE" w:rsidRDefault="0016071B" w:rsidP="00B073DE">
      <w:pPr>
        <w:pStyle w:val="Bibliography"/>
        <w:rPr>
          <w:rFonts w:ascii="Times New Roman" w:hAnsi="Times New Roman" w:cs="Times New Roman"/>
        </w:rPr>
      </w:pPr>
      <w:r w:rsidRPr="00293852">
        <w:fldChar w:fldCharType="begin"/>
      </w:r>
      <w:r w:rsidR="00F22BAA">
        <w:instrText xml:space="preserve"> ADDIN ZOTERO_BIBL {"uncited":[],"omitted":[],"custom":[]} CSL_BIBLIOGRAPHY </w:instrText>
      </w:r>
      <w:r w:rsidRPr="00293852">
        <w:fldChar w:fldCharType="separate"/>
      </w:r>
      <w:r w:rsidR="00B073DE" w:rsidRPr="00B073DE">
        <w:rPr>
          <w:rFonts w:ascii="Times New Roman" w:hAnsi="Times New Roman" w:cs="Times New Roman"/>
        </w:rPr>
        <w:t xml:space="preserve">ADFG. (2022). </w:t>
      </w:r>
      <w:r w:rsidR="00B073DE" w:rsidRPr="00B073DE">
        <w:rPr>
          <w:rFonts w:ascii="Times New Roman" w:hAnsi="Times New Roman" w:cs="Times New Roman"/>
          <w:i/>
          <w:iCs/>
        </w:rPr>
        <w:t>Nushagak River King Salmon—Stock Status And Action Plan</w:t>
      </w:r>
      <w:r w:rsidR="00B073DE" w:rsidRPr="00B073DE">
        <w:rPr>
          <w:rFonts w:ascii="Times New Roman" w:hAnsi="Times New Roman" w:cs="Times New Roman"/>
        </w:rPr>
        <w:t>. https://www.adfg.alaska.gov/static/regulations/regprocess/fisheriesboard/pdfs/2022-2023/bb/rcs/rc004_Nushagak_King_Salmon_Action_Plan.pdf</w:t>
      </w:r>
    </w:p>
    <w:p w14:paraId="6B882553" w14:textId="77777777" w:rsidR="00B073DE" w:rsidRPr="00B073DE" w:rsidRDefault="00B073DE" w:rsidP="00B073DE">
      <w:pPr>
        <w:pStyle w:val="Bibliography"/>
        <w:rPr>
          <w:rFonts w:ascii="Times New Roman" w:hAnsi="Times New Roman" w:cs="Times New Roman"/>
        </w:rPr>
      </w:pPr>
      <w:r w:rsidRPr="00B073DE">
        <w:rPr>
          <w:rFonts w:ascii="Times New Roman" w:hAnsi="Times New Roman" w:cs="Times New Roman"/>
        </w:rPr>
        <w:t xml:space="preserve">Arai, K., Castonguay, M., Lyubchich, V., &amp; Secor, D. H. (2023). Integrating machine learning with otolith isoscapes: Reconstructing connectivity of a marine fish over four decades. </w:t>
      </w:r>
      <w:r w:rsidRPr="00B073DE">
        <w:rPr>
          <w:rFonts w:ascii="Times New Roman" w:hAnsi="Times New Roman" w:cs="Times New Roman"/>
          <w:i/>
          <w:iCs/>
        </w:rPr>
        <w:t>PLOS ONE</w:t>
      </w:r>
      <w:r w:rsidRPr="00B073DE">
        <w:rPr>
          <w:rFonts w:ascii="Times New Roman" w:hAnsi="Times New Roman" w:cs="Times New Roman"/>
        </w:rPr>
        <w:t xml:space="preserve">, </w:t>
      </w:r>
      <w:r w:rsidRPr="00B073DE">
        <w:rPr>
          <w:rFonts w:ascii="Times New Roman" w:hAnsi="Times New Roman" w:cs="Times New Roman"/>
          <w:i/>
          <w:iCs/>
        </w:rPr>
        <w:t>18</w:t>
      </w:r>
      <w:r w:rsidRPr="00B073DE">
        <w:rPr>
          <w:rFonts w:ascii="Times New Roman" w:hAnsi="Times New Roman" w:cs="Times New Roman"/>
        </w:rPr>
        <w:t>(5), e0285702. https://doi.org/10.1371/journal.pone.0285702</w:t>
      </w:r>
    </w:p>
    <w:p w14:paraId="610CE39A" w14:textId="77777777" w:rsidR="00B073DE" w:rsidRPr="00B073DE" w:rsidRDefault="00B073DE" w:rsidP="00B073DE">
      <w:pPr>
        <w:pStyle w:val="Bibliography"/>
        <w:rPr>
          <w:rFonts w:ascii="Times New Roman" w:hAnsi="Times New Roman" w:cs="Times New Roman"/>
        </w:rPr>
      </w:pPr>
      <w:r w:rsidRPr="00B073DE">
        <w:rPr>
          <w:rFonts w:ascii="Times New Roman" w:hAnsi="Times New Roman" w:cs="Times New Roman"/>
        </w:rPr>
        <w:t xml:space="preserve">Arai, K., Willmes, M., Johnson, R. C., &amp; Sturrock, A. M. (2025). </w:t>
      </w:r>
      <w:r w:rsidRPr="00B073DE">
        <w:rPr>
          <w:rFonts w:ascii="Times New Roman" w:hAnsi="Times New Roman" w:cs="Times New Roman"/>
          <w:i/>
          <w:iCs/>
        </w:rPr>
        <w:t>Advancing Provenance Assignment using Machine Learning and Time Series Analysis of Chemical Chronologies in Archival Tissues</w:t>
      </w:r>
      <w:r w:rsidRPr="00B073DE">
        <w:rPr>
          <w:rFonts w:ascii="Times New Roman" w:hAnsi="Times New Roman" w:cs="Times New Roman"/>
        </w:rPr>
        <w:t xml:space="preserve"> (p. 2025.08.19.671102). bioRxiv. https://doi.org/10.1101/2025.08.19.671102</w:t>
      </w:r>
    </w:p>
    <w:p w14:paraId="46846DED" w14:textId="77777777" w:rsidR="00B073DE" w:rsidRPr="00B073DE" w:rsidRDefault="00B073DE" w:rsidP="00B073DE">
      <w:pPr>
        <w:pStyle w:val="Bibliography"/>
        <w:rPr>
          <w:rFonts w:ascii="Times New Roman" w:hAnsi="Times New Roman" w:cs="Times New Roman"/>
        </w:rPr>
      </w:pPr>
      <w:r w:rsidRPr="00B073DE">
        <w:rPr>
          <w:rFonts w:ascii="Times New Roman" w:hAnsi="Times New Roman" w:cs="Times New Roman"/>
        </w:rPr>
        <w:t xml:space="preserve">Arai, K., Willmes, M., Johnson, R. C., &amp; Sturrock, A. M. (2026). Advancing provenance assignment using machine learning and time series analysis of chemical chronologies in archival tissues. </w:t>
      </w:r>
      <w:r w:rsidRPr="00B073DE">
        <w:rPr>
          <w:rFonts w:ascii="Times New Roman" w:hAnsi="Times New Roman" w:cs="Times New Roman"/>
          <w:i/>
          <w:iCs/>
        </w:rPr>
        <w:t>Ecological Informatics</w:t>
      </w:r>
      <w:r w:rsidRPr="00B073DE">
        <w:rPr>
          <w:rFonts w:ascii="Times New Roman" w:hAnsi="Times New Roman" w:cs="Times New Roman"/>
        </w:rPr>
        <w:t xml:space="preserve">, </w:t>
      </w:r>
      <w:r w:rsidRPr="00B073DE">
        <w:rPr>
          <w:rFonts w:ascii="Times New Roman" w:hAnsi="Times New Roman" w:cs="Times New Roman"/>
          <w:i/>
          <w:iCs/>
        </w:rPr>
        <w:t>93</w:t>
      </w:r>
      <w:r w:rsidRPr="00B073DE">
        <w:rPr>
          <w:rFonts w:ascii="Times New Roman" w:hAnsi="Times New Roman" w:cs="Times New Roman"/>
        </w:rPr>
        <w:t>, 103604. https://doi.org/10.1016/j.ecoinf.2026.103604</w:t>
      </w:r>
    </w:p>
    <w:p w14:paraId="6179F4E9" w14:textId="77777777" w:rsidR="00B073DE" w:rsidRPr="00B073DE" w:rsidRDefault="00B073DE" w:rsidP="00B073DE">
      <w:pPr>
        <w:pStyle w:val="Bibliography"/>
        <w:rPr>
          <w:rFonts w:ascii="Times New Roman" w:hAnsi="Times New Roman" w:cs="Times New Roman"/>
        </w:rPr>
      </w:pPr>
      <w:r w:rsidRPr="00B073DE">
        <w:rPr>
          <w:rFonts w:ascii="Times New Roman" w:hAnsi="Times New Roman" w:cs="Times New Roman"/>
        </w:rPr>
        <w:t xml:space="preserve">Bataille, C. P., &amp; Bowen, G. J. (2012). Mapping 87Sr/86Sr variations in bedrock and water for large scale provenance studies. </w:t>
      </w:r>
      <w:r w:rsidRPr="00B073DE">
        <w:rPr>
          <w:rFonts w:ascii="Times New Roman" w:hAnsi="Times New Roman" w:cs="Times New Roman"/>
          <w:i/>
          <w:iCs/>
        </w:rPr>
        <w:t>Chemical Geology</w:t>
      </w:r>
      <w:r w:rsidRPr="00B073DE">
        <w:rPr>
          <w:rFonts w:ascii="Times New Roman" w:hAnsi="Times New Roman" w:cs="Times New Roman"/>
        </w:rPr>
        <w:t xml:space="preserve">, </w:t>
      </w:r>
      <w:r w:rsidRPr="00B073DE">
        <w:rPr>
          <w:rFonts w:ascii="Times New Roman" w:hAnsi="Times New Roman" w:cs="Times New Roman"/>
          <w:i/>
          <w:iCs/>
        </w:rPr>
        <w:t>304–305</w:t>
      </w:r>
      <w:r w:rsidRPr="00B073DE">
        <w:rPr>
          <w:rFonts w:ascii="Times New Roman" w:hAnsi="Times New Roman" w:cs="Times New Roman"/>
        </w:rPr>
        <w:t>, 39–52. https://doi.org/10.1016/j.chemgeo.2012.01.028</w:t>
      </w:r>
    </w:p>
    <w:p w14:paraId="1EB58A5A" w14:textId="77777777" w:rsidR="00B073DE" w:rsidRPr="00B073DE" w:rsidRDefault="00B073DE" w:rsidP="00B073DE">
      <w:pPr>
        <w:pStyle w:val="Bibliography"/>
        <w:rPr>
          <w:rFonts w:ascii="Times New Roman" w:hAnsi="Times New Roman" w:cs="Times New Roman"/>
        </w:rPr>
      </w:pPr>
      <w:r w:rsidRPr="00B073DE">
        <w:rPr>
          <w:rFonts w:ascii="Times New Roman" w:hAnsi="Times New Roman" w:cs="Times New Roman"/>
        </w:rPr>
        <w:t xml:space="preserve">Beacham, T. D., Lapointe, M., Candy, J. R., Miller, K. M., &amp; Withler, R. E. (2004). DNA in Action: Rapid Application of DNA Variation to Sockeye Salmon Fisheries Management. </w:t>
      </w:r>
      <w:r w:rsidRPr="00B073DE">
        <w:rPr>
          <w:rFonts w:ascii="Times New Roman" w:hAnsi="Times New Roman" w:cs="Times New Roman"/>
          <w:i/>
          <w:iCs/>
        </w:rPr>
        <w:t>Conservation Genetics</w:t>
      </w:r>
      <w:r w:rsidRPr="00B073DE">
        <w:rPr>
          <w:rFonts w:ascii="Times New Roman" w:hAnsi="Times New Roman" w:cs="Times New Roman"/>
        </w:rPr>
        <w:t xml:space="preserve">, </w:t>
      </w:r>
      <w:r w:rsidRPr="00B073DE">
        <w:rPr>
          <w:rFonts w:ascii="Times New Roman" w:hAnsi="Times New Roman" w:cs="Times New Roman"/>
          <w:i/>
          <w:iCs/>
        </w:rPr>
        <w:t>5</w:t>
      </w:r>
      <w:r w:rsidRPr="00B073DE">
        <w:rPr>
          <w:rFonts w:ascii="Times New Roman" w:hAnsi="Times New Roman" w:cs="Times New Roman"/>
        </w:rPr>
        <w:t>(3), 411–416. https://doi.org/10.1023/B:COGE.0000031140.41379.73</w:t>
      </w:r>
    </w:p>
    <w:p w14:paraId="35897444" w14:textId="77777777" w:rsidR="00B073DE" w:rsidRPr="00B073DE" w:rsidRDefault="00B073DE" w:rsidP="00B073DE">
      <w:pPr>
        <w:pStyle w:val="Bibliography"/>
        <w:rPr>
          <w:rFonts w:ascii="Times New Roman" w:hAnsi="Times New Roman" w:cs="Times New Roman"/>
        </w:rPr>
      </w:pPr>
      <w:r w:rsidRPr="00B073DE">
        <w:rPr>
          <w:rFonts w:ascii="Times New Roman" w:hAnsi="Times New Roman" w:cs="Times New Roman"/>
        </w:rPr>
        <w:lastRenderedPageBreak/>
        <w:t xml:space="preserve">Brennan, S. R., Cline, T. J., &amp; Schindler, D. E. (2019). Quantifying habitat use of migratory fish across riverscapes using space-time isotope models. </w:t>
      </w:r>
      <w:r w:rsidRPr="00B073DE">
        <w:rPr>
          <w:rFonts w:ascii="Times New Roman" w:hAnsi="Times New Roman" w:cs="Times New Roman"/>
          <w:i/>
          <w:iCs/>
        </w:rPr>
        <w:t>Methods in Ecology and Evolution</w:t>
      </w:r>
      <w:r w:rsidRPr="00B073DE">
        <w:rPr>
          <w:rFonts w:ascii="Times New Roman" w:hAnsi="Times New Roman" w:cs="Times New Roman"/>
        </w:rPr>
        <w:t xml:space="preserve">, </w:t>
      </w:r>
      <w:r w:rsidRPr="00B073DE">
        <w:rPr>
          <w:rFonts w:ascii="Times New Roman" w:hAnsi="Times New Roman" w:cs="Times New Roman"/>
          <w:i/>
          <w:iCs/>
        </w:rPr>
        <w:t>10</w:t>
      </w:r>
      <w:r w:rsidRPr="00B073DE">
        <w:rPr>
          <w:rFonts w:ascii="Times New Roman" w:hAnsi="Times New Roman" w:cs="Times New Roman"/>
        </w:rPr>
        <w:t>(7), 1036–1047. https://doi.org/10.1111/2041-210X.13191</w:t>
      </w:r>
    </w:p>
    <w:p w14:paraId="753E18CF" w14:textId="77777777" w:rsidR="00B073DE" w:rsidRPr="00B073DE" w:rsidRDefault="00B073DE" w:rsidP="00B073DE">
      <w:pPr>
        <w:pStyle w:val="Bibliography"/>
        <w:rPr>
          <w:rFonts w:ascii="Times New Roman" w:hAnsi="Times New Roman" w:cs="Times New Roman"/>
        </w:rPr>
      </w:pPr>
      <w:r w:rsidRPr="00B073DE">
        <w:rPr>
          <w:rFonts w:ascii="Times New Roman" w:hAnsi="Times New Roman" w:cs="Times New Roman"/>
        </w:rPr>
        <w:t xml:space="preserve">Brennan, S. R., &amp; Schindler, D. E. (2017). Linking otolith microchemistry and dendritic isoscapes to map heterogeneous production of fish across river basins. </w:t>
      </w:r>
      <w:r w:rsidRPr="00B073DE">
        <w:rPr>
          <w:rFonts w:ascii="Times New Roman" w:hAnsi="Times New Roman" w:cs="Times New Roman"/>
          <w:i/>
          <w:iCs/>
        </w:rPr>
        <w:t>Ecological Applications</w:t>
      </w:r>
      <w:r w:rsidRPr="00B073DE">
        <w:rPr>
          <w:rFonts w:ascii="Times New Roman" w:hAnsi="Times New Roman" w:cs="Times New Roman"/>
        </w:rPr>
        <w:t xml:space="preserve">, </w:t>
      </w:r>
      <w:r w:rsidRPr="00B073DE">
        <w:rPr>
          <w:rFonts w:ascii="Times New Roman" w:hAnsi="Times New Roman" w:cs="Times New Roman"/>
          <w:i/>
          <w:iCs/>
        </w:rPr>
        <w:t>27</w:t>
      </w:r>
      <w:r w:rsidRPr="00B073DE">
        <w:rPr>
          <w:rFonts w:ascii="Times New Roman" w:hAnsi="Times New Roman" w:cs="Times New Roman"/>
        </w:rPr>
        <w:t>(2), 363–377. https://doi.org/10.1002/eap.1474</w:t>
      </w:r>
    </w:p>
    <w:p w14:paraId="6A4AC1AC" w14:textId="77777777" w:rsidR="00B073DE" w:rsidRPr="00B073DE" w:rsidRDefault="00B073DE" w:rsidP="00B073DE">
      <w:pPr>
        <w:pStyle w:val="Bibliography"/>
        <w:rPr>
          <w:rFonts w:ascii="Times New Roman" w:hAnsi="Times New Roman" w:cs="Times New Roman"/>
        </w:rPr>
      </w:pPr>
      <w:r w:rsidRPr="00B073DE">
        <w:rPr>
          <w:rFonts w:ascii="Times New Roman" w:hAnsi="Times New Roman" w:cs="Times New Roman"/>
        </w:rPr>
        <w:t xml:space="preserve">Brennan, S. R., Zimmerman, C. E., Fernandez, D. P., Cerling, T. E., McPhee, M. V., &amp; Wooller, M. J. (2015). Strontium isotopes delineate fine-scale natal origins and migration histories of Pacific salmon. </w:t>
      </w:r>
      <w:r w:rsidRPr="00B073DE">
        <w:rPr>
          <w:rFonts w:ascii="Times New Roman" w:hAnsi="Times New Roman" w:cs="Times New Roman"/>
          <w:i/>
          <w:iCs/>
        </w:rPr>
        <w:t>Science Advances</w:t>
      </w:r>
      <w:r w:rsidRPr="00B073DE">
        <w:rPr>
          <w:rFonts w:ascii="Times New Roman" w:hAnsi="Times New Roman" w:cs="Times New Roman"/>
        </w:rPr>
        <w:t xml:space="preserve">, </w:t>
      </w:r>
      <w:r w:rsidRPr="00B073DE">
        <w:rPr>
          <w:rFonts w:ascii="Times New Roman" w:hAnsi="Times New Roman" w:cs="Times New Roman"/>
          <w:i/>
          <w:iCs/>
        </w:rPr>
        <w:t>1</w:t>
      </w:r>
      <w:r w:rsidRPr="00B073DE">
        <w:rPr>
          <w:rFonts w:ascii="Times New Roman" w:hAnsi="Times New Roman" w:cs="Times New Roman"/>
        </w:rPr>
        <w:t>(4), e1400124. https://doi.org/10.1126/sciadv.1400124</w:t>
      </w:r>
    </w:p>
    <w:p w14:paraId="50F4C2B8" w14:textId="77777777" w:rsidR="00B073DE" w:rsidRPr="00B073DE" w:rsidRDefault="00B073DE" w:rsidP="00B073DE">
      <w:pPr>
        <w:pStyle w:val="Bibliography"/>
        <w:rPr>
          <w:rFonts w:ascii="Times New Roman" w:hAnsi="Times New Roman" w:cs="Times New Roman"/>
        </w:rPr>
      </w:pPr>
      <w:r w:rsidRPr="00B073DE">
        <w:rPr>
          <w:rFonts w:ascii="Times New Roman" w:hAnsi="Times New Roman" w:cs="Times New Roman"/>
        </w:rPr>
        <w:t xml:space="preserve">Campana, S. (1999). Chemistry and composition of fish otoliths:pathways, mechanisms and applications. </w:t>
      </w:r>
      <w:r w:rsidRPr="00B073DE">
        <w:rPr>
          <w:rFonts w:ascii="Times New Roman" w:hAnsi="Times New Roman" w:cs="Times New Roman"/>
          <w:i/>
          <w:iCs/>
        </w:rPr>
        <w:t>Marine Ecology Progress Series</w:t>
      </w:r>
      <w:r w:rsidRPr="00B073DE">
        <w:rPr>
          <w:rFonts w:ascii="Times New Roman" w:hAnsi="Times New Roman" w:cs="Times New Roman"/>
        </w:rPr>
        <w:t xml:space="preserve">, </w:t>
      </w:r>
      <w:r w:rsidRPr="00B073DE">
        <w:rPr>
          <w:rFonts w:ascii="Times New Roman" w:hAnsi="Times New Roman" w:cs="Times New Roman"/>
          <w:i/>
          <w:iCs/>
        </w:rPr>
        <w:t>188</w:t>
      </w:r>
      <w:r w:rsidRPr="00B073DE">
        <w:rPr>
          <w:rFonts w:ascii="Times New Roman" w:hAnsi="Times New Roman" w:cs="Times New Roman"/>
        </w:rPr>
        <w:t>, 263–297. https://doi.org/10.3354/meps188263</w:t>
      </w:r>
    </w:p>
    <w:p w14:paraId="58DEE183" w14:textId="77777777" w:rsidR="00B073DE" w:rsidRPr="00B073DE" w:rsidRDefault="00B073DE" w:rsidP="00B073DE">
      <w:pPr>
        <w:pStyle w:val="Bibliography"/>
        <w:rPr>
          <w:rFonts w:ascii="Times New Roman" w:hAnsi="Times New Roman" w:cs="Times New Roman"/>
        </w:rPr>
      </w:pPr>
      <w:r w:rsidRPr="00B073DE">
        <w:rPr>
          <w:rFonts w:ascii="Times New Roman" w:hAnsi="Times New Roman" w:cs="Times New Roman"/>
        </w:rPr>
        <w:t xml:space="preserve">Capo, R. C., Stewart, B. W., &amp; Chadwick, O. A. (1998). Strontium isotopes as tracers of ecosystem processes: Theory and methods. </w:t>
      </w:r>
      <w:r w:rsidRPr="00B073DE">
        <w:rPr>
          <w:rFonts w:ascii="Times New Roman" w:hAnsi="Times New Roman" w:cs="Times New Roman"/>
          <w:i/>
          <w:iCs/>
        </w:rPr>
        <w:t>Geoderma</w:t>
      </w:r>
      <w:r w:rsidRPr="00B073DE">
        <w:rPr>
          <w:rFonts w:ascii="Times New Roman" w:hAnsi="Times New Roman" w:cs="Times New Roman"/>
        </w:rPr>
        <w:t xml:space="preserve">, </w:t>
      </w:r>
      <w:r w:rsidRPr="00B073DE">
        <w:rPr>
          <w:rFonts w:ascii="Times New Roman" w:hAnsi="Times New Roman" w:cs="Times New Roman"/>
          <w:i/>
          <w:iCs/>
        </w:rPr>
        <w:t>82</w:t>
      </w:r>
      <w:r w:rsidRPr="00B073DE">
        <w:rPr>
          <w:rFonts w:ascii="Times New Roman" w:hAnsi="Times New Roman" w:cs="Times New Roman"/>
        </w:rPr>
        <w:t>(1), 197–225. https://doi.org/10.1016/S0016-7061(97)00102-X</w:t>
      </w:r>
    </w:p>
    <w:p w14:paraId="797E422B" w14:textId="77777777" w:rsidR="00B073DE" w:rsidRPr="00B073DE" w:rsidRDefault="00B073DE" w:rsidP="00B073DE">
      <w:pPr>
        <w:pStyle w:val="Bibliography"/>
        <w:rPr>
          <w:rFonts w:ascii="Times New Roman" w:hAnsi="Times New Roman" w:cs="Times New Roman"/>
        </w:rPr>
      </w:pPr>
      <w:r w:rsidRPr="00B073DE">
        <w:rPr>
          <w:rFonts w:ascii="Times New Roman" w:hAnsi="Times New Roman" w:cs="Times New Roman"/>
        </w:rPr>
        <w:t xml:space="preserve">DeMaster, D., Alexander, E., Wiese, F. K., Baker, B., Froehlich, E., Harris, C., Schaeffer, J., Schoen, E., &amp; Shahbazi, A. H. (2025). Food security crisis in the Yukon River Basin: Where have the salmon gone and what can be done? </w:t>
      </w:r>
      <w:r w:rsidRPr="00B073DE">
        <w:rPr>
          <w:rFonts w:ascii="Times New Roman" w:hAnsi="Times New Roman" w:cs="Times New Roman"/>
          <w:i/>
          <w:iCs/>
        </w:rPr>
        <w:t>Arctic, Antarctic, and Alpine Research</w:t>
      </w:r>
      <w:r w:rsidRPr="00B073DE">
        <w:rPr>
          <w:rFonts w:ascii="Times New Roman" w:hAnsi="Times New Roman" w:cs="Times New Roman"/>
        </w:rPr>
        <w:t xml:space="preserve">, </w:t>
      </w:r>
      <w:r w:rsidRPr="00B073DE">
        <w:rPr>
          <w:rFonts w:ascii="Times New Roman" w:hAnsi="Times New Roman" w:cs="Times New Roman"/>
          <w:i/>
          <w:iCs/>
        </w:rPr>
        <w:t>57</w:t>
      </w:r>
      <w:r w:rsidRPr="00B073DE">
        <w:rPr>
          <w:rFonts w:ascii="Times New Roman" w:hAnsi="Times New Roman" w:cs="Times New Roman"/>
        </w:rPr>
        <w:t>(1), 2510793. https://doi.org/10.1080/15230430.2025.2510793</w:t>
      </w:r>
    </w:p>
    <w:p w14:paraId="7BBD54D1" w14:textId="77777777" w:rsidR="00B073DE" w:rsidRPr="00B073DE" w:rsidRDefault="00B073DE" w:rsidP="00B073DE">
      <w:pPr>
        <w:pStyle w:val="Bibliography"/>
        <w:rPr>
          <w:rFonts w:ascii="Times New Roman" w:hAnsi="Times New Roman" w:cs="Times New Roman"/>
        </w:rPr>
      </w:pPr>
      <w:r w:rsidRPr="00B073DE">
        <w:rPr>
          <w:rFonts w:ascii="Times New Roman" w:hAnsi="Times New Roman" w:cs="Times New Roman"/>
        </w:rPr>
        <w:t xml:space="preserve">Donohoe, C. J., &amp; Zimmerman, C. E. (2010). A method of mounting multiple otoliths for beam-based microchemical analyses. </w:t>
      </w:r>
      <w:r w:rsidRPr="00B073DE">
        <w:rPr>
          <w:rFonts w:ascii="Times New Roman" w:hAnsi="Times New Roman" w:cs="Times New Roman"/>
          <w:i/>
          <w:iCs/>
        </w:rPr>
        <w:t>Environmental Biology of Fishes</w:t>
      </w:r>
      <w:r w:rsidRPr="00B073DE">
        <w:rPr>
          <w:rFonts w:ascii="Times New Roman" w:hAnsi="Times New Roman" w:cs="Times New Roman"/>
        </w:rPr>
        <w:t xml:space="preserve">, </w:t>
      </w:r>
      <w:r w:rsidRPr="00B073DE">
        <w:rPr>
          <w:rFonts w:ascii="Times New Roman" w:hAnsi="Times New Roman" w:cs="Times New Roman"/>
          <w:i/>
          <w:iCs/>
        </w:rPr>
        <w:t>89</w:t>
      </w:r>
      <w:r w:rsidRPr="00B073DE">
        <w:rPr>
          <w:rFonts w:ascii="Times New Roman" w:hAnsi="Times New Roman" w:cs="Times New Roman"/>
        </w:rPr>
        <w:t>(3), 473–477. https://doi.org/10.1007/s10641-010-9680-3</w:t>
      </w:r>
    </w:p>
    <w:p w14:paraId="296BD707" w14:textId="77777777" w:rsidR="00B073DE" w:rsidRPr="00B073DE" w:rsidRDefault="00B073DE" w:rsidP="00B073DE">
      <w:pPr>
        <w:pStyle w:val="Bibliography"/>
        <w:rPr>
          <w:rFonts w:ascii="Times New Roman" w:hAnsi="Times New Roman" w:cs="Times New Roman"/>
        </w:rPr>
      </w:pPr>
      <w:r w:rsidRPr="00B073DE">
        <w:rPr>
          <w:rFonts w:ascii="Times New Roman" w:hAnsi="Times New Roman" w:cs="Times New Roman"/>
        </w:rPr>
        <w:t xml:space="preserve">Dormann, C. F. (2020). Calibration of probability predictions from machine-learning and statistical models. </w:t>
      </w:r>
      <w:r w:rsidRPr="00B073DE">
        <w:rPr>
          <w:rFonts w:ascii="Times New Roman" w:hAnsi="Times New Roman" w:cs="Times New Roman"/>
          <w:i/>
          <w:iCs/>
        </w:rPr>
        <w:t>Global Ecology and Biogeography</w:t>
      </w:r>
      <w:r w:rsidRPr="00B073DE">
        <w:rPr>
          <w:rFonts w:ascii="Times New Roman" w:hAnsi="Times New Roman" w:cs="Times New Roman"/>
        </w:rPr>
        <w:t xml:space="preserve">, </w:t>
      </w:r>
      <w:r w:rsidRPr="00B073DE">
        <w:rPr>
          <w:rFonts w:ascii="Times New Roman" w:hAnsi="Times New Roman" w:cs="Times New Roman"/>
          <w:i/>
          <w:iCs/>
        </w:rPr>
        <w:t>29</w:t>
      </w:r>
      <w:r w:rsidRPr="00B073DE">
        <w:rPr>
          <w:rFonts w:ascii="Times New Roman" w:hAnsi="Times New Roman" w:cs="Times New Roman"/>
        </w:rPr>
        <w:t>(4), 760–765. https://doi.org/10.1111/geb.13070</w:t>
      </w:r>
    </w:p>
    <w:p w14:paraId="2925002F" w14:textId="77777777" w:rsidR="00B073DE" w:rsidRPr="00B073DE" w:rsidRDefault="00B073DE" w:rsidP="00B073DE">
      <w:pPr>
        <w:pStyle w:val="Bibliography"/>
        <w:rPr>
          <w:rFonts w:ascii="Times New Roman" w:hAnsi="Times New Roman" w:cs="Times New Roman"/>
        </w:rPr>
      </w:pPr>
      <w:r w:rsidRPr="00B073DE">
        <w:rPr>
          <w:rFonts w:ascii="Times New Roman" w:hAnsi="Times New Roman" w:cs="Times New Roman"/>
        </w:rPr>
        <w:t xml:space="preserve">Feddern, M. L., Schoen, E. R., Shaftel, R., Cunningham, C. J., Chythlook, C., Connors, B. M., Murdoch, A. D., von Biela, V. R., &amp; Woods, B. (2023). Kings of the North: Bridging Disciplines to Understand the Effects of Changing Climate on Chinook Salmon in the Arctic-Yukon-Kuskokwim Region. </w:t>
      </w:r>
      <w:r w:rsidRPr="00B073DE">
        <w:rPr>
          <w:rFonts w:ascii="Times New Roman" w:hAnsi="Times New Roman" w:cs="Times New Roman"/>
          <w:i/>
          <w:iCs/>
        </w:rPr>
        <w:t>FISHERIES</w:t>
      </w:r>
      <w:r w:rsidRPr="00B073DE">
        <w:rPr>
          <w:rFonts w:ascii="Times New Roman" w:hAnsi="Times New Roman" w:cs="Times New Roman"/>
        </w:rPr>
        <w:t xml:space="preserve">, </w:t>
      </w:r>
      <w:r w:rsidRPr="00B073DE">
        <w:rPr>
          <w:rFonts w:ascii="Times New Roman" w:hAnsi="Times New Roman" w:cs="Times New Roman"/>
          <w:i/>
          <w:iCs/>
        </w:rPr>
        <w:t>48</w:t>
      </w:r>
      <w:r w:rsidRPr="00B073DE">
        <w:rPr>
          <w:rFonts w:ascii="Times New Roman" w:hAnsi="Times New Roman" w:cs="Times New Roman"/>
        </w:rPr>
        <w:t>(8), 331–343. https://doi.org/10.1002/fsh.10923</w:t>
      </w:r>
    </w:p>
    <w:p w14:paraId="0B84E059" w14:textId="77777777" w:rsidR="00B073DE" w:rsidRPr="00B073DE" w:rsidRDefault="00B073DE" w:rsidP="00B073DE">
      <w:pPr>
        <w:pStyle w:val="Bibliography"/>
        <w:rPr>
          <w:rFonts w:ascii="Times New Roman" w:hAnsi="Times New Roman" w:cs="Times New Roman"/>
        </w:rPr>
      </w:pPr>
      <w:r w:rsidRPr="00B073DE">
        <w:rPr>
          <w:rFonts w:ascii="Times New Roman" w:hAnsi="Times New Roman" w:cs="Times New Roman"/>
        </w:rPr>
        <w:t xml:space="preserve">Hegg, J. C., &amp; Kennedy, B. P. (2021). Let’s do the time warp again: Non-linear time series matching as a tool for sequentially structured data in ecology. </w:t>
      </w:r>
      <w:r w:rsidRPr="00B073DE">
        <w:rPr>
          <w:rFonts w:ascii="Times New Roman" w:hAnsi="Times New Roman" w:cs="Times New Roman"/>
          <w:i/>
          <w:iCs/>
        </w:rPr>
        <w:t>Ecosphere</w:t>
      </w:r>
      <w:r w:rsidRPr="00B073DE">
        <w:rPr>
          <w:rFonts w:ascii="Times New Roman" w:hAnsi="Times New Roman" w:cs="Times New Roman"/>
        </w:rPr>
        <w:t xml:space="preserve">, </w:t>
      </w:r>
      <w:r w:rsidRPr="00B073DE">
        <w:rPr>
          <w:rFonts w:ascii="Times New Roman" w:hAnsi="Times New Roman" w:cs="Times New Roman"/>
          <w:i/>
          <w:iCs/>
        </w:rPr>
        <w:t>12</w:t>
      </w:r>
      <w:r w:rsidRPr="00B073DE">
        <w:rPr>
          <w:rFonts w:ascii="Times New Roman" w:hAnsi="Times New Roman" w:cs="Times New Roman"/>
        </w:rPr>
        <w:t>(9), e03742. https://doi.org/10.1002/ecs2.3742</w:t>
      </w:r>
    </w:p>
    <w:p w14:paraId="039F5E93" w14:textId="77777777" w:rsidR="00B073DE" w:rsidRPr="00B073DE" w:rsidRDefault="00B073DE" w:rsidP="00B073DE">
      <w:pPr>
        <w:pStyle w:val="Bibliography"/>
        <w:rPr>
          <w:rFonts w:ascii="Times New Roman" w:hAnsi="Times New Roman" w:cs="Times New Roman"/>
        </w:rPr>
      </w:pPr>
      <w:r w:rsidRPr="00B073DE">
        <w:rPr>
          <w:rFonts w:ascii="Times New Roman" w:hAnsi="Times New Roman" w:cs="Times New Roman"/>
        </w:rPr>
        <w:t xml:space="preserve">Hegg, J. C., Kennedy, B. P., &amp; Chittaro, P. (2019). What did you say about my mother? The complexities of maternally derived chemical signatures in otoliths. </w:t>
      </w:r>
      <w:r w:rsidRPr="00B073DE">
        <w:rPr>
          <w:rFonts w:ascii="Times New Roman" w:hAnsi="Times New Roman" w:cs="Times New Roman"/>
          <w:i/>
          <w:iCs/>
        </w:rPr>
        <w:t>Canadian Journal of Fisheries and Aquatic Sciences</w:t>
      </w:r>
      <w:r w:rsidRPr="00B073DE">
        <w:rPr>
          <w:rFonts w:ascii="Times New Roman" w:hAnsi="Times New Roman" w:cs="Times New Roman"/>
        </w:rPr>
        <w:t xml:space="preserve">, </w:t>
      </w:r>
      <w:r w:rsidRPr="00B073DE">
        <w:rPr>
          <w:rFonts w:ascii="Times New Roman" w:hAnsi="Times New Roman" w:cs="Times New Roman"/>
          <w:i/>
          <w:iCs/>
        </w:rPr>
        <w:t>76</w:t>
      </w:r>
      <w:r w:rsidRPr="00B073DE">
        <w:rPr>
          <w:rFonts w:ascii="Times New Roman" w:hAnsi="Times New Roman" w:cs="Times New Roman"/>
        </w:rPr>
        <w:t>(1), 81–94. https://doi.org/10.1139/cjfas-2017-0341</w:t>
      </w:r>
    </w:p>
    <w:p w14:paraId="13FBCF46" w14:textId="77777777" w:rsidR="00B073DE" w:rsidRPr="00B073DE" w:rsidRDefault="00B073DE" w:rsidP="00B073DE">
      <w:pPr>
        <w:pStyle w:val="Bibliography"/>
        <w:rPr>
          <w:rFonts w:ascii="Times New Roman" w:hAnsi="Times New Roman" w:cs="Times New Roman"/>
        </w:rPr>
      </w:pPr>
      <w:r w:rsidRPr="00B073DE">
        <w:rPr>
          <w:rFonts w:ascii="Times New Roman" w:hAnsi="Times New Roman" w:cs="Times New Roman"/>
        </w:rPr>
        <w:lastRenderedPageBreak/>
        <w:t xml:space="preserve">Hess, J. E., Whiteaker, J. M., Fryer, J. K., &amp; Narum, S. R. (2014). Monitoring Stock‐Specific Abundance, Run Timing, and Straying of Chinook Salmon in the Columbia River Using Genetic Stock Identification (GSI). </w:t>
      </w:r>
      <w:r w:rsidRPr="00B073DE">
        <w:rPr>
          <w:rFonts w:ascii="Times New Roman" w:hAnsi="Times New Roman" w:cs="Times New Roman"/>
          <w:i/>
          <w:iCs/>
        </w:rPr>
        <w:t>North American Journal of Fisheries Management</w:t>
      </w:r>
      <w:r w:rsidRPr="00B073DE">
        <w:rPr>
          <w:rFonts w:ascii="Times New Roman" w:hAnsi="Times New Roman" w:cs="Times New Roman"/>
        </w:rPr>
        <w:t xml:space="preserve">, </w:t>
      </w:r>
      <w:r w:rsidRPr="00B073DE">
        <w:rPr>
          <w:rFonts w:ascii="Times New Roman" w:hAnsi="Times New Roman" w:cs="Times New Roman"/>
          <w:i/>
          <w:iCs/>
        </w:rPr>
        <w:t>34</w:t>
      </w:r>
      <w:r w:rsidRPr="00B073DE">
        <w:rPr>
          <w:rFonts w:ascii="Times New Roman" w:hAnsi="Times New Roman" w:cs="Times New Roman"/>
        </w:rPr>
        <w:t>(1), 184–201. https://doi.org/10.1080/02755947.2013.862192</w:t>
      </w:r>
    </w:p>
    <w:p w14:paraId="3E4B67CD" w14:textId="77777777" w:rsidR="00B073DE" w:rsidRPr="00B073DE" w:rsidRDefault="00B073DE" w:rsidP="00B073DE">
      <w:pPr>
        <w:pStyle w:val="Bibliography"/>
        <w:rPr>
          <w:rFonts w:ascii="Times New Roman" w:hAnsi="Times New Roman" w:cs="Times New Roman"/>
        </w:rPr>
      </w:pPr>
      <w:r w:rsidRPr="00B073DE">
        <w:rPr>
          <w:rFonts w:ascii="Times New Roman" w:hAnsi="Times New Roman" w:cs="Times New Roman"/>
        </w:rPr>
        <w:t xml:space="preserve">Kennedy, B. P., Folt, C. L., Blum, J. D., &amp; Chamberlain, C. P. (1997). Natural isotope markers in salmon. </w:t>
      </w:r>
      <w:r w:rsidRPr="00B073DE">
        <w:rPr>
          <w:rFonts w:ascii="Times New Roman" w:hAnsi="Times New Roman" w:cs="Times New Roman"/>
          <w:i/>
          <w:iCs/>
        </w:rPr>
        <w:t>Nature</w:t>
      </w:r>
      <w:r w:rsidRPr="00B073DE">
        <w:rPr>
          <w:rFonts w:ascii="Times New Roman" w:hAnsi="Times New Roman" w:cs="Times New Roman"/>
        </w:rPr>
        <w:t xml:space="preserve">, </w:t>
      </w:r>
      <w:r w:rsidRPr="00B073DE">
        <w:rPr>
          <w:rFonts w:ascii="Times New Roman" w:hAnsi="Times New Roman" w:cs="Times New Roman"/>
          <w:i/>
          <w:iCs/>
        </w:rPr>
        <w:t>387</w:t>
      </w:r>
      <w:r w:rsidRPr="00B073DE">
        <w:rPr>
          <w:rFonts w:ascii="Times New Roman" w:hAnsi="Times New Roman" w:cs="Times New Roman"/>
        </w:rPr>
        <w:t>(6635), Article 6635. https://doi.org/10.1038/42835</w:t>
      </w:r>
    </w:p>
    <w:p w14:paraId="6DDA063A" w14:textId="77777777" w:rsidR="00B073DE" w:rsidRPr="00B073DE" w:rsidRDefault="00B073DE" w:rsidP="00B073DE">
      <w:pPr>
        <w:pStyle w:val="Bibliography"/>
        <w:rPr>
          <w:rFonts w:ascii="Times New Roman" w:hAnsi="Times New Roman" w:cs="Times New Roman"/>
        </w:rPr>
      </w:pPr>
      <w:r w:rsidRPr="00B073DE">
        <w:rPr>
          <w:rFonts w:ascii="Times New Roman" w:hAnsi="Times New Roman" w:cs="Times New Roman"/>
        </w:rPr>
        <w:t xml:space="preserve">Kuhn, M., Vaughn, D., &amp; Ruiz, E. (2025). </w:t>
      </w:r>
      <w:r w:rsidRPr="00B073DE">
        <w:rPr>
          <w:rFonts w:ascii="Times New Roman" w:hAnsi="Times New Roman" w:cs="Times New Roman"/>
          <w:i/>
          <w:iCs/>
        </w:rPr>
        <w:t>probably: Tools for Post-Processing Predicted Values</w:t>
      </w:r>
      <w:r w:rsidRPr="00B073DE">
        <w:rPr>
          <w:rFonts w:ascii="Times New Roman" w:hAnsi="Times New Roman" w:cs="Times New Roman"/>
        </w:rPr>
        <w:t xml:space="preserve"> [Computer software]. https://github.com/tidymodels/probably</w:t>
      </w:r>
    </w:p>
    <w:p w14:paraId="602DC858" w14:textId="77777777" w:rsidR="00B073DE" w:rsidRPr="00B073DE" w:rsidRDefault="00B073DE" w:rsidP="00B073DE">
      <w:pPr>
        <w:pStyle w:val="Bibliography"/>
        <w:rPr>
          <w:rFonts w:ascii="Times New Roman" w:hAnsi="Times New Roman" w:cs="Times New Roman"/>
        </w:rPr>
      </w:pPr>
      <w:r w:rsidRPr="00B073DE">
        <w:rPr>
          <w:rFonts w:ascii="Times New Roman" w:hAnsi="Times New Roman" w:cs="Times New Roman"/>
        </w:rPr>
        <w:t xml:space="preserve">Kuhn, M., &amp; Wickam, H. (2020). </w:t>
      </w:r>
      <w:r w:rsidRPr="00B073DE">
        <w:rPr>
          <w:rFonts w:ascii="Times New Roman" w:hAnsi="Times New Roman" w:cs="Times New Roman"/>
          <w:i/>
          <w:iCs/>
        </w:rPr>
        <w:t>Tidymodels: A collection of packages for modeling and machine learning using tidyverse principles.</w:t>
      </w:r>
      <w:r w:rsidRPr="00B073DE">
        <w:rPr>
          <w:rFonts w:ascii="Times New Roman" w:hAnsi="Times New Roman" w:cs="Times New Roman"/>
        </w:rPr>
        <w:t xml:space="preserve"> [Computer software]. https://www.tidymodels.org</w:t>
      </w:r>
    </w:p>
    <w:p w14:paraId="576BB9C0" w14:textId="77777777" w:rsidR="00B073DE" w:rsidRPr="00B073DE" w:rsidRDefault="00B073DE" w:rsidP="00B073DE">
      <w:pPr>
        <w:pStyle w:val="Bibliography"/>
        <w:rPr>
          <w:rFonts w:ascii="Times New Roman" w:hAnsi="Times New Roman" w:cs="Times New Roman"/>
        </w:rPr>
      </w:pPr>
      <w:r w:rsidRPr="00B073DE">
        <w:rPr>
          <w:rFonts w:ascii="Times New Roman" w:hAnsi="Times New Roman" w:cs="Times New Roman"/>
        </w:rPr>
        <w:t xml:space="preserve">Lamborn, C. C., Ohlberger, J., Walsworth, T. E., Westley, P. A. H., Cunningham, C. J., Wynsma, S., &amp; Smith, J. W. (2025). A Synthesis of Factors Related to Trends in Abundance and Demography of Alaska Chinook Salmon (Oncorhynchus tshawytscha, Salmonidae): Implications for Research, Management, and Policy. </w:t>
      </w:r>
      <w:r w:rsidRPr="00B073DE">
        <w:rPr>
          <w:rFonts w:ascii="Times New Roman" w:hAnsi="Times New Roman" w:cs="Times New Roman"/>
          <w:i/>
          <w:iCs/>
        </w:rPr>
        <w:t>Fish and Fisheries</w:t>
      </w:r>
      <w:r w:rsidRPr="00B073DE">
        <w:rPr>
          <w:rFonts w:ascii="Times New Roman" w:hAnsi="Times New Roman" w:cs="Times New Roman"/>
        </w:rPr>
        <w:t xml:space="preserve">, </w:t>
      </w:r>
      <w:r w:rsidRPr="00B073DE">
        <w:rPr>
          <w:rFonts w:ascii="Times New Roman" w:hAnsi="Times New Roman" w:cs="Times New Roman"/>
          <w:i/>
          <w:iCs/>
        </w:rPr>
        <w:t>n/a</w:t>
      </w:r>
      <w:r w:rsidRPr="00B073DE">
        <w:rPr>
          <w:rFonts w:ascii="Times New Roman" w:hAnsi="Times New Roman" w:cs="Times New Roman"/>
        </w:rPr>
        <w:t>(n/a). https://doi.org/10.1111/faf.12895</w:t>
      </w:r>
    </w:p>
    <w:p w14:paraId="5AC1D629" w14:textId="77777777" w:rsidR="00B073DE" w:rsidRPr="00B073DE" w:rsidRDefault="00B073DE" w:rsidP="00B073DE">
      <w:pPr>
        <w:pStyle w:val="Bibliography"/>
        <w:rPr>
          <w:rFonts w:ascii="Times New Roman" w:hAnsi="Times New Roman" w:cs="Times New Roman"/>
        </w:rPr>
      </w:pPr>
      <w:r w:rsidRPr="00B073DE">
        <w:rPr>
          <w:rFonts w:ascii="Times New Roman" w:hAnsi="Times New Roman" w:cs="Times New Roman"/>
        </w:rPr>
        <w:t xml:space="preserve">Larson, W. A., Seeb, J. E., Pascal, C. E., Templin, W. D., &amp; Seeb, L. W. (2014). Single-nucleotide polymorphisms (SNPs) identified through genotyping-by-sequencing improve genetic stock identification of Chinook salmon (Oncorhynchus tshawytscha) from western Alaska. </w:t>
      </w:r>
      <w:r w:rsidRPr="00B073DE">
        <w:rPr>
          <w:rFonts w:ascii="Times New Roman" w:hAnsi="Times New Roman" w:cs="Times New Roman"/>
          <w:i/>
          <w:iCs/>
        </w:rPr>
        <w:t>Canadian Journal of Fisheries and Aquatic Sciences</w:t>
      </w:r>
      <w:r w:rsidRPr="00B073DE">
        <w:rPr>
          <w:rFonts w:ascii="Times New Roman" w:hAnsi="Times New Roman" w:cs="Times New Roman"/>
        </w:rPr>
        <w:t xml:space="preserve">, </w:t>
      </w:r>
      <w:r w:rsidRPr="00B073DE">
        <w:rPr>
          <w:rFonts w:ascii="Times New Roman" w:hAnsi="Times New Roman" w:cs="Times New Roman"/>
          <w:i/>
          <w:iCs/>
        </w:rPr>
        <w:t>71</w:t>
      </w:r>
      <w:r w:rsidRPr="00B073DE">
        <w:rPr>
          <w:rFonts w:ascii="Times New Roman" w:hAnsi="Times New Roman" w:cs="Times New Roman"/>
        </w:rPr>
        <w:t>(5), 698–708. https://doi.org/10.1139/cjfas-2013-0502</w:t>
      </w:r>
    </w:p>
    <w:p w14:paraId="5941D3CF" w14:textId="77777777" w:rsidR="00B073DE" w:rsidRPr="00B073DE" w:rsidRDefault="00B073DE" w:rsidP="00B073DE">
      <w:pPr>
        <w:pStyle w:val="Bibliography"/>
        <w:rPr>
          <w:rFonts w:ascii="Times New Roman" w:hAnsi="Times New Roman" w:cs="Times New Roman"/>
        </w:rPr>
      </w:pPr>
      <w:r w:rsidRPr="00B073DE">
        <w:rPr>
          <w:rFonts w:ascii="Times New Roman" w:hAnsi="Times New Roman" w:cs="Times New Roman"/>
        </w:rPr>
        <w:t xml:space="preserve">Makhlouf, B., Cline, T. J., Fernandez, D., Seeb, L., Lee, E., Gilk-Baumer, S., Whited, D., Zimmerman, C. E., &amp; Schindler, D. E. (2025). Combining genetic and isotope frameworks improves reconstruction of fish provenance across riverscapes. </w:t>
      </w:r>
      <w:r w:rsidRPr="00B073DE">
        <w:rPr>
          <w:rFonts w:ascii="Times New Roman" w:hAnsi="Times New Roman" w:cs="Times New Roman"/>
          <w:i/>
          <w:iCs/>
        </w:rPr>
        <w:t>Limnology and Oceanography Letters</w:t>
      </w:r>
      <w:r w:rsidRPr="00B073DE">
        <w:rPr>
          <w:rFonts w:ascii="Times New Roman" w:hAnsi="Times New Roman" w:cs="Times New Roman"/>
        </w:rPr>
        <w:t xml:space="preserve">, </w:t>
      </w:r>
      <w:r w:rsidRPr="00B073DE">
        <w:rPr>
          <w:rFonts w:ascii="Times New Roman" w:hAnsi="Times New Roman" w:cs="Times New Roman"/>
          <w:i/>
          <w:iCs/>
        </w:rPr>
        <w:t>n/a</w:t>
      </w:r>
      <w:r w:rsidRPr="00B073DE">
        <w:rPr>
          <w:rFonts w:ascii="Times New Roman" w:hAnsi="Times New Roman" w:cs="Times New Roman"/>
        </w:rPr>
        <w:t>(n/a). https://doi.org/10.1002/lol2.70025</w:t>
      </w:r>
    </w:p>
    <w:p w14:paraId="4D67A223" w14:textId="77777777" w:rsidR="00B073DE" w:rsidRPr="00B073DE" w:rsidRDefault="00B073DE" w:rsidP="00B073DE">
      <w:pPr>
        <w:pStyle w:val="Bibliography"/>
        <w:rPr>
          <w:rFonts w:ascii="Times New Roman" w:hAnsi="Times New Roman" w:cs="Times New Roman"/>
        </w:rPr>
      </w:pPr>
      <w:r w:rsidRPr="00B073DE">
        <w:rPr>
          <w:rFonts w:ascii="Times New Roman" w:hAnsi="Times New Roman" w:cs="Times New Roman"/>
        </w:rPr>
        <w:t xml:space="preserve">Mercier, L., Darnaude, A. M., Bruguier, O., Vasconcelos, R. P., Cabral, H. N., Costa, M. J., Lara, M., Jones, D. L., &amp; Mouillot, D. (2011). Selecting statistical models and variable combinations for optimal classification using otolith microchemistry. </w:t>
      </w:r>
      <w:r w:rsidRPr="00B073DE">
        <w:rPr>
          <w:rFonts w:ascii="Times New Roman" w:hAnsi="Times New Roman" w:cs="Times New Roman"/>
          <w:i/>
          <w:iCs/>
        </w:rPr>
        <w:t>Ecological Applications</w:t>
      </w:r>
      <w:r w:rsidRPr="00B073DE">
        <w:rPr>
          <w:rFonts w:ascii="Times New Roman" w:hAnsi="Times New Roman" w:cs="Times New Roman"/>
        </w:rPr>
        <w:t xml:space="preserve">, </w:t>
      </w:r>
      <w:r w:rsidRPr="00B073DE">
        <w:rPr>
          <w:rFonts w:ascii="Times New Roman" w:hAnsi="Times New Roman" w:cs="Times New Roman"/>
          <w:i/>
          <w:iCs/>
        </w:rPr>
        <w:t>21</w:t>
      </w:r>
      <w:r w:rsidRPr="00B073DE">
        <w:rPr>
          <w:rFonts w:ascii="Times New Roman" w:hAnsi="Times New Roman" w:cs="Times New Roman"/>
        </w:rPr>
        <w:t>(4), 1352–1364. https://doi.org/10.1890/09-1887.1</w:t>
      </w:r>
    </w:p>
    <w:p w14:paraId="1BC3EECF" w14:textId="77777777" w:rsidR="00B073DE" w:rsidRPr="00B073DE" w:rsidRDefault="00B073DE" w:rsidP="00B073DE">
      <w:pPr>
        <w:pStyle w:val="Bibliography"/>
        <w:rPr>
          <w:rFonts w:ascii="Times New Roman" w:hAnsi="Times New Roman" w:cs="Times New Roman"/>
        </w:rPr>
      </w:pPr>
      <w:r w:rsidRPr="00B073DE">
        <w:rPr>
          <w:rFonts w:ascii="Times New Roman" w:hAnsi="Times New Roman" w:cs="Times New Roman"/>
        </w:rPr>
        <w:t xml:space="preserve">Ohlberger, J., Ward, E. J., Schindler, D. E., &amp; Lewis, B. (2018). Demographic changes in Chinook salmon across the Northeast Pacific Ocean. </w:t>
      </w:r>
      <w:r w:rsidRPr="00B073DE">
        <w:rPr>
          <w:rFonts w:ascii="Times New Roman" w:hAnsi="Times New Roman" w:cs="Times New Roman"/>
          <w:i/>
          <w:iCs/>
        </w:rPr>
        <w:t>Fish and Fisheries</w:t>
      </w:r>
      <w:r w:rsidRPr="00B073DE">
        <w:rPr>
          <w:rFonts w:ascii="Times New Roman" w:hAnsi="Times New Roman" w:cs="Times New Roman"/>
        </w:rPr>
        <w:t xml:space="preserve">, </w:t>
      </w:r>
      <w:r w:rsidRPr="00B073DE">
        <w:rPr>
          <w:rFonts w:ascii="Times New Roman" w:hAnsi="Times New Roman" w:cs="Times New Roman"/>
          <w:i/>
          <w:iCs/>
        </w:rPr>
        <w:t>19</w:t>
      </w:r>
      <w:r w:rsidRPr="00B073DE">
        <w:rPr>
          <w:rFonts w:ascii="Times New Roman" w:hAnsi="Times New Roman" w:cs="Times New Roman"/>
        </w:rPr>
        <w:t>(3), 533–546. https://doi.org/10.1111/faf.12272</w:t>
      </w:r>
    </w:p>
    <w:p w14:paraId="46AD49B9" w14:textId="77777777" w:rsidR="00B073DE" w:rsidRPr="00B073DE" w:rsidRDefault="00B073DE" w:rsidP="00B073DE">
      <w:pPr>
        <w:pStyle w:val="Bibliography"/>
        <w:rPr>
          <w:rFonts w:ascii="Times New Roman" w:hAnsi="Times New Roman" w:cs="Times New Roman"/>
        </w:rPr>
      </w:pPr>
      <w:r w:rsidRPr="00B073DE">
        <w:rPr>
          <w:rFonts w:ascii="Times New Roman" w:hAnsi="Times New Roman" w:cs="Times New Roman"/>
        </w:rPr>
        <w:t xml:space="preserve">Reis-Santos, P., Gillanders, B. M., Sturrock, A. M., Izzo, C., Oxman, D. S., Lueders-Dumont, J. A., Hüssy, K., Tanner, S. E., Rogers, T., Doubleday, Z. A., Andrews, A. H., Trueman, C., Brophy, D., Thiem, J. D., Baumgartner, L. J., Willmes, M., Chung, M.-T., Charapata, P., Johnson, R. C., … Walther, B. D. (2022). Reading the biomineralized book of life: Expanding otolith </w:t>
      </w:r>
      <w:r w:rsidRPr="00B073DE">
        <w:rPr>
          <w:rFonts w:ascii="Times New Roman" w:hAnsi="Times New Roman" w:cs="Times New Roman"/>
        </w:rPr>
        <w:lastRenderedPageBreak/>
        <w:t xml:space="preserve">biogeochemical research and applications for fisheries and ecosystem-based management. </w:t>
      </w:r>
      <w:r w:rsidRPr="00B073DE">
        <w:rPr>
          <w:rFonts w:ascii="Times New Roman" w:hAnsi="Times New Roman" w:cs="Times New Roman"/>
          <w:i/>
          <w:iCs/>
        </w:rPr>
        <w:t>Reviews in Fish Biology and Fisheries</w:t>
      </w:r>
      <w:r w:rsidRPr="00B073DE">
        <w:rPr>
          <w:rFonts w:ascii="Times New Roman" w:hAnsi="Times New Roman" w:cs="Times New Roman"/>
        </w:rPr>
        <w:t>. https://doi.org/10.1007/s11160-022-09720-z</w:t>
      </w:r>
    </w:p>
    <w:p w14:paraId="00F225D6" w14:textId="77777777" w:rsidR="00B073DE" w:rsidRPr="00B073DE" w:rsidRDefault="00B073DE" w:rsidP="00B073DE">
      <w:pPr>
        <w:pStyle w:val="Bibliography"/>
        <w:rPr>
          <w:rFonts w:ascii="Times New Roman" w:hAnsi="Times New Roman" w:cs="Times New Roman"/>
        </w:rPr>
      </w:pPr>
      <w:r w:rsidRPr="00B073DE">
        <w:rPr>
          <w:rFonts w:ascii="Times New Roman" w:hAnsi="Times New Roman" w:cs="Times New Roman"/>
        </w:rPr>
        <w:t xml:space="preserve">Schindler, D. E., Krueger, C., Bisson, P., Bradford, M. J., Clark, B., Conitz, J., Howard, K., Jones, M., Murphy, J., Myers, K. W., Scheuerell, M., Volk, E. C., &amp; Winton, J. (2013). </w:t>
      </w:r>
      <w:r w:rsidRPr="00B073DE">
        <w:rPr>
          <w:rFonts w:ascii="Times New Roman" w:hAnsi="Times New Roman" w:cs="Times New Roman"/>
          <w:i/>
          <w:iCs/>
        </w:rPr>
        <w:t>Arctic-Yukon-Kuskokwim Chinook Salmon Research Action Plan: Evidence of Decline of Chinook Salmon Populations and Recommendations for Future Research. Prepared for the AYK Sustainable Salmon Initiative</w:t>
      </w:r>
      <w:r w:rsidRPr="00B073DE">
        <w:rPr>
          <w:rFonts w:ascii="Times New Roman" w:hAnsi="Times New Roman" w:cs="Times New Roman"/>
        </w:rPr>
        <w:t>.</w:t>
      </w:r>
    </w:p>
    <w:p w14:paraId="64A23E3C" w14:textId="77777777" w:rsidR="00B073DE" w:rsidRPr="00B073DE" w:rsidRDefault="00B073DE" w:rsidP="00B073DE">
      <w:pPr>
        <w:pStyle w:val="Bibliography"/>
        <w:rPr>
          <w:rFonts w:ascii="Times New Roman" w:hAnsi="Times New Roman" w:cs="Times New Roman"/>
        </w:rPr>
      </w:pPr>
      <w:r w:rsidRPr="00B073DE">
        <w:rPr>
          <w:rFonts w:ascii="Times New Roman" w:hAnsi="Times New Roman" w:cs="Times New Roman"/>
        </w:rPr>
        <w:t xml:space="preserve">Silva Filho, T., Song, H., Perello-Nieto, M., Santos-Rodriguez, R., Kull, M., &amp; Flach, P. (2023). Classifier calibration: A survey on how to assess and improve predicted class probabilities. </w:t>
      </w:r>
      <w:r w:rsidRPr="00B073DE">
        <w:rPr>
          <w:rFonts w:ascii="Times New Roman" w:hAnsi="Times New Roman" w:cs="Times New Roman"/>
          <w:i/>
          <w:iCs/>
        </w:rPr>
        <w:t>Machine Learning</w:t>
      </w:r>
      <w:r w:rsidRPr="00B073DE">
        <w:rPr>
          <w:rFonts w:ascii="Times New Roman" w:hAnsi="Times New Roman" w:cs="Times New Roman"/>
        </w:rPr>
        <w:t xml:space="preserve">, </w:t>
      </w:r>
      <w:r w:rsidRPr="00B073DE">
        <w:rPr>
          <w:rFonts w:ascii="Times New Roman" w:hAnsi="Times New Roman" w:cs="Times New Roman"/>
          <w:i/>
          <w:iCs/>
        </w:rPr>
        <w:t>112</w:t>
      </w:r>
      <w:r w:rsidRPr="00B073DE">
        <w:rPr>
          <w:rFonts w:ascii="Times New Roman" w:hAnsi="Times New Roman" w:cs="Times New Roman"/>
        </w:rPr>
        <w:t>(9), 3211–3260. https://doi.org/10.1007/s10994-023-06336-7</w:t>
      </w:r>
    </w:p>
    <w:p w14:paraId="3F3A662E" w14:textId="77777777" w:rsidR="00B073DE" w:rsidRPr="00B073DE" w:rsidRDefault="00B073DE" w:rsidP="00B073DE">
      <w:pPr>
        <w:pStyle w:val="Bibliography"/>
        <w:rPr>
          <w:rFonts w:ascii="Times New Roman" w:hAnsi="Times New Roman" w:cs="Times New Roman"/>
        </w:rPr>
      </w:pPr>
      <w:r w:rsidRPr="00B073DE">
        <w:rPr>
          <w:rFonts w:ascii="Times New Roman" w:hAnsi="Times New Roman" w:cs="Times New Roman"/>
        </w:rPr>
        <w:t xml:space="preserve">Templin, W. D., Seeb, J. E., Jasper, J. R., Barclay, A. W., &amp; Seeb, L. W. (2011). Genetic differentiation of Alaska Chinook salmon: The missing link for migratory studies. </w:t>
      </w:r>
      <w:r w:rsidRPr="00B073DE">
        <w:rPr>
          <w:rFonts w:ascii="Times New Roman" w:hAnsi="Times New Roman" w:cs="Times New Roman"/>
          <w:i/>
          <w:iCs/>
        </w:rPr>
        <w:t>Molecular Ecology Resources</w:t>
      </w:r>
      <w:r w:rsidRPr="00B073DE">
        <w:rPr>
          <w:rFonts w:ascii="Times New Roman" w:hAnsi="Times New Roman" w:cs="Times New Roman"/>
        </w:rPr>
        <w:t xml:space="preserve">, </w:t>
      </w:r>
      <w:r w:rsidRPr="00B073DE">
        <w:rPr>
          <w:rFonts w:ascii="Times New Roman" w:hAnsi="Times New Roman" w:cs="Times New Roman"/>
          <w:i/>
          <w:iCs/>
        </w:rPr>
        <w:t>11</w:t>
      </w:r>
      <w:r w:rsidRPr="00B073DE">
        <w:rPr>
          <w:rFonts w:ascii="Times New Roman" w:hAnsi="Times New Roman" w:cs="Times New Roman"/>
        </w:rPr>
        <w:t>(s1), 226–246. https://doi.org/10.1111/j.1755-0998.2010.02968.x</w:t>
      </w:r>
    </w:p>
    <w:p w14:paraId="3E6EC49C" w14:textId="77777777" w:rsidR="00B073DE" w:rsidRPr="00B073DE" w:rsidRDefault="00B073DE" w:rsidP="00B073DE">
      <w:pPr>
        <w:pStyle w:val="Bibliography"/>
        <w:rPr>
          <w:rFonts w:ascii="Times New Roman" w:hAnsi="Times New Roman" w:cs="Times New Roman"/>
        </w:rPr>
      </w:pPr>
      <w:r w:rsidRPr="00B073DE">
        <w:rPr>
          <w:rFonts w:ascii="Times New Roman" w:hAnsi="Times New Roman" w:cs="Times New Roman"/>
        </w:rPr>
        <w:t xml:space="preserve">Van Doornik, D. M., Moran, P., Rondeau, E. B., Nichols, K. M., Narum, S. R., Campbell, M. R., Clemento, A. J., Hargrove, J. S., Hess, J. E., Horn, R. L., Seeb, L. W., Stephenson, J. J., &amp; McKinney, G. J. (2024). A new, standardized international Pacific Rim baseline for genetic stock identification (GSI) of Chinook Salmon. </w:t>
      </w:r>
      <w:r w:rsidRPr="00B073DE">
        <w:rPr>
          <w:rFonts w:ascii="Times New Roman" w:hAnsi="Times New Roman" w:cs="Times New Roman"/>
          <w:i/>
          <w:iCs/>
        </w:rPr>
        <w:t>North American Journal of Fisheries Management</w:t>
      </w:r>
      <w:r w:rsidRPr="00B073DE">
        <w:rPr>
          <w:rFonts w:ascii="Times New Roman" w:hAnsi="Times New Roman" w:cs="Times New Roman"/>
        </w:rPr>
        <w:t xml:space="preserve">, </w:t>
      </w:r>
      <w:r w:rsidRPr="00B073DE">
        <w:rPr>
          <w:rFonts w:ascii="Times New Roman" w:hAnsi="Times New Roman" w:cs="Times New Roman"/>
          <w:i/>
          <w:iCs/>
        </w:rPr>
        <w:t>44</w:t>
      </w:r>
      <w:r w:rsidRPr="00B073DE">
        <w:rPr>
          <w:rFonts w:ascii="Times New Roman" w:hAnsi="Times New Roman" w:cs="Times New Roman"/>
        </w:rPr>
        <w:t>(4), 857–869. https://doi.org/10.1002/nafm.11019</w:t>
      </w:r>
    </w:p>
    <w:p w14:paraId="3A795C9B" w14:textId="77777777" w:rsidR="00B073DE" w:rsidRPr="00B073DE" w:rsidRDefault="00B073DE" w:rsidP="00B073DE">
      <w:pPr>
        <w:pStyle w:val="Bibliography"/>
        <w:rPr>
          <w:rFonts w:ascii="Times New Roman" w:hAnsi="Times New Roman" w:cs="Times New Roman"/>
        </w:rPr>
      </w:pPr>
      <w:r w:rsidRPr="00B073DE">
        <w:rPr>
          <w:rFonts w:ascii="Times New Roman" w:hAnsi="Times New Roman" w:cs="Times New Roman"/>
        </w:rPr>
        <w:t xml:space="preserve">Van Rijsbergen, C. J. (1975). </w:t>
      </w:r>
      <w:r w:rsidRPr="00B073DE">
        <w:rPr>
          <w:rFonts w:ascii="Times New Roman" w:hAnsi="Times New Roman" w:cs="Times New Roman"/>
          <w:i/>
          <w:iCs/>
        </w:rPr>
        <w:t>Information retrieval</w:t>
      </w:r>
      <w:r w:rsidRPr="00B073DE">
        <w:rPr>
          <w:rFonts w:ascii="Times New Roman" w:hAnsi="Times New Roman" w:cs="Times New Roman"/>
        </w:rPr>
        <w:t>. Butterworths. https://cir.nii.ac.jp/crid/1970023484860037059</w:t>
      </w:r>
    </w:p>
    <w:p w14:paraId="5CE2682B" w14:textId="77777777" w:rsidR="00B073DE" w:rsidRPr="00B073DE" w:rsidRDefault="00B073DE" w:rsidP="00B073DE">
      <w:pPr>
        <w:pStyle w:val="Bibliography"/>
        <w:rPr>
          <w:rFonts w:ascii="Times New Roman" w:hAnsi="Times New Roman" w:cs="Times New Roman"/>
        </w:rPr>
      </w:pPr>
      <w:r w:rsidRPr="00B073DE">
        <w:rPr>
          <w:rFonts w:ascii="Times New Roman" w:hAnsi="Times New Roman" w:cs="Times New Roman"/>
        </w:rPr>
        <w:t xml:space="preserve">Zimmerman, C. E., &amp; Reeves, G. H. (2002). Identification of Steelhead and Resident Rainbow Trout Progeny in the Deschutes River, Oregon, Revealed with Otolith Microchemistry. </w:t>
      </w:r>
      <w:r w:rsidRPr="00B073DE">
        <w:rPr>
          <w:rFonts w:ascii="Times New Roman" w:hAnsi="Times New Roman" w:cs="Times New Roman"/>
          <w:i/>
          <w:iCs/>
        </w:rPr>
        <w:t>Transactions of the American Fisheries Society</w:t>
      </w:r>
      <w:r w:rsidRPr="00B073DE">
        <w:rPr>
          <w:rFonts w:ascii="Times New Roman" w:hAnsi="Times New Roman" w:cs="Times New Roman"/>
        </w:rPr>
        <w:t xml:space="preserve">, </w:t>
      </w:r>
      <w:r w:rsidRPr="00B073DE">
        <w:rPr>
          <w:rFonts w:ascii="Times New Roman" w:hAnsi="Times New Roman" w:cs="Times New Roman"/>
          <w:i/>
          <w:iCs/>
        </w:rPr>
        <w:t>131</w:t>
      </w:r>
      <w:r w:rsidRPr="00B073DE">
        <w:rPr>
          <w:rFonts w:ascii="Times New Roman" w:hAnsi="Times New Roman" w:cs="Times New Roman"/>
        </w:rPr>
        <w:t>(5), 986–993. https://doi.org/10.1577/1548-8659(2002)131%253C0986:IOSARR%253E2.0.CO;2</w:t>
      </w:r>
    </w:p>
    <w:p w14:paraId="5EE7D949" w14:textId="74C32CDC" w:rsidR="00BE6105" w:rsidRPr="008C5870" w:rsidRDefault="0016071B" w:rsidP="00B073DE">
      <w:pPr>
        <w:pStyle w:val="Bibliography"/>
        <w:rPr>
          <w:rFonts w:ascii="Times New Roman" w:hAnsi="Times New Roman" w:cs="Times New Roman"/>
        </w:rPr>
      </w:pPr>
      <w:r w:rsidRPr="00293852">
        <w:rPr>
          <w:rFonts w:ascii="Times New Roman" w:hAnsi="Times New Roman" w:cs="Times New Roman"/>
        </w:rPr>
        <w:fldChar w:fldCharType="end"/>
      </w:r>
      <w:r w:rsidR="00BE6105" w:rsidRPr="008C5870">
        <w:rPr>
          <w:rFonts w:ascii="Times New Roman" w:hAnsi="Times New Roman" w:cs="Times New Roman"/>
        </w:rPr>
        <w:t xml:space="preserve"> </w:t>
      </w:r>
    </w:p>
    <w:p w14:paraId="4804BFBC" w14:textId="77777777" w:rsidR="00BE6105" w:rsidRDefault="00BE6105" w:rsidP="001117E1">
      <w:pPr>
        <w:spacing w:before="100" w:beforeAutospacing="1" w:after="100" w:afterAutospacing="1" w:line="480" w:lineRule="auto"/>
        <w:ind w:left="720" w:hanging="720"/>
        <w:outlineLvl w:val="1"/>
        <w:rPr>
          <w:rFonts w:ascii="Garamond" w:hAnsi="Garamond"/>
          <w:sz w:val="22"/>
          <w:szCs w:val="22"/>
        </w:rPr>
      </w:pPr>
    </w:p>
    <w:p w14:paraId="44FBC07A" w14:textId="77777777" w:rsidR="00A9429D" w:rsidRDefault="00A9429D" w:rsidP="001117E1">
      <w:pPr>
        <w:spacing w:before="100" w:beforeAutospacing="1" w:after="100" w:afterAutospacing="1" w:line="480" w:lineRule="auto"/>
        <w:ind w:left="720" w:hanging="720"/>
        <w:outlineLvl w:val="1"/>
        <w:rPr>
          <w:rFonts w:ascii="Garamond" w:hAnsi="Garamond"/>
          <w:sz w:val="22"/>
          <w:szCs w:val="22"/>
        </w:rPr>
      </w:pPr>
    </w:p>
    <w:p w14:paraId="6D0005B6" w14:textId="77777777" w:rsidR="00A9429D" w:rsidRDefault="00A9429D" w:rsidP="001117E1">
      <w:pPr>
        <w:spacing w:before="100" w:beforeAutospacing="1" w:after="100" w:afterAutospacing="1" w:line="480" w:lineRule="auto"/>
        <w:ind w:left="720" w:hanging="720"/>
        <w:outlineLvl w:val="1"/>
        <w:rPr>
          <w:rFonts w:ascii="Garamond" w:hAnsi="Garamond"/>
          <w:sz w:val="22"/>
          <w:szCs w:val="22"/>
        </w:rPr>
      </w:pPr>
    </w:p>
    <w:p w14:paraId="1D5286C9" w14:textId="77777777" w:rsidR="00A9429D" w:rsidRDefault="00A9429D" w:rsidP="001117E1">
      <w:pPr>
        <w:spacing w:before="100" w:beforeAutospacing="1" w:after="100" w:afterAutospacing="1" w:line="480" w:lineRule="auto"/>
        <w:ind w:left="720" w:hanging="720"/>
        <w:outlineLvl w:val="1"/>
        <w:rPr>
          <w:rFonts w:ascii="Garamond" w:hAnsi="Garamond"/>
          <w:sz w:val="22"/>
          <w:szCs w:val="22"/>
        </w:rPr>
      </w:pPr>
    </w:p>
    <w:p w14:paraId="647A6FD5" w14:textId="77777777" w:rsidR="00A9429D" w:rsidRDefault="00A9429D" w:rsidP="001117E1">
      <w:pPr>
        <w:spacing w:before="100" w:beforeAutospacing="1" w:after="100" w:afterAutospacing="1" w:line="480" w:lineRule="auto"/>
        <w:ind w:left="720" w:hanging="720"/>
        <w:outlineLvl w:val="1"/>
        <w:rPr>
          <w:rFonts w:ascii="Garamond" w:hAnsi="Garamond"/>
          <w:sz w:val="22"/>
          <w:szCs w:val="22"/>
        </w:rPr>
      </w:pPr>
    </w:p>
    <w:p w14:paraId="55DCB177" w14:textId="1F324E34" w:rsidR="00A9429D" w:rsidRDefault="004776F7" w:rsidP="00A9429D">
      <w:pPr>
        <w:rPr>
          <w:rStyle w:val="CommentReference"/>
        </w:rPr>
      </w:pPr>
      <w:r>
        <w:rPr>
          <w:noProof/>
          <w:sz w:val="16"/>
          <w:szCs w:val="16"/>
        </w:rPr>
        <w:lastRenderedPageBreak/>
        <w:drawing>
          <wp:inline distT="0" distB="0" distL="0" distR="0" wp14:anchorId="67EED484" wp14:editId="296B9702">
            <wp:extent cx="3813717" cy="5893844"/>
            <wp:effectExtent l="0" t="0" r="0" b="0"/>
            <wp:docPr id="1296109259" name="Picture 2" descr="A map of the ri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09259" name="Picture 2" descr="A map of the riv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28559" cy="5916781"/>
                    </a:xfrm>
                    <a:prstGeom prst="rect">
                      <a:avLst/>
                    </a:prstGeom>
                  </pic:spPr>
                </pic:pic>
              </a:graphicData>
            </a:graphic>
          </wp:inline>
        </w:drawing>
      </w:r>
    </w:p>
    <w:p w14:paraId="0E90F674" w14:textId="77777777" w:rsidR="00A9429D" w:rsidRPr="00AB607D" w:rsidRDefault="00A9429D" w:rsidP="00A9429D">
      <w:pPr>
        <w:rPr>
          <w:rFonts w:ascii="Times New Roman" w:hAnsi="Times New Roman" w:cs="Times New Roman"/>
          <w:b/>
          <w:bCs/>
        </w:rPr>
      </w:pPr>
      <w:r w:rsidRPr="00AB607D">
        <w:rPr>
          <w:rFonts w:ascii="Times New Roman" w:hAnsi="Times New Roman" w:cs="Times New Roman"/>
          <w:b/>
          <w:bCs/>
        </w:rPr>
        <w:t xml:space="preserve">Figure 1: </w:t>
      </w:r>
    </w:p>
    <w:p w14:paraId="6A4B79E8" w14:textId="77777777" w:rsidR="00A9429D" w:rsidRPr="00AB607D" w:rsidRDefault="00A9429D" w:rsidP="00A9429D">
      <w:pPr>
        <w:rPr>
          <w:rFonts w:ascii="Times New Roman" w:hAnsi="Times New Roman" w:cs="Times New Roman"/>
        </w:rPr>
      </w:pPr>
      <w:r w:rsidRPr="00AB607D">
        <w:rPr>
          <w:rFonts w:ascii="Times New Roman" w:hAnsi="Times New Roman" w:cs="Times New Roman"/>
          <w:b/>
          <w:bCs/>
        </w:rPr>
        <w:t>A)</w:t>
      </w:r>
      <w:r w:rsidRPr="00AB607D">
        <w:rPr>
          <w:rFonts w:ascii="Times New Roman" w:hAnsi="Times New Roman" w:cs="Times New Roman"/>
        </w:rPr>
        <w:t xml:space="preserve"> Three major river systems in Western Alaska, the Yukon (Blue), Kuskokwim (Red), and Nushagak (Green) watersheds. Black circles indicate sampling locations for otolith collection (and genetic collection in the Yukon) on each river. </w:t>
      </w:r>
    </w:p>
    <w:p w14:paraId="6C90BB34" w14:textId="77777777" w:rsidR="00A9429D" w:rsidRPr="00AB607D" w:rsidRDefault="00A9429D" w:rsidP="00A9429D">
      <w:pPr>
        <w:rPr>
          <w:rFonts w:ascii="Times New Roman" w:hAnsi="Times New Roman" w:cs="Times New Roman"/>
        </w:rPr>
      </w:pPr>
      <w:r w:rsidRPr="00AB607D">
        <w:rPr>
          <w:rFonts w:ascii="Times New Roman" w:hAnsi="Times New Roman" w:cs="Times New Roman"/>
          <w:b/>
          <w:bCs/>
        </w:rPr>
        <w:t>B)</w:t>
      </w:r>
      <w:r w:rsidRPr="00AB607D">
        <w:rPr>
          <w:rFonts w:ascii="Times New Roman" w:hAnsi="Times New Roman" w:cs="Times New Roman"/>
        </w:rPr>
        <w:t xml:space="preserve"> ⁸⁷Sr/⁸⁶Sr </w:t>
      </w:r>
      <w:proofErr w:type="spellStart"/>
      <w:r>
        <w:rPr>
          <w:rFonts w:ascii="Times New Roman" w:hAnsi="Times New Roman" w:cs="Times New Roman"/>
        </w:rPr>
        <w:t>i</w:t>
      </w:r>
      <w:r w:rsidRPr="00AB607D">
        <w:rPr>
          <w:rFonts w:ascii="Times New Roman" w:hAnsi="Times New Roman" w:cs="Times New Roman"/>
        </w:rPr>
        <w:t>soscape</w:t>
      </w:r>
      <w:proofErr w:type="spellEnd"/>
      <w:r w:rsidRPr="00AB607D">
        <w:rPr>
          <w:rFonts w:ascii="Times New Roman" w:hAnsi="Times New Roman" w:cs="Times New Roman"/>
        </w:rPr>
        <w:t xml:space="preserve"> of all three river-basins. Values range from 0.702 to 0.740, with darker </w:t>
      </w:r>
      <w:proofErr w:type="spellStart"/>
      <w:r>
        <w:rPr>
          <w:rFonts w:ascii="Times New Roman" w:hAnsi="Times New Roman" w:cs="Times New Roman"/>
        </w:rPr>
        <w:t>colour</w:t>
      </w:r>
      <w:r w:rsidRPr="00AB607D">
        <w:rPr>
          <w:rFonts w:ascii="Times New Roman" w:hAnsi="Times New Roman" w:cs="Times New Roman"/>
        </w:rPr>
        <w:t>s</w:t>
      </w:r>
      <w:proofErr w:type="spellEnd"/>
      <w:r w:rsidRPr="00AB607D">
        <w:rPr>
          <w:rFonts w:ascii="Times New Roman" w:hAnsi="Times New Roman" w:cs="Times New Roman"/>
        </w:rPr>
        <w:t xml:space="preserve"> indicate more enriched values whereas lighter </w:t>
      </w:r>
      <w:proofErr w:type="spellStart"/>
      <w:r>
        <w:rPr>
          <w:rFonts w:ascii="Times New Roman" w:hAnsi="Times New Roman" w:cs="Times New Roman"/>
        </w:rPr>
        <w:t>colour</w:t>
      </w:r>
      <w:r w:rsidRPr="00AB607D">
        <w:rPr>
          <w:rFonts w:ascii="Times New Roman" w:hAnsi="Times New Roman" w:cs="Times New Roman"/>
        </w:rPr>
        <w:t>s</w:t>
      </w:r>
      <w:proofErr w:type="spellEnd"/>
      <w:r w:rsidRPr="00AB607D">
        <w:rPr>
          <w:rFonts w:ascii="Times New Roman" w:hAnsi="Times New Roman" w:cs="Times New Roman"/>
        </w:rPr>
        <w:t xml:space="preserve"> indicate less enriched.  </w:t>
      </w:r>
    </w:p>
    <w:p w14:paraId="076AB8BF" w14:textId="77777777" w:rsidR="00A9429D" w:rsidRDefault="00A9429D" w:rsidP="00A9429D">
      <w:pPr>
        <w:rPr>
          <w:rFonts w:ascii="Garamond" w:hAnsi="Garamond"/>
          <w:b/>
          <w:bCs/>
          <w:sz w:val="16"/>
          <w:szCs w:val="16"/>
        </w:rPr>
      </w:pPr>
    </w:p>
    <w:p w14:paraId="243E3ECC" w14:textId="77777777" w:rsidR="00A9429D" w:rsidRPr="00AB607D" w:rsidRDefault="00A9429D" w:rsidP="00A9429D">
      <w:pPr>
        <w:rPr>
          <w:rFonts w:ascii="Times New Roman" w:hAnsi="Times New Roman" w:cs="Times New Roman"/>
          <w:b/>
          <w:bCs/>
          <w:sz w:val="16"/>
          <w:szCs w:val="16"/>
        </w:rPr>
      </w:pPr>
      <w:r>
        <w:rPr>
          <w:rFonts w:ascii="Garamond" w:hAnsi="Garamond"/>
          <w:noProof/>
          <w:sz w:val="16"/>
          <w:szCs w:val="16"/>
        </w:rPr>
        <w:lastRenderedPageBreak/>
        <w:drawing>
          <wp:anchor distT="0" distB="0" distL="114300" distR="114300" simplePos="0" relativeHeight="251659264" behindDoc="0" locked="0" layoutInCell="1" allowOverlap="1" wp14:anchorId="7418A9E9" wp14:editId="7D171D47">
            <wp:simplePos x="0" y="0"/>
            <wp:positionH relativeFrom="column">
              <wp:posOffset>-194945</wp:posOffset>
            </wp:positionH>
            <wp:positionV relativeFrom="paragraph">
              <wp:posOffset>0</wp:posOffset>
            </wp:positionV>
            <wp:extent cx="4540250" cy="3783965"/>
            <wp:effectExtent l="0" t="0" r="6350" b="635"/>
            <wp:wrapSquare wrapText="bothSides"/>
            <wp:docPr id="200354580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545803" name="Picture 1" descr="A diagram of a diagram&#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40250" cy="3783965"/>
                    </a:xfrm>
                    <a:prstGeom prst="rect">
                      <a:avLst/>
                    </a:prstGeom>
                  </pic:spPr>
                </pic:pic>
              </a:graphicData>
            </a:graphic>
            <wp14:sizeRelH relativeFrom="page">
              <wp14:pctWidth>0</wp14:pctWidth>
            </wp14:sizeRelH>
            <wp14:sizeRelV relativeFrom="page">
              <wp14:pctHeight>0</wp14:pctHeight>
            </wp14:sizeRelV>
          </wp:anchor>
        </w:drawing>
      </w:r>
    </w:p>
    <w:p w14:paraId="3BBB5133" w14:textId="77777777" w:rsidR="00A9429D" w:rsidRDefault="00A9429D" w:rsidP="00A9429D">
      <w:pPr>
        <w:rPr>
          <w:rFonts w:ascii="Times New Roman" w:hAnsi="Times New Roman" w:cs="Times New Roman"/>
          <w:b/>
          <w:bCs/>
        </w:rPr>
      </w:pPr>
    </w:p>
    <w:p w14:paraId="4BBA1BA3" w14:textId="77777777" w:rsidR="00A9429D" w:rsidRDefault="00A9429D" w:rsidP="00A9429D">
      <w:pPr>
        <w:rPr>
          <w:rFonts w:ascii="Times New Roman" w:hAnsi="Times New Roman" w:cs="Times New Roman"/>
          <w:b/>
          <w:bCs/>
        </w:rPr>
      </w:pPr>
    </w:p>
    <w:p w14:paraId="379BD103" w14:textId="77777777" w:rsidR="00A9429D" w:rsidRDefault="00A9429D" w:rsidP="00A9429D">
      <w:pPr>
        <w:rPr>
          <w:rFonts w:ascii="Times New Roman" w:hAnsi="Times New Roman" w:cs="Times New Roman"/>
          <w:b/>
          <w:bCs/>
        </w:rPr>
      </w:pPr>
    </w:p>
    <w:p w14:paraId="3878CD9C" w14:textId="77777777" w:rsidR="00A9429D" w:rsidRDefault="00A9429D" w:rsidP="00A9429D">
      <w:pPr>
        <w:rPr>
          <w:rFonts w:ascii="Times New Roman" w:hAnsi="Times New Roman" w:cs="Times New Roman"/>
          <w:b/>
          <w:bCs/>
        </w:rPr>
      </w:pPr>
    </w:p>
    <w:p w14:paraId="516BC753" w14:textId="77777777" w:rsidR="00A9429D" w:rsidRDefault="00A9429D" w:rsidP="00A9429D">
      <w:pPr>
        <w:rPr>
          <w:rFonts w:ascii="Times New Roman" w:hAnsi="Times New Roman" w:cs="Times New Roman"/>
          <w:b/>
          <w:bCs/>
        </w:rPr>
      </w:pPr>
    </w:p>
    <w:p w14:paraId="1D31D5F5" w14:textId="77777777" w:rsidR="00A9429D" w:rsidRDefault="00A9429D" w:rsidP="00A9429D">
      <w:pPr>
        <w:rPr>
          <w:rFonts w:ascii="Times New Roman" w:hAnsi="Times New Roman" w:cs="Times New Roman"/>
          <w:b/>
          <w:bCs/>
        </w:rPr>
      </w:pPr>
    </w:p>
    <w:p w14:paraId="7BC15270" w14:textId="77777777" w:rsidR="00A9429D" w:rsidRDefault="00A9429D" w:rsidP="00A9429D">
      <w:pPr>
        <w:rPr>
          <w:rFonts w:ascii="Times New Roman" w:hAnsi="Times New Roman" w:cs="Times New Roman"/>
          <w:b/>
          <w:bCs/>
        </w:rPr>
      </w:pPr>
    </w:p>
    <w:p w14:paraId="09E4E111" w14:textId="77777777" w:rsidR="00A9429D" w:rsidRDefault="00A9429D" w:rsidP="00A9429D">
      <w:pPr>
        <w:rPr>
          <w:rFonts w:ascii="Times New Roman" w:hAnsi="Times New Roman" w:cs="Times New Roman"/>
          <w:b/>
          <w:bCs/>
        </w:rPr>
      </w:pPr>
    </w:p>
    <w:p w14:paraId="69025AEB" w14:textId="77777777" w:rsidR="00A9429D" w:rsidRDefault="00A9429D" w:rsidP="00A9429D">
      <w:pPr>
        <w:rPr>
          <w:rFonts w:ascii="Times New Roman" w:hAnsi="Times New Roman" w:cs="Times New Roman"/>
          <w:b/>
          <w:bCs/>
        </w:rPr>
      </w:pPr>
    </w:p>
    <w:p w14:paraId="2D57003B" w14:textId="77777777" w:rsidR="00A9429D" w:rsidRDefault="00A9429D" w:rsidP="00A9429D">
      <w:pPr>
        <w:rPr>
          <w:rFonts w:ascii="Times New Roman" w:hAnsi="Times New Roman" w:cs="Times New Roman"/>
          <w:b/>
          <w:bCs/>
        </w:rPr>
      </w:pPr>
    </w:p>
    <w:p w14:paraId="67CA8924" w14:textId="77777777" w:rsidR="00A9429D" w:rsidRDefault="00A9429D" w:rsidP="00A9429D">
      <w:pPr>
        <w:rPr>
          <w:rFonts w:ascii="Times New Roman" w:hAnsi="Times New Roman" w:cs="Times New Roman"/>
          <w:b/>
          <w:bCs/>
        </w:rPr>
      </w:pPr>
    </w:p>
    <w:p w14:paraId="01A65FBB" w14:textId="77777777" w:rsidR="00A9429D" w:rsidRDefault="00A9429D" w:rsidP="00A9429D">
      <w:pPr>
        <w:rPr>
          <w:rFonts w:ascii="Times New Roman" w:hAnsi="Times New Roman" w:cs="Times New Roman"/>
          <w:b/>
          <w:bCs/>
        </w:rPr>
      </w:pPr>
    </w:p>
    <w:p w14:paraId="7CB5360D" w14:textId="77777777" w:rsidR="00A9429D" w:rsidRDefault="00A9429D" w:rsidP="00A9429D">
      <w:pPr>
        <w:rPr>
          <w:rFonts w:ascii="Times New Roman" w:hAnsi="Times New Roman" w:cs="Times New Roman"/>
          <w:b/>
          <w:bCs/>
        </w:rPr>
      </w:pPr>
    </w:p>
    <w:p w14:paraId="02FBCF8F" w14:textId="30BDC11A" w:rsidR="00A9429D" w:rsidRPr="005D4EAA" w:rsidRDefault="00A9429D" w:rsidP="00A9429D">
      <w:pPr>
        <w:rPr>
          <w:rFonts w:ascii="Times New Roman" w:hAnsi="Times New Roman" w:cs="Times New Roman"/>
          <w:b/>
          <w:bCs/>
          <w:rPrChange w:id="180" w:author="Benjamin J. Makhlouf" w:date="2026-03-03T12:24:00Z" w16du:dateUtc="2026-03-03T20:24:00Z">
            <w:rPr>
              <w:rFonts w:ascii="Times New Roman" w:hAnsi="Times New Roman" w:cs="Times New Roman"/>
            </w:rPr>
          </w:rPrChange>
        </w:rPr>
      </w:pPr>
      <w:r w:rsidRPr="00AB607D">
        <w:rPr>
          <w:rFonts w:ascii="Times New Roman" w:hAnsi="Times New Roman" w:cs="Times New Roman"/>
          <w:b/>
          <w:bCs/>
        </w:rPr>
        <w:t>Figure 2:</w:t>
      </w:r>
      <w:r w:rsidRPr="00AB607D">
        <w:rPr>
          <w:rFonts w:ascii="Times New Roman" w:hAnsi="Times New Roman" w:cs="Times New Roman"/>
        </w:rPr>
        <w:t xml:space="preserve"> </w:t>
      </w:r>
      <w:r w:rsidRPr="005A6AC1">
        <w:rPr>
          <w:rFonts w:ascii="Times New Roman" w:hAnsi="Times New Roman" w:cs="Times New Roman"/>
        </w:rPr>
        <w:t xml:space="preserve">Principal Component analysis of GAM smoothed </w:t>
      </w:r>
      <w:ins w:id="181" w:author="Benjamin J. Makhlouf" w:date="2026-03-03T12:23:00Z" w16du:dateUtc="2026-03-03T20:23:00Z">
        <w:r w:rsidR="005D4EAA" w:rsidRPr="005A6AC1">
          <w:rPr>
            <w:rFonts w:ascii="Times New Roman" w:hAnsi="Times New Roman" w:cs="Times New Roman"/>
          </w:rPr>
          <w:t xml:space="preserve">⁸⁷Sr/⁸⁶Sr </w:t>
        </w:r>
      </w:ins>
      <w:r w:rsidRPr="005A6AC1">
        <w:rPr>
          <w:rFonts w:ascii="Times New Roman" w:hAnsi="Times New Roman" w:cs="Times New Roman"/>
        </w:rPr>
        <w:t>timeseries data</w:t>
      </w:r>
      <w:ins w:id="182" w:author="Benjamin J. Makhlouf" w:date="2026-03-03T12:23:00Z" w16du:dateUtc="2026-03-03T20:23:00Z">
        <w:r w:rsidR="005D4EAA" w:rsidRPr="005A6AC1">
          <w:rPr>
            <w:rFonts w:ascii="Times New Roman" w:hAnsi="Times New Roman" w:cs="Times New Roman"/>
          </w:rPr>
          <w:t xml:space="preserve"> collected from Chinook salmon otoliths in western Alaska</w:t>
        </w:r>
      </w:ins>
      <w:r w:rsidRPr="005A6AC1">
        <w:rPr>
          <w:rFonts w:ascii="Times New Roman" w:hAnsi="Times New Roman" w:cs="Times New Roman"/>
        </w:rPr>
        <w:t xml:space="preserve"> (n = 2,531 otoliths). </w:t>
      </w:r>
      <w:ins w:id="183" w:author="Benjamin J. Makhlouf" w:date="2026-03-03T12:23:00Z" w16du:dateUtc="2026-03-03T20:23:00Z">
        <w:r w:rsidR="005D4EAA" w:rsidRPr="005A6AC1">
          <w:rPr>
            <w:rFonts w:ascii="Times New Roman" w:hAnsi="Times New Roman" w:cs="Times New Roman"/>
            <w:rPrChange w:id="184" w:author="Benjamin J. Makhlouf" w:date="2026-03-03T12:25:00Z" w16du:dateUtc="2026-03-03T20:25:00Z">
              <w:rPr>
                <w:rFonts w:ascii="Times New Roman" w:hAnsi="Times New Roman" w:cs="Times New Roman"/>
                <w:b/>
                <w:bCs/>
              </w:rPr>
            </w:rPrChange>
          </w:rPr>
          <w:t xml:space="preserve">Each point represents otolith Sr8786 data </w:t>
        </w:r>
      </w:ins>
      <w:ins w:id="185" w:author="Benjamin J. Makhlouf" w:date="2026-03-03T12:24:00Z" w16du:dateUtc="2026-03-03T20:24:00Z">
        <w:r w:rsidR="005D4EAA" w:rsidRPr="005A6AC1">
          <w:rPr>
            <w:rFonts w:ascii="Times New Roman" w:hAnsi="Times New Roman" w:cs="Times New Roman"/>
            <w:rPrChange w:id="186" w:author="Benjamin J. Makhlouf" w:date="2026-03-03T12:25:00Z" w16du:dateUtc="2026-03-03T20:25:00Z">
              <w:rPr>
                <w:rFonts w:ascii="Times New Roman" w:hAnsi="Times New Roman" w:cs="Times New Roman"/>
                <w:b/>
                <w:bCs/>
              </w:rPr>
            </w:rPrChange>
          </w:rPr>
          <w:t xml:space="preserve">from the onset of the natal origin signature until marine entry, smoothed with a generalized additive model (GAM). </w:t>
        </w:r>
      </w:ins>
      <w:r w:rsidRPr="005A6AC1">
        <w:rPr>
          <w:rFonts w:ascii="Times New Roman" w:hAnsi="Times New Roman" w:cs="Times New Roman"/>
        </w:rPr>
        <w:t>S</w:t>
      </w:r>
      <w:ins w:id="187" w:author="Benjamin J. Makhlouf" w:date="2026-03-01T20:18:00Z" w16du:dateUtc="2026-03-02T04:18:00Z">
        <w:r w:rsidR="00FA7BCD" w:rsidRPr="005A6AC1">
          <w:rPr>
            <w:rFonts w:ascii="Times New Roman" w:hAnsi="Times New Roman" w:cs="Times New Roman"/>
          </w:rPr>
          <w:t>ubstantial</w:t>
        </w:r>
      </w:ins>
      <w:del w:id="188" w:author="Benjamin J. Makhlouf" w:date="2026-03-01T20:18:00Z" w16du:dateUtc="2026-03-02T04:18:00Z">
        <w:r w:rsidRPr="005A6AC1" w:rsidDel="00FA7BCD">
          <w:rPr>
            <w:rFonts w:ascii="Times New Roman" w:hAnsi="Times New Roman" w:cs="Times New Roman"/>
          </w:rPr>
          <w:delText>ignificant</w:delText>
        </w:r>
      </w:del>
      <w:r w:rsidRPr="005A6AC1">
        <w:rPr>
          <w:rFonts w:ascii="Times New Roman" w:hAnsi="Times New Roman" w:cs="Times New Roman"/>
        </w:rPr>
        <w:t xml:space="preserve"> clustering </w:t>
      </w:r>
      <w:ins w:id="189" w:author="Benjamin J. Makhlouf" w:date="2026-03-03T12:24:00Z" w16du:dateUtc="2026-03-03T20:24:00Z">
        <w:r w:rsidR="005D4EAA" w:rsidRPr="005A6AC1">
          <w:rPr>
            <w:rFonts w:ascii="Times New Roman" w:hAnsi="Times New Roman" w:cs="Times New Roman"/>
          </w:rPr>
          <w:t xml:space="preserve">by watershed </w:t>
        </w:r>
      </w:ins>
      <w:r w:rsidRPr="005A6AC1">
        <w:rPr>
          <w:rFonts w:ascii="Times New Roman" w:hAnsi="Times New Roman" w:cs="Times New Roman"/>
        </w:rPr>
        <w:t xml:space="preserve">is evident, </w:t>
      </w:r>
      <w:ins w:id="190" w:author="Benjamin J. Makhlouf" w:date="2026-03-03T12:24:00Z" w16du:dateUtc="2026-03-03T20:24:00Z">
        <w:r w:rsidR="005D4EAA" w:rsidRPr="005A6AC1">
          <w:rPr>
            <w:rFonts w:ascii="Times New Roman" w:hAnsi="Times New Roman" w:cs="Times New Roman"/>
          </w:rPr>
          <w:t xml:space="preserve">however, there is significant </w:t>
        </w:r>
      </w:ins>
      <w:del w:id="191" w:author="Benjamin J. Makhlouf" w:date="2026-03-03T12:24:00Z" w16du:dateUtc="2026-03-03T20:24:00Z">
        <w:r w:rsidRPr="005A6AC1" w:rsidDel="005D4EAA">
          <w:rPr>
            <w:rFonts w:ascii="Times New Roman" w:hAnsi="Times New Roman" w:cs="Times New Roman"/>
          </w:rPr>
          <w:delText xml:space="preserve">but with </w:delText>
        </w:r>
      </w:del>
      <w:r w:rsidRPr="005A6AC1">
        <w:rPr>
          <w:rFonts w:ascii="Times New Roman" w:hAnsi="Times New Roman" w:cs="Times New Roman"/>
        </w:rPr>
        <w:t xml:space="preserve">overlap between all watersheds. Yukon (Blue points) contain a much larger range of values, indicative of the large range in natal ⁸⁷Sr/⁸⁶Sr values in the basin. Kuskokwim (Red points) </w:t>
      </w:r>
      <w:ins w:id="192" w:author="Benjamin J. Makhlouf" w:date="2026-03-03T12:24:00Z" w16du:dateUtc="2026-03-03T20:24:00Z">
        <w:r w:rsidR="005D4EAA" w:rsidRPr="005A6AC1">
          <w:rPr>
            <w:rFonts w:ascii="Times New Roman" w:hAnsi="Times New Roman" w:cs="Times New Roman"/>
          </w:rPr>
          <w:t xml:space="preserve">are nearly completely </w:t>
        </w:r>
      </w:ins>
      <w:r w:rsidRPr="005A6AC1">
        <w:rPr>
          <w:rFonts w:ascii="Times New Roman" w:hAnsi="Times New Roman" w:cs="Times New Roman"/>
        </w:rPr>
        <w:t>overlap</w:t>
      </w:r>
      <w:ins w:id="193" w:author="Benjamin J. Makhlouf" w:date="2026-03-03T12:24:00Z" w16du:dateUtc="2026-03-03T20:24:00Z">
        <w:r w:rsidR="005D4EAA" w:rsidRPr="005A6AC1">
          <w:rPr>
            <w:rFonts w:ascii="Times New Roman" w:hAnsi="Times New Roman" w:cs="Times New Roman"/>
          </w:rPr>
          <w:t xml:space="preserve">ped </w:t>
        </w:r>
      </w:ins>
      <w:del w:id="194" w:author="Benjamin J. Makhlouf" w:date="2026-03-03T12:24:00Z" w16du:dateUtc="2026-03-03T20:24:00Z">
        <w:r w:rsidRPr="005A6AC1" w:rsidDel="005D4EAA">
          <w:rPr>
            <w:rFonts w:ascii="Times New Roman" w:hAnsi="Times New Roman" w:cs="Times New Roman"/>
          </w:rPr>
          <w:delText xml:space="preserve"> </w:delText>
        </w:r>
      </w:del>
      <w:ins w:id="195" w:author="Benjamin J. Makhlouf" w:date="2026-03-03T12:25:00Z" w16du:dateUtc="2026-03-03T20:25:00Z">
        <w:r w:rsidR="005D4EAA" w:rsidRPr="005A6AC1">
          <w:rPr>
            <w:rFonts w:ascii="Times New Roman" w:hAnsi="Times New Roman" w:cs="Times New Roman"/>
          </w:rPr>
          <w:t xml:space="preserve">by </w:t>
        </w:r>
      </w:ins>
      <w:del w:id="196" w:author="Benjamin J. Makhlouf" w:date="2026-03-03T12:25:00Z" w16du:dateUtc="2026-03-03T20:25:00Z">
        <w:r w:rsidRPr="005A6AC1" w:rsidDel="005D4EAA">
          <w:rPr>
            <w:rFonts w:ascii="Times New Roman" w:hAnsi="Times New Roman" w:cs="Times New Roman"/>
          </w:rPr>
          <w:delText xml:space="preserve">between </w:delText>
        </w:r>
      </w:del>
      <w:r w:rsidRPr="005A6AC1">
        <w:rPr>
          <w:rFonts w:ascii="Times New Roman" w:hAnsi="Times New Roman" w:cs="Times New Roman"/>
        </w:rPr>
        <w:t xml:space="preserve">both Nushagak and Yukon </w:t>
      </w:r>
      <w:ins w:id="197" w:author="Benjamin J. Makhlouf" w:date="2026-03-03T12:25:00Z" w16du:dateUtc="2026-03-03T20:25:00Z">
        <w:r w:rsidR="005D4EAA" w:rsidRPr="005A6AC1">
          <w:rPr>
            <w:rFonts w:ascii="Times New Roman" w:hAnsi="Times New Roman" w:cs="Times New Roman"/>
          </w:rPr>
          <w:t>samples</w:t>
        </w:r>
      </w:ins>
      <w:del w:id="198" w:author="Benjamin J. Makhlouf" w:date="2026-03-03T12:25:00Z" w16du:dateUtc="2026-03-03T20:25:00Z">
        <w:r w:rsidRPr="005A6AC1" w:rsidDel="005D4EAA">
          <w:rPr>
            <w:rFonts w:ascii="Times New Roman" w:hAnsi="Times New Roman" w:cs="Times New Roman"/>
          </w:rPr>
          <w:delText>fish</w:delText>
        </w:r>
      </w:del>
      <w:r w:rsidRPr="005A6AC1">
        <w:rPr>
          <w:rFonts w:ascii="Times New Roman" w:hAnsi="Times New Roman" w:cs="Times New Roman"/>
        </w:rPr>
        <w:t>, likely due to its position in the region between both watersheds.</w:t>
      </w:r>
      <w:r w:rsidRPr="00AB607D">
        <w:rPr>
          <w:rFonts w:ascii="Times New Roman" w:hAnsi="Times New Roman" w:cs="Times New Roman"/>
        </w:rPr>
        <w:t xml:space="preserve"> </w:t>
      </w:r>
    </w:p>
    <w:p w14:paraId="11566450" w14:textId="77777777" w:rsidR="00A9429D" w:rsidRDefault="00A9429D" w:rsidP="00A9429D">
      <w:pPr>
        <w:rPr>
          <w:rFonts w:ascii="Garamond" w:hAnsi="Garamond"/>
          <w:b/>
          <w:bCs/>
          <w:sz w:val="16"/>
          <w:szCs w:val="16"/>
        </w:rPr>
      </w:pPr>
    </w:p>
    <w:p w14:paraId="3A530FDB" w14:textId="77777777" w:rsidR="00A9429D" w:rsidRDefault="00A9429D" w:rsidP="00A9429D">
      <w:pPr>
        <w:rPr>
          <w:rFonts w:ascii="Garamond" w:hAnsi="Garamond"/>
          <w:b/>
          <w:bCs/>
          <w:sz w:val="16"/>
          <w:szCs w:val="16"/>
        </w:rPr>
      </w:pPr>
      <w:r>
        <w:rPr>
          <w:rFonts w:ascii="Garamond" w:hAnsi="Garamond"/>
          <w:b/>
          <w:bCs/>
          <w:noProof/>
          <w:sz w:val="16"/>
          <w:szCs w:val="16"/>
        </w:rPr>
        <w:lastRenderedPageBreak/>
        <w:drawing>
          <wp:inline distT="0" distB="0" distL="0" distR="0" wp14:anchorId="0881EB77" wp14:editId="7B32F3D7">
            <wp:extent cx="5943600" cy="2931160"/>
            <wp:effectExtent l="0" t="0" r="0" b="2540"/>
            <wp:docPr id="1216485611" name="Picture 3"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85611" name="Picture 3" descr="A graph of a diagram&#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931160"/>
                    </a:xfrm>
                    <a:prstGeom prst="rect">
                      <a:avLst/>
                    </a:prstGeom>
                  </pic:spPr>
                </pic:pic>
              </a:graphicData>
            </a:graphic>
          </wp:inline>
        </w:drawing>
      </w:r>
    </w:p>
    <w:p w14:paraId="1F941748" w14:textId="7C587B0B" w:rsidR="00A9429D" w:rsidRPr="00AB607D" w:rsidRDefault="00A9429D" w:rsidP="00A9429D">
      <w:pPr>
        <w:rPr>
          <w:rFonts w:ascii="Times New Roman" w:hAnsi="Times New Roman" w:cs="Times New Roman"/>
        </w:rPr>
      </w:pPr>
      <w:r w:rsidRPr="00AB607D">
        <w:rPr>
          <w:rFonts w:ascii="Times New Roman" w:hAnsi="Times New Roman" w:cs="Times New Roman"/>
          <w:b/>
          <w:bCs/>
        </w:rPr>
        <w:t xml:space="preserve">Figure 3: </w:t>
      </w:r>
      <w:r w:rsidRPr="00AB607D">
        <w:rPr>
          <w:rFonts w:ascii="Times New Roman" w:hAnsi="Times New Roman" w:cs="Times New Roman"/>
        </w:rPr>
        <w:t xml:space="preserve">A) Principal component analysis of </w:t>
      </w:r>
      <w:ins w:id="199" w:author="Benjamin J. Makhlouf" w:date="2026-03-03T12:25:00Z" w16du:dateUtc="2026-03-03T20:25:00Z">
        <w:r w:rsidR="00150B16">
          <w:rPr>
            <w:rFonts w:ascii="Times New Roman" w:hAnsi="Times New Roman" w:cs="Times New Roman"/>
          </w:rPr>
          <w:t xml:space="preserve">otolith </w:t>
        </w:r>
      </w:ins>
      <w:ins w:id="200" w:author="Benjamin J. Makhlouf" w:date="2026-03-03T12:26:00Z" w16du:dateUtc="2026-03-03T20:26:00Z">
        <w:r w:rsidR="00150B16" w:rsidRPr="00AB607D">
          <w:rPr>
            <w:rFonts w:ascii="Times New Roman" w:hAnsi="Times New Roman" w:cs="Times New Roman"/>
          </w:rPr>
          <w:t xml:space="preserve">⁸⁷Sr/⁸⁶Sr </w:t>
        </w:r>
        <w:r w:rsidR="00150B16">
          <w:rPr>
            <w:rFonts w:ascii="Times New Roman" w:hAnsi="Times New Roman" w:cs="Times New Roman"/>
          </w:rPr>
          <w:t>timeseries</w:t>
        </w:r>
      </w:ins>
      <w:del w:id="201" w:author="Benjamin J. Makhlouf" w:date="2026-03-03T12:25:00Z" w16du:dateUtc="2026-03-03T20:25:00Z">
        <w:r w:rsidRPr="00AB607D" w:rsidDel="00150B16">
          <w:rPr>
            <w:rFonts w:ascii="Times New Roman" w:hAnsi="Times New Roman" w:cs="Times New Roman"/>
          </w:rPr>
          <w:delText>all</w:delText>
        </w:r>
      </w:del>
      <w:del w:id="202" w:author="Benjamin J. Makhlouf" w:date="2026-03-03T12:26:00Z" w16du:dateUtc="2026-03-03T20:26:00Z">
        <w:r w:rsidRPr="00AB607D" w:rsidDel="00150B16">
          <w:rPr>
            <w:rFonts w:ascii="Times New Roman" w:hAnsi="Times New Roman" w:cs="Times New Roman"/>
          </w:rPr>
          <w:delText xml:space="preserve"> samples</w:delText>
        </w:r>
      </w:del>
      <w:r w:rsidRPr="00AB607D">
        <w:rPr>
          <w:rFonts w:ascii="Times New Roman" w:hAnsi="Times New Roman" w:cs="Times New Roman"/>
        </w:rPr>
        <w:t xml:space="preserve"> with a natal origin ⁸⁷Sr/⁸⁶Sr of 0.7080 - 0.7085. </w:t>
      </w:r>
      <w:ins w:id="203" w:author="Benjamin J. Makhlouf" w:date="2026-03-03T12:26:00Z" w16du:dateUtc="2026-03-03T20:26:00Z">
        <w:r w:rsidR="00150B16">
          <w:rPr>
            <w:rFonts w:ascii="Times New Roman" w:hAnsi="Times New Roman" w:cs="Times New Roman"/>
          </w:rPr>
          <w:t xml:space="preserve">These individuals are unable to be </w:t>
        </w:r>
      </w:ins>
      <w:ins w:id="204" w:author="Benjamin J. Makhlouf" w:date="2026-03-03T12:27:00Z" w16du:dateUtc="2026-03-03T20:27:00Z">
        <w:r w:rsidR="00150B16">
          <w:rPr>
            <w:rFonts w:ascii="Times New Roman" w:hAnsi="Times New Roman" w:cs="Times New Roman"/>
          </w:rPr>
          <w:t xml:space="preserve">distinguished using the natal origin value alone. </w:t>
        </w:r>
      </w:ins>
      <w:r w:rsidRPr="00AB607D">
        <w:rPr>
          <w:rFonts w:ascii="Times New Roman" w:hAnsi="Times New Roman" w:cs="Times New Roman"/>
        </w:rPr>
        <w:t xml:space="preserve">Clustering among watersheds is evident between principal components 1 and 2 (68.39% of variance), as well as between principal components 2 and 3 (31.16% of variance). There is some overlap between all three watersheds in both cases. B) </w:t>
      </w:r>
      <w:ins w:id="205" w:author="Benjamin J. Makhlouf" w:date="2026-03-03T12:27:00Z" w16du:dateUtc="2026-03-03T20:27:00Z">
        <w:r w:rsidR="00150B16">
          <w:rPr>
            <w:rFonts w:ascii="Times New Roman" w:hAnsi="Times New Roman" w:cs="Times New Roman"/>
          </w:rPr>
          <w:t>A single representative sample of</w:t>
        </w:r>
      </w:ins>
      <w:del w:id="206" w:author="Benjamin J. Makhlouf" w:date="2026-03-03T12:27:00Z" w16du:dateUtc="2026-03-03T20:27:00Z">
        <w:r w:rsidRPr="00AB607D" w:rsidDel="00150B16">
          <w:rPr>
            <w:rFonts w:ascii="Times New Roman" w:hAnsi="Times New Roman" w:cs="Times New Roman"/>
          </w:rPr>
          <w:delText>Sample</w:delText>
        </w:r>
      </w:del>
      <w:r w:rsidRPr="00AB607D">
        <w:rPr>
          <w:rFonts w:ascii="Times New Roman" w:hAnsi="Times New Roman" w:cs="Times New Roman"/>
        </w:rPr>
        <w:t xml:space="preserve"> otolith LA timeseries </w:t>
      </w:r>
      <w:ins w:id="207" w:author="Benjamin J. Makhlouf" w:date="2026-03-03T13:32:00Z" w16du:dateUtc="2026-03-03T21:32:00Z">
        <w:r w:rsidR="00EF2F87">
          <w:rPr>
            <w:rFonts w:ascii="Times New Roman" w:hAnsi="Times New Roman" w:cs="Times New Roman"/>
          </w:rPr>
          <w:t xml:space="preserve">for each watershed, smoothed by a generalized additive model (GAM). The smoothed line is </w:t>
        </w:r>
      </w:ins>
      <w:r>
        <w:rPr>
          <w:rFonts w:ascii="Times New Roman" w:hAnsi="Times New Roman" w:cs="Times New Roman"/>
        </w:rPr>
        <w:t>colore</w:t>
      </w:r>
      <w:r w:rsidRPr="00AB607D">
        <w:rPr>
          <w:rFonts w:ascii="Times New Roman" w:hAnsi="Times New Roman" w:cs="Times New Roman"/>
        </w:rPr>
        <w:t>d by the absolute value of</w:t>
      </w:r>
      <w:del w:id="208" w:author="Benjamin J. Makhlouf" w:date="2026-03-03T12:27:00Z" w16du:dateUtc="2026-03-03T20:27:00Z">
        <w:r w:rsidRPr="00AB607D" w:rsidDel="00150B16">
          <w:rPr>
            <w:rFonts w:ascii="Times New Roman" w:hAnsi="Times New Roman" w:cs="Times New Roman"/>
          </w:rPr>
          <w:delText xml:space="preserve"> the</w:delText>
        </w:r>
      </w:del>
      <w:r w:rsidRPr="00AB607D">
        <w:rPr>
          <w:rFonts w:ascii="Times New Roman" w:hAnsi="Times New Roman" w:cs="Times New Roman"/>
        </w:rPr>
        <w:t xml:space="preserve"> PCA loadings at associated </w:t>
      </w:r>
      <w:del w:id="209" w:author="Benjamin J. Makhlouf" w:date="2026-03-03T12:27:00Z" w16du:dateUtc="2026-03-03T20:27:00Z">
        <w:r w:rsidRPr="00AB607D" w:rsidDel="00150B16">
          <w:rPr>
            <w:rFonts w:ascii="Times New Roman" w:hAnsi="Times New Roman" w:cs="Times New Roman"/>
          </w:rPr>
          <w:delText xml:space="preserve">timeseries </w:delText>
        </w:r>
      </w:del>
      <w:r w:rsidRPr="00AB607D">
        <w:rPr>
          <w:rFonts w:ascii="Times New Roman" w:hAnsi="Times New Roman" w:cs="Times New Roman"/>
        </w:rPr>
        <w:t>indices. PC1 (top row) shows high loading on the middle section of the timeseries after the natal origin region. PC2 is driven by the region of the timeseries towards the marine entry, likely the result of mainstem migration to the ocean. Separation along PC3 is driven by the very beginning of the timeseries, which is the region associated with the natal origin. Notably, Yukon individuals from the CWAK region contain a less pronounces mainstem signal as compared to their counterpart from the upper or middle Yukon genetic groups.</w:t>
      </w:r>
    </w:p>
    <w:p w14:paraId="0F4DED04" w14:textId="77777777" w:rsidR="00A9429D" w:rsidRDefault="00A9429D" w:rsidP="00A9429D">
      <w:pPr>
        <w:rPr>
          <w:rFonts w:ascii="Garamond" w:hAnsi="Garamond"/>
          <w:b/>
          <w:bCs/>
          <w:sz w:val="16"/>
          <w:szCs w:val="16"/>
        </w:rPr>
      </w:pPr>
    </w:p>
    <w:p w14:paraId="3B8A6D59" w14:textId="77777777" w:rsidR="00A9429D" w:rsidRDefault="00A9429D" w:rsidP="00A9429D">
      <w:pPr>
        <w:rPr>
          <w:rFonts w:ascii="Garamond" w:hAnsi="Garamond"/>
          <w:b/>
          <w:bCs/>
          <w:sz w:val="16"/>
          <w:szCs w:val="16"/>
        </w:rPr>
      </w:pPr>
    </w:p>
    <w:p w14:paraId="4891C054" w14:textId="77777777" w:rsidR="00A9429D" w:rsidRDefault="00A9429D" w:rsidP="00A9429D">
      <w:pPr>
        <w:rPr>
          <w:rFonts w:ascii="Garamond" w:hAnsi="Garamond"/>
          <w:b/>
          <w:bCs/>
          <w:sz w:val="16"/>
          <w:szCs w:val="16"/>
        </w:rPr>
      </w:pPr>
    </w:p>
    <w:p w14:paraId="1A8C3DEB" w14:textId="77777777" w:rsidR="00A9429D" w:rsidRDefault="00A9429D" w:rsidP="00A9429D">
      <w:pPr>
        <w:rPr>
          <w:rFonts w:ascii="Garamond" w:hAnsi="Garamond"/>
          <w:b/>
          <w:bCs/>
          <w:sz w:val="16"/>
          <w:szCs w:val="16"/>
        </w:rPr>
      </w:pPr>
    </w:p>
    <w:p w14:paraId="11302D53" w14:textId="77777777" w:rsidR="00A9429D" w:rsidRDefault="00A9429D" w:rsidP="00A9429D">
      <w:pPr>
        <w:rPr>
          <w:rFonts w:ascii="Garamond" w:hAnsi="Garamond"/>
          <w:b/>
          <w:bCs/>
          <w:sz w:val="16"/>
          <w:szCs w:val="16"/>
        </w:rPr>
      </w:pPr>
    </w:p>
    <w:p w14:paraId="0047918A" w14:textId="77777777" w:rsidR="00A9429D" w:rsidRDefault="00A9429D" w:rsidP="00A9429D">
      <w:pPr>
        <w:rPr>
          <w:rFonts w:ascii="Garamond" w:hAnsi="Garamond"/>
          <w:b/>
          <w:bCs/>
          <w:sz w:val="16"/>
          <w:szCs w:val="16"/>
        </w:rPr>
      </w:pPr>
    </w:p>
    <w:p w14:paraId="54A6FA14" w14:textId="77777777" w:rsidR="00A9429D" w:rsidRDefault="00A9429D" w:rsidP="00A9429D">
      <w:pPr>
        <w:rPr>
          <w:rFonts w:ascii="Garamond" w:hAnsi="Garamond"/>
          <w:b/>
          <w:bCs/>
          <w:sz w:val="16"/>
          <w:szCs w:val="16"/>
        </w:rPr>
      </w:pPr>
      <w:r>
        <w:rPr>
          <w:rFonts w:ascii="Garamond" w:hAnsi="Garamond"/>
          <w:b/>
          <w:bCs/>
          <w:noProof/>
          <w:sz w:val="16"/>
          <w:szCs w:val="16"/>
        </w:rPr>
        <w:lastRenderedPageBreak/>
        <w:drawing>
          <wp:inline distT="0" distB="0" distL="0" distR="0" wp14:anchorId="6CC18779" wp14:editId="57771D46">
            <wp:extent cx="5728137" cy="1718441"/>
            <wp:effectExtent l="0" t="0" r="0" b="0"/>
            <wp:docPr id="7717403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40324" name="Picture 771740324"/>
                    <pic:cNvPicPr/>
                  </pic:nvPicPr>
                  <pic:blipFill>
                    <a:blip r:embed="rId10"/>
                    <a:stretch>
                      <a:fillRect/>
                    </a:stretch>
                  </pic:blipFill>
                  <pic:spPr>
                    <a:xfrm>
                      <a:off x="0" y="0"/>
                      <a:ext cx="5780272" cy="1734081"/>
                    </a:xfrm>
                    <a:prstGeom prst="rect">
                      <a:avLst/>
                    </a:prstGeom>
                  </pic:spPr>
                </pic:pic>
              </a:graphicData>
            </a:graphic>
          </wp:inline>
        </w:drawing>
      </w:r>
    </w:p>
    <w:p w14:paraId="24D4ABC8" w14:textId="4DE0F7B2" w:rsidR="00A9429D" w:rsidRPr="00AB607D" w:rsidRDefault="00A9429D" w:rsidP="00A9429D">
      <w:pPr>
        <w:rPr>
          <w:rFonts w:ascii="Times New Roman" w:hAnsi="Times New Roman" w:cs="Times New Roman"/>
        </w:rPr>
      </w:pPr>
      <w:r w:rsidRPr="00AB607D">
        <w:rPr>
          <w:rFonts w:ascii="Times New Roman" w:hAnsi="Times New Roman" w:cs="Times New Roman"/>
          <w:b/>
          <w:bCs/>
        </w:rPr>
        <w:t>Figure 4:</w:t>
      </w:r>
      <w:r w:rsidRPr="00AB607D">
        <w:rPr>
          <w:rFonts w:ascii="Times New Roman" w:hAnsi="Times New Roman" w:cs="Times New Roman"/>
        </w:rPr>
        <w:t xml:space="preserve"> Model Performance comparison among data preprocessing steps and model types</w:t>
      </w:r>
      <w:ins w:id="210" w:author="Benjamin J. Makhlouf" w:date="2026-03-03T12:28:00Z" w16du:dateUtc="2026-03-03T20:28:00Z">
        <w:r w:rsidR="00F3754F">
          <w:rPr>
            <w:rFonts w:ascii="Times New Roman" w:hAnsi="Times New Roman" w:cs="Times New Roman"/>
          </w:rPr>
          <w:t xml:space="preserve"> on otolith </w:t>
        </w:r>
        <w:r w:rsidR="00F3754F" w:rsidRPr="00AB607D">
          <w:rPr>
            <w:rFonts w:ascii="Times New Roman" w:hAnsi="Times New Roman" w:cs="Times New Roman"/>
          </w:rPr>
          <w:t>⁸⁷Sr/⁸⁶Sr</w:t>
        </w:r>
        <w:r w:rsidR="00F3754F">
          <w:rPr>
            <w:rFonts w:ascii="Times New Roman" w:hAnsi="Times New Roman" w:cs="Times New Roman"/>
          </w:rPr>
          <w:t xml:space="preserve"> timeseries from Chinook salmon in Western Alaska watersheds</w:t>
        </w:r>
      </w:ins>
      <w:r w:rsidRPr="00AB607D">
        <w:rPr>
          <w:rFonts w:ascii="Times New Roman" w:hAnsi="Times New Roman" w:cs="Times New Roman"/>
        </w:rPr>
        <w:t xml:space="preserve">. Accuracy indicates the proportion of each class correctly classified. F1-Score is the harmonic mean of precision and recall, providing a balanced performance measure across all watershed classes. Results compare two ⁸⁷Sr/⁸⁶Sr timeseries smoothing methods (GAM, MA) and three machine learning algorithms (Random Forest, SVM, KNN) using either all test data (Total) or only overlapping isotope ranges </w:t>
      </w:r>
      <w:r>
        <w:rPr>
          <w:rFonts w:ascii="Times New Roman" w:hAnsi="Times New Roman" w:cs="Times New Roman"/>
        </w:rPr>
        <w:t>(Restricted</w:t>
      </w:r>
      <w:r w:rsidRPr="00AB607D">
        <w:rPr>
          <w:rFonts w:ascii="Times New Roman" w:hAnsi="Times New Roman" w:cs="Times New Roman"/>
        </w:rPr>
        <w:t xml:space="preserve">). Darker green </w:t>
      </w:r>
      <w:proofErr w:type="spellStart"/>
      <w:r>
        <w:rPr>
          <w:rFonts w:ascii="Times New Roman" w:hAnsi="Times New Roman" w:cs="Times New Roman"/>
        </w:rPr>
        <w:t>colour</w:t>
      </w:r>
      <w:r w:rsidRPr="00AB607D">
        <w:rPr>
          <w:rFonts w:ascii="Times New Roman" w:hAnsi="Times New Roman" w:cs="Times New Roman"/>
        </w:rPr>
        <w:t>s</w:t>
      </w:r>
      <w:proofErr w:type="spellEnd"/>
      <w:r w:rsidRPr="00AB607D">
        <w:rPr>
          <w:rFonts w:ascii="Times New Roman" w:hAnsi="Times New Roman" w:cs="Times New Roman"/>
        </w:rPr>
        <w:t xml:space="preserve"> indicate higher scores.</w:t>
      </w:r>
    </w:p>
    <w:p w14:paraId="0DCEE9B5" w14:textId="77777777" w:rsidR="00A9429D" w:rsidRDefault="00A9429D" w:rsidP="00A9429D">
      <w:pPr>
        <w:rPr>
          <w:rFonts w:ascii="Garamond" w:hAnsi="Garamond"/>
          <w:sz w:val="16"/>
          <w:szCs w:val="16"/>
        </w:rPr>
      </w:pPr>
    </w:p>
    <w:p w14:paraId="55E87442" w14:textId="77777777" w:rsidR="00A9429D" w:rsidRDefault="00A9429D" w:rsidP="00A9429D">
      <w:pPr>
        <w:rPr>
          <w:rFonts w:ascii="Garamond" w:hAnsi="Garamond"/>
          <w:sz w:val="16"/>
          <w:szCs w:val="16"/>
        </w:rPr>
      </w:pPr>
    </w:p>
    <w:p w14:paraId="51C0E7F5" w14:textId="77777777" w:rsidR="00A9429D" w:rsidRDefault="00A9429D" w:rsidP="00A9429D">
      <w:pPr>
        <w:rPr>
          <w:rFonts w:ascii="Garamond" w:hAnsi="Garamond"/>
          <w:sz w:val="16"/>
          <w:szCs w:val="16"/>
        </w:rPr>
      </w:pPr>
    </w:p>
    <w:p w14:paraId="708F95FE" w14:textId="77777777" w:rsidR="00A9429D" w:rsidRDefault="00A9429D" w:rsidP="00A9429D">
      <w:pPr>
        <w:rPr>
          <w:rFonts w:ascii="Garamond" w:hAnsi="Garamond"/>
          <w:sz w:val="16"/>
          <w:szCs w:val="16"/>
        </w:rPr>
      </w:pPr>
    </w:p>
    <w:p w14:paraId="4F7A1201" w14:textId="77777777" w:rsidR="00A9429D" w:rsidRDefault="00A9429D" w:rsidP="00A9429D">
      <w:pPr>
        <w:rPr>
          <w:rFonts w:ascii="Garamond" w:hAnsi="Garamond"/>
          <w:sz w:val="16"/>
          <w:szCs w:val="16"/>
        </w:rPr>
      </w:pPr>
    </w:p>
    <w:p w14:paraId="19119D63" w14:textId="77777777" w:rsidR="00A9429D" w:rsidRDefault="00A9429D" w:rsidP="00A9429D">
      <w:pPr>
        <w:rPr>
          <w:rFonts w:ascii="Garamond" w:hAnsi="Garamond"/>
          <w:sz w:val="16"/>
          <w:szCs w:val="16"/>
        </w:rPr>
      </w:pPr>
    </w:p>
    <w:p w14:paraId="53CF9D74" w14:textId="77777777" w:rsidR="00A9429D" w:rsidRDefault="00A9429D" w:rsidP="00A9429D">
      <w:pPr>
        <w:rPr>
          <w:rFonts w:ascii="Garamond" w:hAnsi="Garamond"/>
          <w:sz w:val="16"/>
          <w:szCs w:val="16"/>
        </w:rPr>
      </w:pPr>
    </w:p>
    <w:p w14:paraId="5ED857B6" w14:textId="77777777" w:rsidR="00A9429D" w:rsidRDefault="00A9429D" w:rsidP="00A9429D">
      <w:pPr>
        <w:rPr>
          <w:rFonts w:ascii="Garamond" w:hAnsi="Garamond"/>
          <w:sz w:val="16"/>
          <w:szCs w:val="16"/>
        </w:rPr>
      </w:pPr>
    </w:p>
    <w:p w14:paraId="2CA9C287" w14:textId="77777777" w:rsidR="00A9429D" w:rsidRDefault="00A9429D" w:rsidP="00A9429D">
      <w:pPr>
        <w:rPr>
          <w:rFonts w:ascii="Garamond" w:hAnsi="Garamond"/>
          <w:sz w:val="16"/>
          <w:szCs w:val="16"/>
        </w:rPr>
      </w:pPr>
    </w:p>
    <w:p w14:paraId="07986D9E" w14:textId="77777777" w:rsidR="00A9429D" w:rsidRDefault="00A9429D" w:rsidP="00A9429D">
      <w:pPr>
        <w:rPr>
          <w:rFonts w:ascii="Garamond" w:hAnsi="Garamond"/>
          <w:sz w:val="16"/>
          <w:szCs w:val="16"/>
        </w:rPr>
      </w:pPr>
    </w:p>
    <w:p w14:paraId="7DB1FF31" w14:textId="77777777" w:rsidR="00A9429D" w:rsidRDefault="00A9429D" w:rsidP="00A9429D">
      <w:pPr>
        <w:rPr>
          <w:rFonts w:ascii="Garamond" w:hAnsi="Garamond"/>
          <w:sz w:val="16"/>
          <w:szCs w:val="16"/>
        </w:rPr>
      </w:pPr>
    </w:p>
    <w:p w14:paraId="3097EEDE" w14:textId="77777777" w:rsidR="00A9429D" w:rsidRDefault="00A9429D" w:rsidP="00A9429D">
      <w:pPr>
        <w:rPr>
          <w:rFonts w:ascii="Garamond" w:hAnsi="Garamond"/>
          <w:sz w:val="16"/>
          <w:szCs w:val="16"/>
        </w:rPr>
      </w:pPr>
    </w:p>
    <w:p w14:paraId="4FB37C0F" w14:textId="77777777" w:rsidR="00A9429D" w:rsidRDefault="00A9429D" w:rsidP="00A9429D">
      <w:pPr>
        <w:rPr>
          <w:rFonts w:ascii="Garamond" w:hAnsi="Garamond"/>
          <w:sz w:val="16"/>
          <w:szCs w:val="16"/>
        </w:rPr>
      </w:pPr>
      <w:r>
        <w:rPr>
          <w:rFonts w:ascii="Garamond" w:hAnsi="Garamond"/>
          <w:noProof/>
          <w:sz w:val="16"/>
          <w:szCs w:val="16"/>
        </w:rPr>
        <w:lastRenderedPageBreak/>
        <w:drawing>
          <wp:inline distT="0" distB="0" distL="0" distR="0" wp14:anchorId="0FAAEB10" wp14:editId="2B08761E">
            <wp:extent cx="5943600" cy="2971800"/>
            <wp:effectExtent l="0" t="0" r="0" b="0"/>
            <wp:docPr id="2074281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81953" name="Picture 2074281953"/>
                    <pic:cNvPicPr/>
                  </pic:nvPicPr>
                  <pic:blipFill>
                    <a:blip r:embed="rId11"/>
                    <a:stretch>
                      <a:fillRect/>
                    </a:stretch>
                  </pic:blipFill>
                  <pic:spPr>
                    <a:xfrm>
                      <a:off x="0" y="0"/>
                      <a:ext cx="5943600" cy="2971800"/>
                    </a:xfrm>
                    <a:prstGeom prst="rect">
                      <a:avLst/>
                    </a:prstGeom>
                  </pic:spPr>
                </pic:pic>
              </a:graphicData>
            </a:graphic>
          </wp:inline>
        </w:drawing>
      </w:r>
      <w:r>
        <w:rPr>
          <w:rFonts w:ascii="Garamond" w:hAnsi="Garamond"/>
          <w:sz w:val="16"/>
          <w:szCs w:val="16"/>
        </w:rPr>
        <w:t xml:space="preserve"> </w:t>
      </w:r>
    </w:p>
    <w:p w14:paraId="33AB3B3E" w14:textId="6D19F169" w:rsidR="00A9429D" w:rsidRPr="008C5870" w:rsidRDefault="00A9429D" w:rsidP="00A9429D">
      <w:pPr>
        <w:rPr>
          <w:rFonts w:ascii="Times New Roman" w:hAnsi="Times New Roman" w:cs="Times New Roman"/>
        </w:rPr>
      </w:pPr>
      <w:r w:rsidRPr="008C5870">
        <w:rPr>
          <w:rFonts w:ascii="Times New Roman" w:hAnsi="Times New Roman" w:cs="Times New Roman"/>
          <w:b/>
          <w:bCs/>
        </w:rPr>
        <w:t>Figure 5:</w:t>
      </w:r>
      <w:r w:rsidRPr="008C5870">
        <w:rPr>
          <w:rFonts w:ascii="Times New Roman" w:hAnsi="Times New Roman" w:cs="Times New Roman"/>
        </w:rPr>
        <w:t xml:space="preserve"> Confusion matrix from the highest performing </w:t>
      </w:r>
      <w:ins w:id="211" w:author="Benjamin J. Makhlouf" w:date="2026-03-03T12:29:00Z" w16du:dateUtc="2026-03-03T20:29:00Z">
        <w:r w:rsidR="001F412C">
          <w:rPr>
            <w:rFonts w:ascii="Times New Roman" w:hAnsi="Times New Roman" w:cs="Times New Roman"/>
          </w:rPr>
          <w:t xml:space="preserve">classification </w:t>
        </w:r>
      </w:ins>
      <w:r w:rsidRPr="008C5870">
        <w:rPr>
          <w:rFonts w:ascii="Times New Roman" w:hAnsi="Times New Roman" w:cs="Times New Roman"/>
        </w:rPr>
        <w:t>model (Random Forest on GAM Smoothed data)</w:t>
      </w:r>
      <w:ins w:id="212" w:author="Benjamin J. Makhlouf" w:date="2026-03-03T12:29:00Z" w16du:dateUtc="2026-03-03T20:29:00Z">
        <w:r w:rsidR="001F412C">
          <w:rPr>
            <w:rFonts w:ascii="Times New Roman" w:hAnsi="Times New Roman" w:cs="Times New Roman"/>
          </w:rPr>
          <w:t xml:space="preserve"> for </w:t>
        </w:r>
      </w:ins>
      <w:ins w:id="213" w:author="Benjamin J. Makhlouf" w:date="2026-03-03T12:30:00Z" w16du:dateUtc="2026-03-03T20:30:00Z">
        <w:r w:rsidR="001F412C">
          <w:rPr>
            <w:rFonts w:ascii="Times New Roman" w:hAnsi="Times New Roman" w:cs="Times New Roman"/>
          </w:rPr>
          <w:t xml:space="preserve">Chinook salmon in Western Alaska watersheds using otolith </w:t>
        </w:r>
        <w:r w:rsidR="001F412C" w:rsidRPr="00AB607D">
          <w:rPr>
            <w:rFonts w:ascii="Times New Roman" w:hAnsi="Times New Roman" w:cs="Times New Roman"/>
          </w:rPr>
          <w:t>⁸⁷Sr/⁸⁶Sr</w:t>
        </w:r>
        <w:r w:rsidR="001F412C">
          <w:rPr>
            <w:rFonts w:ascii="Times New Roman" w:hAnsi="Times New Roman" w:cs="Times New Roman"/>
          </w:rPr>
          <w:t xml:space="preserve">. Results are separated into the total testing set and a testing set limited to only overlapping isotope ranges. </w:t>
        </w:r>
      </w:ins>
      <w:del w:id="214" w:author="Benjamin J. Makhlouf" w:date="2026-03-03T12:31:00Z" w16du:dateUtc="2026-03-03T20:31:00Z">
        <w:r w:rsidRPr="008C5870" w:rsidDel="001F412C">
          <w:rPr>
            <w:rFonts w:ascii="Times New Roman" w:hAnsi="Times New Roman" w:cs="Times New Roman"/>
          </w:rPr>
          <w:delText xml:space="preserve"> for both total test set and overlapping subset. </w:delText>
        </w:r>
      </w:del>
      <w:r w:rsidRPr="008C5870">
        <w:rPr>
          <w:rFonts w:ascii="Times New Roman" w:hAnsi="Times New Roman" w:cs="Times New Roman"/>
        </w:rPr>
        <w:t xml:space="preserve">Boxes along the horizontal axis indicate correctly classified individuals (red). Vertical axis labels are the actual watershed labels whereas horizontal labels are the predicted class from the model. Percentages indicate the percent of the actual class identified as the predicted class and numbers indicate the </w:t>
      </w:r>
      <w:ins w:id="215" w:author="Benjamin J. Makhlouf" w:date="2026-03-03T12:31:00Z" w16du:dateUtc="2026-03-03T20:31:00Z">
        <w:r w:rsidR="00F139FE">
          <w:rPr>
            <w:rFonts w:ascii="Times New Roman" w:hAnsi="Times New Roman" w:cs="Times New Roman"/>
          </w:rPr>
          <w:t xml:space="preserve">number of individuals in each group. </w:t>
        </w:r>
      </w:ins>
      <w:del w:id="216" w:author="Benjamin J. Makhlouf" w:date="2026-03-03T12:31:00Z" w16du:dateUtc="2026-03-03T20:31:00Z">
        <w:r w:rsidRPr="008C5870" w:rsidDel="00F139FE">
          <w:rPr>
            <w:rFonts w:ascii="Times New Roman" w:hAnsi="Times New Roman" w:cs="Times New Roman"/>
          </w:rPr>
          <w:delText xml:space="preserve">number of the actual class assigned to the predicted class. </w:delText>
        </w:r>
      </w:del>
    </w:p>
    <w:p w14:paraId="4B0C93A9" w14:textId="77777777" w:rsidR="00A9429D" w:rsidRDefault="00A9429D" w:rsidP="00A9429D">
      <w:pPr>
        <w:rPr>
          <w:rFonts w:ascii="Garamond" w:hAnsi="Garamond"/>
          <w:b/>
          <w:bCs/>
          <w:sz w:val="16"/>
          <w:szCs w:val="16"/>
        </w:rPr>
      </w:pPr>
    </w:p>
    <w:p w14:paraId="3C89A7F1" w14:textId="77777777" w:rsidR="00A9429D" w:rsidRDefault="00A9429D" w:rsidP="00A9429D">
      <w:pPr>
        <w:rPr>
          <w:rFonts w:ascii="Garamond" w:hAnsi="Garamond"/>
          <w:b/>
          <w:bCs/>
          <w:sz w:val="16"/>
          <w:szCs w:val="16"/>
        </w:rPr>
      </w:pPr>
    </w:p>
    <w:p w14:paraId="07FC9176" w14:textId="77777777" w:rsidR="00A9429D" w:rsidRDefault="00A9429D" w:rsidP="00A9429D">
      <w:pPr>
        <w:rPr>
          <w:rFonts w:ascii="Garamond" w:hAnsi="Garamond"/>
          <w:b/>
          <w:bCs/>
          <w:sz w:val="16"/>
          <w:szCs w:val="16"/>
        </w:rPr>
      </w:pPr>
    </w:p>
    <w:p w14:paraId="7F650539" w14:textId="77777777" w:rsidR="00A9429D" w:rsidRDefault="00A9429D" w:rsidP="00A9429D">
      <w:pPr>
        <w:rPr>
          <w:rFonts w:ascii="Garamond" w:hAnsi="Garamond"/>
          <w:b/>
          <w:bCs/>
          <w:sz w:val="16"/>
          <w:szCs w:val="16"/>
        </w:rPr>
      </w:pPr>
    </w:p>
    <w:p w14:paraId="61866619" w14:textId="77777777" w:rsidR="00A9429D" w:rsidRDefault="00A9429D" w:rsidP="00A9429D">
      <w:pPr>
        <w:rPr>
          <w:rFonts w:ascii="Garamond" w:hAnsi="Garamond"/>
          <w:b/>
          <w:bCs/>
          <w:sz w:val="16"/>
          <w:szCs w:val="16"/>
        </w:rPr>
      </w:pPr>
    </w:p>
    <w:p w14:paraId="7C07B9CD" w14:textId="77777777" w:rsidR="00A9429D" w:rsidRDefault="00A9429D" w:rsidP="00A9429D">
      <w:pPr>
        <w:rPr>
          <w:rFonts w:ascii="Garamond" w:hAnsi="Garamond"/>
          <w:b/>
          <w:bCs/>
          <w:sz w:val="16"/>
          <w:szCs w:val="16"/>
        </w:rPr>
      </w:pPr>
      <w:r>
        <w:rPr>
          <w:rFonts w:ascii="Garamond" w:hAnsi="Garamond"/>
          <w:b/>
          <w:bCs/>
          <w:noProof/>
          <w:sz w:val="16"/>
          <w:szCs w:val="16"/>
        </w:rPr>
        <w:lastRenderedPageBreak/>
        <w:drawing>
          <wp:inline distT="0" distB="0" distL="0" distR="0" wp14:anchorId="7EA8244D" wp14:editId="1385A226">
            <wp:extent cx="6436658" cy="3218329"/>
            <wp:effectExtent l="0" t="0" r="2540" b="0"/>
            <wp:docPr id="2137096084" name="Picture 3"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096084" name="Picture 3" descr="A graph of different colored line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58905" cy="3229453"/>
                    </a:xfrm>
                    <a:prstGeom prst="rect">
                      <a:avLst/>
                    </a:prstGeom>
                  </pic:spPr>
                </pic:pic>
              </a:graphicData>
            </a:graphic>
          </wp:inline>
        </w:drawing>
      </w:r>
    </w:p>
    <w:p w14:paraId="4F6FDCD1" w14:textId="05378ADC" w:rsidR="00A9429D" w:rsidRPr="008C5870" w:rsidRDefault="00A9429D" w:rsidP="00A9429D">
      <w:pPr>
        <w:rPr>
          <w:rFonts w:ascii="Times New Roman" w:hAnsi="Times New Roman" w:cs="Times New Roman"/>
        </w:rPr>
      </w:pPr>
      <w:r w:rsidRPr="008C5870">
        <w:rPr>
          <w:rFonts w:ascii="Times New Roman" w:hAnsi="Times New Roman" w:cs="Times New Roman"/>
          <w:b/>
          <w:bCs/>
        </w:rPr>
        <w:t xml:space="preserve">Figure 6: </w:t>
      </w:r>
      <w:r w:rsidRPr="008C5870">
        <w:rPr>
          <w:rFonts w:ascii="Times New Roman" w:hAnsi="Times New Roman" w:cs="Times New Roman"/>
        </w:rPr>
        <w:t xml:space="preserve">Classification accuracy </w:t>
      </w:r>
      <w:ins w:id="217" w:author="Benjamin J. Makhlouf" w:date="2026-03-03T12:31:00Z" w16du:dateUtc="2026-03-03T20:31:00Z">
        <w:r w:rsidR="00B5799F">
          <w:rPr>
            <w:rFonts w:ascii="Times New Roman" w:hAnsi="Times New Roman" w:cs="Times New Roman"/>
          </w:rPr>
          <w:t>of Chinook salmon to</w:t>
        </w:r>
      </w:ins>
      <w:ins w:id="218" w:author="Benjamin J. Makhlouf" w:date="2026-03-03T12:32:00Z" w16du:dateUtc="2026-03-03T20:32:00Z">
        <w:r w:rsidR="00B5799F">
          <w:rPr>
            <w:rFonts w:ascii="Times New Roman" w:hAnsi="Times New Roman" w:cs="Times New Roman"/>
          </w:rPr>
          <w:t xml:space="preserve"> Western Alaska Watersheds using machine learning models alongside </w:t>
        </w:r>
        <w:r w:rsidR="00B5799F" w:rsidRPr="00AB607D">
          <w:rPr>
            <w:rFonts w:ascii="Times New Roman" w:hAnsi="Times New Roman" w:cs="Times New Roman"/>
          </w:rPr>
          <w:t xml:space="preserve">⁸⁷Sr/⁸⁶Sr </w:t>
        </w:r>
        <w:r w:rsidR="00B5799F">
          <w:rPr>
            <w:rFonts w:ascii="Times New Roman" w:hAnsi="Times New Roman" w:cs="Times New Roman"/>
          </w:rPr>
          <w:t xml:space="preserve">timeseries data. Accuracy is displayed along a range of probability thresholds </w:t>
        </w:r>
      </w:ins>
      <w:del w:id="219" w:author="Benjamin J. Makhlouf" w:date="2026-03-03T12:32:00Z" w16du:dateUtc="2026-03-03T20:32:00Z">
        <w:r w:rsidRPr="008C5870" w:rsidDel="00B5799F">
          <w:rPr>
            <w:rFonts w:ascii="Times New Roman" w:hAnsi="Times New Roman" w:cs="Times New Roman"/>
          </w:rPr>
          <w:delText>with different probability thresholds</w:delText>
        </w:r>
      </w:del>
      <w:r w:rsidRPr="008C5870">
        <w:rPr>
          <w:rFonts w:ascii="Times New Roman" w:hAnsi="Times New Roman" w:cs="Times New Roman"/>
        </w:rPr>
        <w:t xml:space="preserve"> (60-90%). Points indicate the percentage of correctly classified individuals with a calibrated probability value above the given threshold value. Grey dashed lines represent the overall accuracy, whereas </w:t>
      </w:r>
      <w:r>
        <w:rPr>
          <w:rFonts w:ascii="Times New Roman" w:hAnsi="Times New Roman" w:cs="Times New Roman"/>
        </w:rPr>
        <w:t>colore</w:t>
      </w:r>
      <w:r w:rsidRPr="008C5870">
        <w:rPr>
          <w:rFonts w:ascii="Times New Roman" w:hAnsi="Times New Roman" w:cs="Times New Roman"/>
        </w:rPr>
        <w:t xml:space="preserve">d lines illustrate the class-specific probability at that threshold </w:t>
      </w:r>
    </w:p>
    <w:p w14:paraId="1177149F" w14:textId="77777777" w:rsidR="00A9429D" w:rsidRPr="001566FD" w:rsidRDefault="00A9429D" w:rsidP="00A9429D">
      <w:pPr>
        <w:spacing w:before="100" w:beforeAutospacing="1" w:after="100" w:afterAutospacing="1" w:line="480" w:lineRule="auto"/>
        <w:ind w:left="720" w:hanging="720"/>
        <w:outlineLvl w:val="1"/>
        <w:rPr>
          <w:rFonts w:ascii="Garamond" w:hAnsi="Garamond"/>
          <w:sz w:val="22"/>
          <w:szCs w:val="22"/>
        </w:rPr>
      </w:pPr>
    </w:p>
    <w:p w14:paraId="632086C2" w14:textId="77777777" w:rsidR="00A9429D" w:rsidRPr="001566FD" w:rsidRDefault="00A9429D" w:rsidP="001117E1">
      <w:pPr>
        <w:spacing w:before="100" w:beforeAutospacing="1" w:after="100" w:afterAutospacing="1" w:line="480" w:lineRule="auto"/>
        <w:ind w:left="720" w:hanging="720"/>
        <w:outlineLvl w:val="1"/>
        <w:rPr>
          <w:rFonts w:ascii="Garamond" w:hAnsi="Garamond"/>
          <w:sz w:val="22"/>
          <w:szCs w:val="22"/>
        </w:rPr>
      </w:pPr>
    </w:p>
    <w:sectPr w:rsidR="00A9429D" w:rsidRPr="001566FD" w:rsidSect="00E81C64">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37C9B"/>
    <w:multiLevelType w:val="hybridMultilevel"/>
    <w:tmpl w:val="D07A6F0A"/>
    <w:lvl w:ilvl="0" w:tplc="57C219BE">
      <w:numFmt w:val="bullet"/>
      <w:lvlText w:val="-"/>
      <w:lvlJc w:val="left"/>
      <w:pPr>
        <w:ind w:left="1080" w:hanging="360"/>
      </w:pPr>
      <w:rPr>
        <w:rFonts w:ascii="Garamond" w:eastAsiaTheme="minorHAnsi" w:hAnsi="Garamond"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A5142DC"/>
    <w:multiLevelType w:val="hybridMultilevel"/>
    <w:tmpl w:val="BCFEEACA"/>
    <w:lvl w:ilvl="0" w:tplc="06206136">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E3C549E"/>
    <w:multiLevelType w:val="hybridMultilevel"/>
    <w:tmpl w:val="248A195C"/>
    <w:lvl w:ilvl="0" w:tplc="862EF43C">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C941D2"/>
    <w:multiLevelType w:val="hybridMultilevel"/>
    <w:tmpl w:val="2682BA3A"/>
    <w:lvl w:ilvl="0" w:tplc="D752FE1C">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31630A"/>
    <w:multiLevelType w:val="hybridMultilevel"/>
    <w:tmpl w:val="DD58292C"/>
    <w:lvl w:ilvl="0" w:tplc="FF424106">
      <w:numFmt w:val="bullet"/>
      <w:lvlText w:val="-"/>
      <w:lvlJc w:val="left"/>
      <w:pPr>
        <w:ind w:left="1800" w:hanging="360"/>
      </w:pPr>
      <w:rPr>
        <w:rFonts w:ascii="Garamond" w:eastAsiaTheme="minorHAnsi" w:hAnsi="Garamond"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003900659">
    <w:abstractNumId w:val="4"/>
  </w:num>
  <w:num w:numId="2" w16cid:durableId="1398362279">
    <w:abstractNumId w:val="3"/>
  </w:num>
  <w:num w:numId="3" w16cid:durableId="550503404">
    <w:abstractNumId w:val="0"/>
  </w:num>
  <w:num w:numId="4" w16cid:durableId="1146969083">
    <w:abstractNumId w:val="1"/>
  </w:num>
  <w:num w:numId="5" w16cid:durableId="88691394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jamin J. Makhlouf">
    <w15:presenceInfo w15:providerId="AD" w15:userId="S::bmak29@uw.edu::e2d819b1-db99-41fc-888c-ad60b4d561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CCC"/>
    <w:rsid w:val="0000019E"/>
    <w:rsid w:val="000022B6"/>
    <w:rsid w:val="00002AFA"/>
    <w:rsid w:val="00014197"/>
    <w:rsid w:val="000271FA"/>
    <w:rsid w:val="000318EA"/>
    <w:rsid w:val="000326A8"/>
    <w:rsid w:val="000413A9"/>
    <w:rsid w:val="000420F7"/>
    <w:rsid w:val="000434F7"/>
    <w:rsid w:val="00043ACE"/>
    <w:rsid w:val="00043EBC"/>
    <w:rsid w:val="0004735B"/>
    <w:rsid w:val="00052F65"/>
    <w:rsid w:val="00062696"/>
    <w:rsid w:val="0006479B"/>
    <w:rsid w:val="00070CB1"/>
    <w:rsid w:val="00071CCC"/>
    <w:rsid w:val="00071FD5"/>
    <w:rsid w:val="000743F7"/>
    <w:rsid w:val="00083149"/>
    <w:rsid w:val="000869FF"/>
    <w:rsid w:val="00091070"/>
    <w:rsid w:val="000941AF"/>
    <w:rsid w:val="00096BA7"/>
    <w:rsid w:val="00096C3C"/>
    <w:rsid w:val="00097484"/>
    <w:rsid w:val="000C2944"/>
    <w:rsid w:val="000C3313"/>
    <w:rsid w:val="000D1B34"/>
    <w:rsid w:val="000D43EF"/>
    <w:rsid w:val="000E0F4C"/>
    <w:rsid w:val="000E2E22"/>
    <w:rsid w:val="000E5763"/>
    <w:rsid w:val="000F0779"/>
    <w:rsid w:val="000F4EE0"/>
    <w:rsid w:val="000F4F29"/>
    <w:rsid w:val="000F5F96"/>
    <w:rsid w:val="0010010D"/>
    <w:rsid w:val="001010FF"/>
    <w:rsid w:val="00103E0E"/>
    <w:rsid w:val="0010405B"/>
    <w:rsid w:val="001117E1"/>
    <w:rsid w:val="00112ED8"/>
    <w:rsid w:val="00135A3B"/>
    <w:rsid w:val="001452D7"/>
    <w:rsid w:val="00150B16"/>
    <w:rsid w:val="00151B72"/>
    <w:rsid w:val="00154136"/>
    <w:rsid w:val="001566FD"/>
    <w:rsid w:val="0016071B"/>
    <w:rsid w:val="001659EA"/>
    <w:rsid w:val="00167331"/>
    <w:rsid w:val="00176F67"/>
    <w:rsid w:val="001844EB"/>
    <w:rsid w:val="00186DE9"/>
    <w:rsid w:val="001A7359"/>
    <w:rsid w:val="001B766F"/>
    <w:rsid w:val="001C0F3D"/>
    <w:rsid w:val="001D0BCE"/>
    <w:rsid w:val="001D222B"/>
    <w:rsid w:val="001D6A79"/>
    <w:rsid w:val="001E36C2"/>
    <w:rsid w:val="001F412C"/>
    <w:rsid w:val="001F4D2D"/>
    <w:rsid w:val="001F7701"/>
    <w:rsid w:val="00201BCD"/>
    <w:rsid w:val="00202BA8"/>
    <w:rsid w:val="00215662"/>
    <w:rsid w:val="00216DEB"/>
    <w:rsid w:val="00220A2A"/>
    <w:rsid w:val="002239B5"/>
    <w:rsid w:val="00226DBF"/>
    <w:rsid w:val="002272D2"/>
    <w:rsid w:val="0022743C"/>
    <w:rsid w:val="00241F3E"/>
    <w:rsid w:val="00254031"/>
    <w:rsid w:val="00257118"/>
    <w:rsid w:val="0026027A"/>
    <w:rsid w:val="002654E3"/>
    <w:rsid w:val="00276079"/>
    <w:rsid w:val="00286D15"/>
    <w:rsid w:val="00292609"/>
    <w:rsid w:val="00293852"/>
    <w:rsid w:val="002948A2"/>
    <w:rsid w:val="00296107"/>
    <w:rsid w:val="002A1171"/>
    <w:rsid w:val="002A47CE"/>
    <w:rsid w:val="002C12CC"/>
    <w:rsid w:val="002C5CFB"/>
    <w:rsid w:val="002D16B7"/>
    <w:rsid w:val="002D29B3"/>
    <w:rsid w:val="002D51B3"/>
    <w:rsid w:val="002D6657"/>
    <w:rsid w:val="002E41F6"/>
    <w:rsid w:val="002F10A9"/>
    <w:rsid w:val="002F3B7A"/>
    <w:rsid w:val="002F4F4E"/>
    <w:rsid w:val="002F5E0E"/>
    <w:rsid w:val="002F666C"/>
    <w:rsid w:val="002F6934"/>
    <w:rsid w:val="003000DD"/>
    <w:rsid w:val="00302CA2"/>
    <w:rsid w:val="00306EB0"/>
    <w:rsid w:val="0031165E"/>
    <w:rsid w:val="00311BF2"/>
    <w:rsid w:val="00320F01"/>
    <w:rsid w:val="0032184B"/>
    <w:rsid w:val="00327593"/>
    <w:rsid w:val="0034572F"/>
    <w:rsid w:val="00354445"/>
    <w:rsid w:val="0036018A"/>
    <w:rsid w:val="003606FC"/>
    <w:rsid w:val="00360E5F"/>
    <w:rsid w:val="00363DDE"/>
    <w:rsid w:val="00364186"/>
    <w:rsid w:val="003642FE"/>
    <w:rsid w:val="00364F19"/>
    <w:rsid w:val="00366AC5"/>
    <w:rsid w:val="003678F1"/>
    <w:rsid w:val="0038052F"/>
    <w:rsid w:val="00380D5D"/>
    <w:rsid w:val="00384B2D"/>
    <w:rsid w:val="003852CE"/>
    <w:rsid w:val="0038560E"/>
    <w:rsid w:val="00386D82"/>
    <w:rsid w:val="003A0BEA"/>
    <w:rsid w:val="003A300D"/>
    <w:rsid w:val="003A4B5F"/>
    <w:rsid w:val="003A63D4"/>
    <w:rsid w:val="003A69C6"/>
    <w:rsid w:val="003A7A96"/>
    <w:rsid w:val="003B0A46"/>
    <w:rsid w:val="003B746C"/>
    <w:rsid w:val="003C1BD2"/>
    <w:rsid w:val="003C5C0F"/>
    <w:rsid w:val="003D2AE8"/>
    <w:rsid w:val="003D552A"/>
    <w:rsid w:val="003D5722"/>
    <w:rsid w:val="003E5607"/>
    <w:rsid w:val="003F0F5A"/>
    <w:rsid w:val="003F681E"/>
    <w:rsid w:val="003F7E9E"/>
    <w:rsid w:val="00401A6A"/>
    <w:rsid w:val="00401B70"/>
    <w:rsid w:val="0040523C"/>
    <w:rsid w:val="00406C9B"/>
    <w:rsid w:val="004139BE"/>
    <w:rsid w:val="004146AA"/>
    <w:rsid w:val="00420300"/>
    <w:rsid w:val="00424097"/>
    <w:rsid w:val="00434E96"/>
    <w:rsid w:val="00435068"/>
    <w:rsid w:val="00437729"/>
    <w:rsid w:val="00440D3C"/>
    <w:rsid w:val="00443259"/>
    <w:rsid w:val="00443445"/>
    <w:rsid w:val="00444663"/>
    <w:rsid w:val="004452D9"/>
    <w:rsid w:val="004472CA"/>
    <w:rsid w:val="004478E3"/>
    <w:rsid w:val="00464971"/>
    <w:rsid w:val="00465676"/>
    <w:rsid w:val="00465839"/>
    <w:rsid w:val="00465AAD"/>
    <w:rsid w:val="00467693"/>
    <w:rsid w:val="004753E8"/>
    <w:rsid w:val="004776F7"/>
    <w:rsid w:val="00477D73"/>
    <w:rsid w:val="00480252"/>
    <w:rsid w:val="004811D8"/>
    <w:rsid w:val="00482E26"/>
    <w:rsid w:val="00484C67"/>
    <w:rsid w:val="00492371"/>
    <w:rsid w:val="0049569B"/>
    <w:rsid w:val="00497545"/>
    <w:rsid w:val="00497A4E"/>
    <w:rsid w:val="004B1012"/>
    <w:rsid w:val="004C0AA3"/>
    <w:rsid w:val="004C145D"/>
    <w:rsid w:val="004C2541"/>
    <w:rsid w:val="004C4DA5"/>
    <w:rsid w:val="004D2BA0"/>
    <w:rsid w:val="004D6CDE"/>
    <w:rsid w:val="004E5235"/>
    <w:rsid w:val="004F745D"/>
    <w:rsid w:val="00511B5E"/>
    <w:rsid w:val="0051389E"/>
    <w:rsid w:val="005149FF"/>
    <w:rsid w:val="00517678"/>
    <w:rsid w:val="00521908"/>
    <w:rsid w:val="00523219"/>
    <w:rsid w:val="00523B37"/>
    <w:rsid w:val="00524959"/>
    <w:rsid w:val="00525222"/>
    <w:rsid w:val="00525EFC"/>
    <w:rsid w:val="00526D9D"/>
    <w:rsid w:val="00527EB9"/>
    <w:rsid w:val="00530E86"/>
    <w:rsid w:val="00533C00"/>
    <w:rsid w:val="00536091"/>
    <w:rsid w:val="0053609D"/>
    <w:rsid w:val="00536870"/>
    <w:rsid w:val="00537983"/>
    <w:rsid w:val="00542302"/>
    <w:rsid w:val="00551CAF"/>
    <w:rsid w:val="00552656"/>
    <w:rsid w:val="00557AB9"/>
    <w:rsid w:val="00560622"/>
    <w:rsid w:val="00563F6D"/>
    <w:rsid w:val="005672B1"/>
    <w:rsid w:val="00584F13"/>
    <w:rsid w:val="005A0FE2"/>
    <w:rsid w:val="005A2FFF"/>
    <w:rsid w:val="005A6AC1"/>
    <w:rsid w:val="005B3BF5"/>
    <w:rsid w:val="005C1DE3"/>
    <w:rsid w:val="005D3AD5"/>
    <w:rsid w:val="005D4EAA"/>
    <w:rsid w:val="005E3FA2"/>
    <w:rsid w:val="005E5F5B"/>
    <w:rsid w:val="005E7567"/>
    <w:rsid w:val="005F0F57"/>
    <w:rsid w:val="005F1D8A"/>
    <w:rsid w:val="00606CF3"/>
    <w:rsid w:val="00616EA6"/>
    <w:rsid w:val="006229D2"/>
    <w:rsid w:val="00624A8A"/>
    <w:rsid w:val="0063065E"/>
    <w:rsid w:val="00643661"/>
    <w:rsid w:val="0064576D"/>
    <w:rsid w:val="0064697E"/>
    <w:rsid w:val="0064756C"/>
    <w:rsid w:val="00651A61"/>
    <w:rsid w:val="006624B2"/>
    <w:rsid w:val="0067117B"/>
    <w:rsid w:val="006716D7"/>
    <w:rsid w:val="00673B21"/>
    <w:rsid w:val="00673B3C"/>
    <w:rsid w:val="00674A66"/>
    <w:rsid w:val="00683419"/>
    <w:rsid w:val="0068383E"/>
    <w:rsid w:val="00694712"/>
    <w:rsid w:val="006A410C"/>
    <w:rsid w:val="006A5688"/>
    <w:rsid w:val="006A5948"/>
    <w:rsid w:val="006B64F4"/>
    <w:rsid w:val="006C1496"/>
    <w:rsid w:val="006C374A"/>
    <w:rsid w:val="006C63F4"/>
    <w:rsid w:val="006C6CB7"/>
    <w:rsid w:val="006D0CB1"/>
    <w:rsid w:val="006D1DD4"/>
    <w:rsid w:val="006D218F"/>
    <w:rsid w:val="006D3221"/>
    <w:rsid w:val="006D39AD"/>
    <w:rsid w:val="006D5064"/>
    <w:rsid w:val="006E1563"/>
    <w:rsid w:val="006E32E4"/>
    <w:rsid w:val="006F084E"/>
    <w:rsid w:val="006F3408"/>
    <w:rsid w:val="006F600C"/>
    <w:rsid w:val="00701699"/>
    <w:rsid w:val="007036AF"/>
    <w:rsid w:val="007072C4"/>
    <w:rsid w:val="0070764A"/>
    <w:rsid w:val="00711B8E"/>
    <w:rsid w:val="00711FA7"/>
    <w:rsid w:val="007162D9"/>
    <w:rsid w:val="00721D27"/>
    <w:rsid w:val="00722BC4"/>
    <w:rsid w:val="007249FA"/>
    <w:rsid w:val="00726EC4"/>
    <w:rsid w:val="00730E96"/>
    <w:rsid w:val="00733CEF"/>
    <w:rsid w:val="0073705F"/>
    <w:rsid w:val="00737BCD"/>
    <w:rsid w:val="00746012"/>
    <w:rsid w:val="00746A23"/>
    <w:rsid w:val="0075722E"/>
    <w:rsid w:val="007647DD"/>
    <w:rsid w:val="00776FB6"/>
    <w:rsid w:val="00780305"/>
    <w:rsid w:val="007803F1"/>
    <w:rsid w:val="0078300E"/>
    <w:rsid w:val="007833A8"/>
    <w:rsid w:val="00791D47"/>
    <w:rsid w:val="00793ED4"/>
    <w:rsid w:val="00795E53"/>
    <w:rsid w:val="00796E6F"/>
    <w:rsid w:val="007B278F"/>
    <w:rsid w:val="007B5096"/>
    <w:rsid w:val="007B7DFC"/>
    <w:rsid w:val="007C1C1E"/>
    <w:rsid w:val="007C6AED"/>
    <w:rsid w:val="007D5270"/>
    <w:rsid w:val="007E1DFC"/>
    <w:rsid w:val="007E45B1"/>
    <w:rsid w:val="007F08A6"/>
    <w:rsid w:val="007F1A2B"/>
    <w:rsid w:val="007F4041"/>
    <w:rsid w:val="007F7563"/>
    <w:rsid w:val="008007A0"/>
    <w:rsid w:val="00802938"/>
    <w:rsid w:val="008031E2"/>
    <w:rsid w:val="00806096"/>
    <w:rsid w:val="00813C70"/>
    <w:rsid w:val="0081488C"/>
    <w:rsid w:val="008200BB"/>
    <w:rsid w:val="00820C00"/>
    <w:rsid w:val="008310CB"/>
    <w:rsid w:val="008373D4"/>
    <w:rsid w:val="00841057"/>
    <w:rsid w:val="00841F42"/>
    <w:rsid w:val="00842EAB"/>
    <w:rsid w:val="00843D3D"/>
    <w:rsid w:val="008475B7"/>
    <w:rsid w:val="00874C03"/>
    <w:rsid w:val="00874E9C"/>
    <w:rsid w:val="00882F20"/>
    <w:rsid w:val="00884ECC"/>
    <w:rsid w:val="00886C18"/>
    <w:rsid w:val="00886F47"/>
    <w:rsid w:val="00892DEA"/>
    <w:rsid w:val="00893A0F"/>
    <w:rsid w:val="00894C0A"/>
    <w:rsid w:val="008A1DA2"/>
    <w:rsid w:val="008A4242"/>
    <w:rsid w:val="008A52C4"/>
    <w:rsid w:val="008A53F5"/>
    <w:rsid w:val="008A545E"/>
    <w:rsid w:val="008A7985"/>
    <w:rsid w:val="008C15E4"/>
    <w:rsid w:val="008C5595"/>
    <w:rsid w:val="008C5870"/>
    <w:rsid w:val="008C5FCA"/>
    <w:rsid w:val="008C6234"/>
    <w:rsid w:val="008C7400"/>
    <w:rsid w:val="008D0D27"/>
    <w:rsid w:val="008D72B1"/>
    <w:rsid w:val="008E7FFA"/>
    <w:rsid w:val="008F541C"/>
    <w:rsid w:val="00900618"/>
    <w:rsid w:val="00907410"/>
    <w:rsid w:val="00911D52"/>
    <w:rsid w:val="009157FF"/>
    <w:rsid w:val="009168C8"/>
    <w:rsid w:val="0092735E"/>
    <w:rsid w:val="0093175F"/>
    <w:rsid w:val="009326D5"/>
    <w:rsid w:val="0093470B"/>
    <w:rsid w:val="00941848"/>
    <w:rsid w:val="00941969"/>
    <w:rsid w:val="00941A4D"/>
    <w:rsid w:val="00945E61"/>
    <w:rsid w:val="00947315"/>
    <w:rsid w:val="00952A48"/>
    <w:rsid w:val="00953326"/>
    <w:rsid w:val="0095522F"/>
    <w:rsid w:val="0095592C"/>
    <w:rsid w:val="009577C6"/>
    <w:rsid w:val="00960D9E"/>
    <w:rsid w:val="00965651"/>
    <w:rsid w:val="00967D0B"/>
    <w:rsid w:val="009743E7"/>
    <w:rsid w:val="009757C2"/>
    <w:rsid w:val="00985634"/>
    <w:rsid w:val="00990042"/>
    <w:rsid w:val="009929C6"/>
    <w:rsid w:val="0099371C"/>
    <w:rsid w:val="009978BE"/>
    <w:rsid w:val="00997FB9"/>
    <w:rsid w:val="009A02DB"/>
    <w:rsid w:val="009A1451"/>
    <w:rsid w:val="009A271F"/>
    <w:rsid w:val="009A29F5"/>
    <w:rsid w:val="009B0B8C"/>
    <w:rsid w:val="009B4729"/>
    <w:rsid w:val="009B73BD"/>
    <w:rsid w:val="009B7B97"/>
    <w:rsid w:val="009C5E47"/>
    <w:rsid w:val="009D0CB2"/>
    <w:rsid w:val="009D6F26"/>
    <w:rsid w:val="009E23C6"/>
    <w:rsid w:val="009E43BD"/>
    <w:rsid w:val="009F0B9D"/>
    <w:rsid w:val="009F0D1E"/>
    <w:rsid w:val="009F51C3"/>
    <w:rsid w:val="009F7FFE"/>
    <w:rsid w:val="00A0360F"/>
    <w:rsid w:val="00A03740"/>
    <w:rsid w:val="00A043C9"/>
    <w:rsid w:val="00A113DB"/>
    <w:rsid w:val="00A13CFA"/>
    <w:rsid w:val="00A16CAA"/>
    <w:rsid w:val="00A2150B"/>
    <w:rsid w:val="00A22FF1"/>
    <w:rsid w:val="00A31015"/>
    <w:rsid w:val="00A31CEC"/>
    <w:rsid w:val="00A36072"/>
    <w:rsid w:val="00A42A3A"/>
    <w:rsid w:val="00A4709E"/>
    <w:rsid w:val="00A4712A"/>
    <w:rsid w:val="00A50F16"/>
    <w:rsid w:val="00A53E07"/>
    <w:rsid w:val="00A60C7C"/>
    <w:rsid w:val="00A64855"/>
    <w:rsid w:val="00A675C1"/>
    <w:rsid w:val="00A76EBE"/>
    <w:rsid w:val="00A77620"/>
    <w:rsid w:val="00A83F4D"/>
    <w:rsid w:val="00A8560F"/>
    <w:rsid w:val="00A8751C"/>
    <w:rsid w:val="00A9054A"/>
    <w:rsid w:val="00A935B4"/>
    <w:rsid w:val="00A940A7"/>
    <w:rsid w:val="00A9429D"/>
    <w:rsid w:val="00A97553"/>
    <w:rsid w:val="00AA6FED"/>
    <w:rsid w:val="00AA7224"/>
    <w:rsid w:val="00AA78DE"/>
    <w:rsid w:val="00AB079F"/>
    <w:rsid w:val="00AB4F2C"/>
    <w:rsid w:val="00AC2A70"/>
    <w:rsid w:val="00AC6A34"/>
    <w:rsid w:val="00AE24AA"/>
    <w:rsid w:val="00AE44C2"/>
    <w:rsid w:val="00AF5A80"/>
    <w:rsid w:val="00AF5FD3"/>
    <w:rsid w:val="00B008EE"/>
    <w:rsid w:val="00B03D1A"/>
    <w:rsid w:val="00B073DE"/>
    <w:rsid w:val="00B119FB"/>
    <w:rsid w:val="00B17536"/>
    <w:rsid w:val="00B229E6"/>
    <w:rsid w:val="00B2339D"/>
    <w:rsid w:val="00B2797F"/>
    <w:rsid w:val="00B30111"/>
    <w:rsid w:val="00B31CD2"/>
    <w:rsid w:val="00B32AF3"/>
    <w:rsid w:val="00B335D4"/>
    <w:rsid w:val="00B343A6"/>
    <w:rsid w:val="00B37177"/>
    <w:rsid w:val="00B409D4"/>
    <w:rsid w:val="00B418C0"/>
    <w:rsid w:val="00B47344"/>
    <w:rsid w:val="00B50A59"/>
    <w:rsid w:val="00B54D1A"/>
    <w:rsid w:val="00B5799F"/>
    <w:rsid w:val="00B64037"/>
    <w:rsid w:val="00B647DF"/>
    <w:rsid w:val="00B70D92"/>
    <w:rsid w:val="00B72E2E"/>
    <w:rsid w:val="00B753DE"/>
    <w:rsid w:val="00B84DE8"/>
    <w:rsid w:val="00B936A6"/>
    <w:rsid w:val="00B95E95"/>
    <w:rsid w:val="00B96193"/>
    <w:rsid w:val="00BA19AC"/>
    <w:rsid w:val="00BB0C28"/>
    <w:rsid w:val="00BB5BBB"/>
    <w:rsid w:val="00BC658A"/>
    <w:rsid w:val="00BC676D"/>
    <w:rsid w:val="00BD2714"/>
    <w:rsid w:val="00BD3BE0"/>
    <w:rsid w:val="00BD5921"/>
    <w:rsid w:val="00BE529C"/>
    <w:rsid w:val="00BE6105"/>
    <w:rsid w:val="00BE77AC"/>
    <w:rsid w:val="00BF2E8A"/>
    <w:rsid w:val="00C01016"/>
    <w:rsid w:val="00C02555"/>
    <w:rsid w:val="00C05983"/>
    <w:rsid w:val="00C1569E"/>
    <w:rsid w:val="00C16ECB"/>
    <w:rsid w:val="00C22650"/>
    <w:rsid w:val="00C2398D"/>
    <w:rsid w:val="00C257B4"/>
    <w:rsid w:val="00C265F6"/>
    <w:rsid w:val="00C26DD3"/>
    <w:rsid w:val="00C417C4"/>
    <w:rsid w:val="00C426E7"/>
    <w:rsid w:val="00C51A58"/>
    <w:rsid w:val="00C5580E"/>
    <w:rsid w:val="00C63360"/>
    <w:rsid w:val="00C73537"/>
    <w:rsid w:val="00C837EC"/>
    <w:rsid w:val="00C94056"/>
    <w:rsid w:val="00C9741A"/>
    <w:rsid w:val="00CA34D3"/>
    <w:rsid w:val="00CA63D8"/>
    <w:rsid w:val="00CA7BFC"/>
    <w:rsid w:val="00CC0E6A"/>
    <w:rsid w:val="00CC1B0A"/>
    <w:rsid w:val="00CD36CA"/>
    <w:rsid w:val="00CD3FB4"/>
    <w:rsid w:val="00CE7F91"/>
    <w:rsid w:val="00CF0294"/>
    <w:rsid w:val="00CF0435"/>
    <w:rsid w:val="00CF235E"/>
    <w:rsid w:val="00CF4BFF"/>
    <w:rsid w:val="00CF5C6C"/>
    <w:rsid w:val="00D02385"/>
    <w:rsid w:val="00D15F12"/>
    <w:rsid w:val="00D210C3"/>
    <w:rsid w:val="00D2308A"/>
    <w:rsid w:val="00D24C69"/>
    <w:rsid w:val="00D25194"/>
    <w:rsid w:val="00D27C7B"/>
    <w:rsid w:val="00D3134F"/>
    <w:rsid w:val="00D375B0"/>
    <w:rsid w:val="00D37BFA"/>
    <w:rsid w:val="00D440B2"/>
    <w:rsid w:val="00D47FB2"/>
    <w:rsid w:val="00D53F6D"/>
    <w:rsid w:val="00D55132"/>
    <w:rsid w:val="00D565B0"/>
    <w:rsid w:val="00D70E26"/>
    <w:rsid w:val="00D72A5D"/>
    <w:rsid w:val="00D73DD0"/>
    <w:rsid w:val="00D74BAF"/>
    <w:rsid w:val="00D7690A"/>
    <w:rsid w:val="00D80B5B"/>
    <w:rsid w:val="00D848A0"/>
    <w:rsid w:val="00D86BCC"/>
    <w:rsid w:val="00D9294A"/>
    <w:rsid w:val="00D94A3D"/>
    <w:rsid w:val="00D957DB"/>
    <w:rsid w:val="00D971E7"/>
    <w:rsid w:val="00D97F1C"/>
    <w:rsid w:val="00DA1091"/>
    <w:rsid w:val="00DA7891"/>
    <w:rsid w:val="00DB0B6F"/>
    <w:rsid w:val="00DB57F7"/>
    <w:rsid w:val="00DC7070"/>
    <w:rsid w:val="00DE161A"/>
    <w:rsid w:val="00DE33A2"/>
    <w:rsid w:val="00DE389D"/>
    <w:rsid w:val="00DE5017"/>
    <w:rsid w:val="00DF1513"/>
    <w:rsid w:val="00DF27C5"/>
    <w:rsid w:val="00DF33B5"/>
    <w:rsid w:val="00E002D1"/>
    <w:rsid w:val="00E00E12"/>
    <w:rsid w:val="00E02763"/>
    <w:rsid w:val="00E06D65"/>
    <w:rsid w:val="00E12DED"/>
    <w:rsid w:val="00E13ED8"/>
    <w:rsid w:val="00E2005E"/>
    <w:rsid w:val="00E22B3F"/>
    <w:rsid w:val="00E2482E"/>
    <w:rsid w:val="00E4153D"/>
    <w:rsid w:val="00E454BB"/>
    <w:rsid w:val="00E45DBA"/>
    <w:rsid w:val="00E46DD7"/>
    <w:rsid w:val="00E50AAB"/>
    <w:rsid w:val="00E50CF7"/>
    <w:rsid w:val="00E51F2F"/>
    <w:rsid w:val="00E51F5E"/>
    <w:rsid w:val="00E5472C"/>
    <w:rsid w:val="00E57182"/>
    <w:rsid w:val="00E57732"/>
    <w:rsid w:val="00E60751"/>
    <w:rsid w:val="00E673AF"/>
    <w:rsid w:val="00E67736"/>
    <w:rsid w:val="00E71422"/>
    <w:rsid w:val="00E73D9A"/>
    <w:rsid w:val="00E8133F"/>
    <w:rsid w:val="00E8171A"/>
    <w:rsid w:val="00E81C64"/>
    <w:rsid w:val="00E835C4"/>
    <w:rsid w:val="00E84B9A"/>
    <w:rsid w:val="00E90986"/>
    <w:rsid w:val="00EA3DDE"/>
    <w:rsid w:val="00EB2149"/>
    <w:rsid w:val="00EC7467"/>
    <w:rsid w:val="00ED165F"/>
    <w:rsid w:val="00ED3EE6"/>
    <w:rsid w:val="00EE450C"/>
    <w:rsid w:val="00EF2F87"/>
    <w:rsid w:val="00EF7FC1"/>
    <w:rsid w:val="00F001C8"/>
    <w:rsid w:val="00F03EFA"/>
    <w:rsid w:val="00F044CE"/>
    <w:rsid w:val="00F050A0"/>
    <w:rsid w:val="00F06C0C"/>
    <w:rsid w:val="00F13113"/>
    <w:rsid w:val="00F139FE"/>
    <w:rsid w:val="00F15670"/>
    <w:rsid w:val="00F16708"/>
    <w:rsid w:val="00F178DB"/>
    <w:rsid w:val="00F226BA"/>
    <w:rsid w:val="00F22A75"/>
    <w:rsid w:val="00F22BAA"/>
    <w:rsid w:val="00F3754F"/>
    <w:rsid w:val="00F436E6"/>
    <w:rsid w:val="00F52F54"/>
    <w:rsid w:val="00F534E4"/>
    <w:rsid w:val="00F61309"/>
    <w:rsid w:val="00F61B54"/>
    <w:rsid w:val="00F64010"/>
    <w:rsid w:val="00F64368"/>
    <w:rsid w:val="00F6547F"/>
    <w:rsid w:val="00F67738"/>
    <w:rsid w:val="00F72276"/>
    <w:rsid w:val="00F75B08"/>
    <w:rsid w:val="00F770FF"/>
    <w:rsid w:val="00F85470"/>
    <w:rsid w:val="00F864E5"/>
    <w:rsid w:val="00F873DA"/>
    <w:rsid w:val="00F94D1D"/>
    <w:rsid w:val="00FA089E"/>
    <w:rsid w:val="00FA1987"/>
    <w:rsid w:val="00FA2089"/>
    <w:rsid w:val="00FA3005"/>
    <w:rsid w:val="00FA4965"/>
    <w:rsid w:val="00FA6CD2"/>
    <w:rsid w:val="00FA7BCD"/>
    <w:rsid w:val="00FB146C"/>
    <w:rsid w:val="00FB68F4"/>
    <w:rsid w:val="00FC2D9B"/>
    <w:rsid w:val="00FC2E42"/>
    <w:rsid w:val="00FD2359"/>
    <w:rsid w:val="00FE69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F1551"/>
  <w15:chartTrackingRefBased/>
  <w15:docId w15:val="{4DD77E61-6C16-B34E-A6E1-C8B833413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73DE"/>
  </w:style>
  <w:style w:type="paragraph" w:styleId="Heading1">
    <w:name w:val="heading 1"/>
    <w:basedOn w:val="Normal"/>
    <w:next w:val="Normal"/>
    <w:link w:val="Heading1Char"/>
    <w:uiPriority w:val="9"/>
    <w:qFormat/>
    <w:rsid w:val="00071C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1C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1C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1C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1C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1C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1C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1C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C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1C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1C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1C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1C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1C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1C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C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C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CCC"/>
    <w:rPr>
      <w:rFonts w:eastAsiaTheme="majorEastAsia" w:cstheme="majorBidi"/>
      <w:color w:val="272727" w:themeColor="text1" w:themeTint="D8"/>
    </w:rPr>
  </w:style>
  <w:style w:type="paragraph" w:styleId="Title">
    <w:name w:val="Title"/>
    <w:basedOn w:val="Normal"/>
    <w:next w:val="Normal"/>
    <w:link w:val="TitleChar"/>
    <w:uiPriority w:val="10"/>
    <w:qFormat/>
    <w:rsid w:val="00071C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C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C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1C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CCC"/>
    <w:pPr>
      <w:spacing w:before="160"/>
      <w:jc w:val="center"/>
    </w:pPr>
    <w:rPr>
      <w:i/>
      <w:iCs/>
      <w:color w:val="404040" w:themeColor="text1" w:themeTint="BF"/>
    </w:rPr>
  </w:style>
  <w:style w:type="character" w:customStyle="1" w:styleId="QuoteChar">
    <w:name w:val="Quote Char"/>
    <w:basedOn w:val="DefaultParagraphFont"/>
    <w:link w:val="Quote"/>
    <w:uiPriority w:val="29"/>
    <w:rsid w:val="00071CCC"/>
    <w:rPr>
      <w:i/>
      <w:iCs/>
      <w:color w:val="404040" w:themeColor="text1" w:themeTint="BF"/>
    </w:rPr>
  </w:style>
  <w:style w:type="paragraph" w:styleId="ListParagraph">
    <w:name w:val="List Paragraph"/>
    <w:basedOn w:val="Normal"/>
    <w:uiPriority w:val="34"/>
    <w:qFormat/>
    <w:rsid w:val="00071CCC"/>
    <w:pPr>
      <w:ind w:left="720"/>
      <w:contextualSpacing/>
    </w:pPr>
  </w:style>
  <w:style w:type="character" w:styleId="IntenseEmphasis">
    <w:name w:val="Intense Emphasis"/>
    <w:basedOn w:val="DefaultParagraphFont"/>
    <w:uiPriority w:val="21"/>
    <w:qFormat/>
    <w:rsid w:val="00071CCC"/>
    <w:rPr>
      <w:i/>
      <w:iCs/>
      <w:color w:val="0F4761" w:themeColor="accent1" w:themeShade="BF"/>
    </w:rPr>
  </w:style>
  <w:style w:type="paragraph" w:styleId="IntenseQuote">
    <w:name w:val="Intense Quote"/>
    <w:basedOn w:val="Normal"/>
    <w:next w:val="Normal"/>
    <w:link w:val="IntenseQuoteChar"/>
    <w:uiPriority w:val="30"/>
    <w:qFormat/>
    <w:rsid w:val="00071C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1CCC"/>
    <w:rPr>
      <w:i/>
      <w:iCs/>
      <w:color w:val="0F4761" w:themeColor="accent1" w:themeShade="BF"/>
    </w:rPr>
  </w:style>
  <w:style w:type="character" w:styleId="IntenseReference">
    <w:name w:val="Intense Reference"/>
    <w:basedOn w:val="DefaultParagraphFont"/>
    <w:uiPriority w:val="32"/>
    <w:qFormat/>
    <w:rsid w:val="00071CCC"/>
    <w:rPr>
      <w:b/>
      <w:bCs/>
      <w:smallCaps/>
      <w:color w:val="0F4761" w:themeColor="accent1" w:themeShade="BF"/>
      <w:spacing w:val="5"/>
    </w:rPr>
  </w:style>
  <w:style w:type="paragraph" w:styleId="NormalWeb">
    <w:name w:val="Normal (Web)"/>
    <w:basedOn w:val="Normal"/>
    <w:uiPriority w:val="99"/>
    <w:unhideWhenUsed/>
    <w:rsid w:val="00406C9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75722E"/>
    <w:rPr>
      <w:i/>
      <w:iCs/>
    </w:rPr>
  </w:style>
  <w:style w:type="character" w:styleId="Strong">
    <w:name w:val="Strong"/>
    <w:basedOn w:val="DefaultParagraphFont"/>
    <w:uiPriority w:val="22"/>
    <w:qFormat/>
    <w:rsid w:val="005E7567"/>
    <w:rPr>
      <w:b/>
      <w:bCs/>
    </w:rPr>
  </w:style>
  <w:style w:type="character" w:styleId="HTMLCode">
    <w:name w:val="HTML Code"/>
    <w:basedOn w:val="DefaultParagraphFont"/>
    <w:uiPriority w:val="99"/>
    <w:semiHidden/>
    <w:unhideWhenUsed/>
    <w:rsid w:val="003606FC"/>
    <w:rPr>
      <w:rFonts w:ascii="Courier New" w:eastAsia="Times New Roman" w:hAnsi="Courier New" w:cs="Courier New"/>
      <w:sz w:val="20"/>
      <w:szCs w:val="20"/>
    </w:rPr>
  </w:style>
  <w:style w:type="paragraph" w:customStyle="1" w:styleId="whitespace-normal">
    <w:name w:val="whitespace-normal"/>
    <w:basedOn w:val="Normal"/>
    <w:rsid w:val="004C0AA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2A47CE"/>
    <w:rPr>
      <w:sz w:val="16"/>
      <w:szCs w:val="16"/>
    </w:rPr>
  </w:style>
  <w:style w:type="paragraph" w:styleId="CommentText">
    <w:name w:val="annotation text"/>
    <w:basedOn w:val="Normal"/>
    <w:link w:val="CommentTextChar"/>
    <w:uiPriority w:val="99"/>
    <w:unhideWhenUsed/>
    <w:rsid w:val="002A47CE"/>
    <w:pPr>
      <w:spacing w:line="240" w:lineRule="auto"/>
    </w:pPr>
    <w:rPr>
      <w:sz w:val="20"/>
      <w:szCs w:val="20"/>
    </w:rPr>
  </w:style>
  <w:style w:type="character" w:customStyle="1" w:styleId="CommentTextChar">
    <w:name w:val="Comment Text Char"/>
    <w:basedOn w:val="DefaultParagraphFont"/>
    <w:link w:val="CommentText"/>
    <w:uiPriority w:val="99"/>
    <w:rsid w:val="002A47CE"/>
    <w:rPr>
      <w:sz w:val="20"/>
      <w:szCs w:val="20"/>
    </w:rPr>
  </w:style>
  <w:style w:type="paragraph" w:styleId="CommentSubject">
    <w:name w:val="annotation subject"/>
    <w:basedOn w:val="CommentText"/>
    <w:next w:val="CommentText"/>
    <w:link w:val="CommentSubjectChar"/>
    <w:uiPriority w:val="99"/>
    <w:semiHidden/>
    <w:unhideWhenUsed/>
    <w:rsid w:val="002A47CE"/>
    <w:rPr>
      <w:b/>
      <w:bCs/>
    </w:rPr>
  </w:style>
  <w:style w:type="character" w:customStyle="1" w:styleId="CommentSubjectChar">
    <w:name w:val="Comment Subject Char"/>
    <w:basedOn w:val="CommentTextChar"/>
    <w:link w:val="CommentSubject"/>
    <w:uiPriority w:val="99"/>
    <w:semiHidden/>
    <w:rsid w:val="002A47CE"/>
    <w:rPr>
      <w:b/>
      <w:bCs/>
      <w:sz w:val="20"/>
      <w:szCs w:val="20"/>
    </w:rPr>
  </w:style>
  <w:style w:type="character" w:customStyle="1" w:styleId="inline-flex">
    <w:name w:val="inline-flex"/>
    <w:basedOn w:val="DefaultParagraphFont"/>
    <w:rsid w:val="00D53F6D"/>
  </w:style>
  <w:style w:type="character" w:customStyle="1" w:styleId="text-nowrap">
    <w:name w:val="text-nowrap"/>
    <w:basedOn w:val="DefaultParagraphFont"/>
    <w:rsid w:val="00D53F6D"/>
  </w:style>
  <w:style w:type="paragraph" w:styleId="NoSpacing">
    <w:name w:val="No Spacing"/>
    <w:uiPriority w:val="1"/>
    <w:qFormat/>
    <w:rsid w:val="00D53F6D"/>
    <w:pPr>
      <w:spacing w:after="0" w:line="240" w:lineRule="auto"/>
    </w:pPr>
  </w:style>
  <w:style w:type="paragraph" w:styleId="Revision">
    <w:name w:val="Revision"/>
    <w:hidden/>
    <w:uiPriority w:val="99"/>
    <w:semiHidden/>
    <w:rsid w:val="009929C6"/>
    <w:pPr>
      <w:spacing w:after="0" w:line="240" w:lineRule="auto"/>
    </w:pPr>
  </w:style>
  <w:style w:type="character" w:styleId="Hyperlink">
    <w:name w:val="Hyperlink"/>
    <w:basedOn w:val="DefaultParagraphFont"/>
    <w:uiPriority w:val="99"/>
    <w:unhideWhenUsed/>
    <w:rsid w:val="006D5064"/>
    <w:rPr>
      <w:color w:val="467886" w:themeColor="hyperlink"/>
      <w:u w:val="single"/>
    </w:rPr>
  </w:style>
  <w:style w:type="character" w:styleId="UnresolvedMention">
    <w:name w:val="Unresolved Mention"/>
    <w:basedOn w:val="DefaultParagraphFont"/>
    <w:uiPriority w:val="99"/>
    <w:semiHidden/>
    <w:unhideWhenUsed/>
    <w:rsid w:val="006D5064"/>
    <w:rPr>
      <w:color w:val="605E5C"/>
      <w:shd w:val="clear" w:color="auto" w:fill="E1DFDD"/>
    </w:rPr>
  </w:style>
  <w:style w:type="paragraph" w:styleId="Bibliography">
    <w:name w:val="Bibliography"/>
    <w:basedOn w:val="Normal"/>
    <w:next w:val="Normal"/>
    <w:uiPriority w:val="37"/>
    <w:unhideWhenUsed/>
    <w:rsid w:val="00D74BAF"/>
  </w:style>
  <w:style w:type="character" w:styleId="LineNumber">
    <w:name w:val="line number"/>
    <w:basedOn w:val="DefaultParagraphFont"/>
    <w:uiPriority w:val="99"/>
    <w:semiHidden/>
    <w:unhideWhenUsed/>
    <w:rsid w:val="00E81C64"/>
  </w:style>
  <w:style w:type="character" w:customStyle="1" w:styleId="gmaildefault">
    <w:name w:val="gmail_default"/>
    <w:basedOn w:val="DefaultParagraphFont"/>
    <w:rsid w:val="00F050A0"/>
  </w:style>
  <w:style w:type="character" w:styleId="FollowedHyperlink">
    <w:name w:val="FollowedHyperlink"/>
    <w:basedOn w:val="DefaultParagraphFont"/>
    <w:uiPriority w:val="99"/>
    <w:semiHidden/>
    <w:unhideWhenUsed/>
    <w:rsid w:val="00525EF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95585">
      <w:bodyDiv w:val="1"/>
      <w:marLeft w:val="0"/>
      <w:marRight w:val="0"/>
      <w:marTop w:val="0"/>
      <w:marBottom w:val="0"/>
      <w:divBdr>
        <w:top w:val="none" w:sz="0" w:space="0" w:color="auto"/>
        <w:left w:val="none" w:sz="0" w:space="0" w:color="auto"/>
        <w:bottom w:val="none" w:sz="0" w:space="0" w:color="auto"/>
        <w:right w:val="none" w:sz="0" w:space="0" w:color="auto"/>
      </w:divBdr>
    </w:div>
    <w:div w:id="451019805">
      <w:bodyDiv w:val="1"/>
      <w:marLeft w:val="0"/>
      <w:marRight w:val="0"/>
      <w:marTop w:val="0"/>
      <w:marBottom w:val="0"/>
      <w:divBdr>
        <w:top w:val="none" w:sz="0" w:space="0" w:color="auto"/>
        <w:left w:val="none" w:sz="0" w:space="0" w:color="auto"/>
        <w:bottom w:val="none" w:sz="0" w:space="0" w:color="auto"/>
        <w:right w:val="none" w:sz="0" w:space="0" w:color="auto"/>
      </w:divBdr>
    </w:div>
    <w:div w:id="513303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datadryad.org/share/LINK_NOT_FOR_PUBLICATION/Nx0fXnS_OlskGkciDKA3IfQBe5inZW0jbsmg76-_3j0" TargetMode="External"/><Relationship Id="rId11" Type="http://schemas.openxmlformats.org/officeDocument/2006/relationships/image" Target="media/image5.emf"/><Relationship Id="rId5" Type="http://schemas.openxmlformats.org/officeDocument/2006/relationships/hyperlink" Target="mailto:bmak29@uw.edu" TargetMode="External"/><Relationship Id="rId15" Type="http://schemas.openxmlformats.org/officeDocument/2006/relationships/theme" Target="theme/theme1.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png"/><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33</Pages>
  <Words>24160</Words>
  <Characters>124430</Characters>
  <Application>Microsoft Office Word</Application>
  <DocSecurity>0</DocSecurity>
  <Lines>4147</Lines>
  <Paragraphs>404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bmak29</dc:creator>
  <cp:keywords/>
  <dc:description/>
  <cp:lastModifiedBy>Benjamin J. Makhlouf</cp:lastModifiedBy>
  <cp:revision>37</cp:revision>
  <cp:lastPrinted>2025-12-30T23:12:00Z</cp:lastPrinted>
  <dcterms:created xsi:type="dcterms:W3CDTF">2026-03-02T03:05:00Z</dcterms:created>
  <dcterms:modified xsi:type="dcterms:W3CDTF">2026-03-03T22:03:00Z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id="Am7fkg2L"/&gt;&lt;style id="http://www.zotero.org/styles/methods-in-ecology-and-evolution" hasBibliography="1" bibliographyStyleHasBeenSet="1"/&gt;&lt;prefs&gt;&lt;pref name="fieldType" value="Field"/&gt;&lt;/prefs&gt;&lt;/da</vt:lpwstr>
  </property>
  <property fmtid="{D5CDD505-2E9C-101B-9397-08002B2CF9AE}" pid="3" name="ZOTERO_PREF_2">
    <vt:lpwstr>ta&gt;</vt:lpwstr>
  </property>
</Properties>
</file>