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4C19" w14:textId="32D8CF6A" w:rsidR="00103E0E" w:rsidRPr="00A0360F" w:rsidRDefault="00071CCC" w:rsidP="00A0360F">
      <w:pPr>
        <w:jc w:val="center"/>
        <w:rPr>
          <w:rFonts w:ascii="Garamond" w:hAnsi="Garamond"/>
          <w:b/>
          <w:bCs/>
          <w:sz w:val="32"/>
          <w:szCs w:val="32"/>
        </w:rPr>
      </w:pPr>
      <w:r w:rsidRPr="00A0360F">
        <w:rPr>
          <w:rFonts w:ascii="Garamond" w:hAnsi="Garamond"/>
          <w:b/>
          <w:bCs/>
          <w:sz w:val="32"/>
          <w:szCs w:val="32"/>
        </w:rPr>
        <w:t xml:space="preserve">Machine learning applied to otolith </w:t>
      </w:r>
      <w:r w:rsidR="00CF235E">
        <w:rPr>
          <w:rFonts w:ascii="Garamond" w:hAnsi="Garamond"/>
          <w:b/>
          <w:bCs/>
          <w:sz w:val="32"/>
          <w:szCs w:val="32"/>
        </w:rPr>
        <w:t>microchemical</w:t>
      </w:r>
      <w:r w:rsidRPr="00A0360F">
        <w:rPr>
          <w:rFonts w:ascii="Garamond" w:hAnsi="Garamond"/>
          <w:b/>
          <w:bCs/>
          <w:sz w:val="32"/>
          <w:szCs w:val="32"/>
        </w:rPr>
        <w:t xml:space="preserve"> data to discriminate </w:t>
      </w:r>
      <w:r w:rsidR="00CF235E">
        <w:rPr>
          <w:rFonts w:ascii="Garamond" w:hAnsi="Garamond"/>
          <w:b/>
          <w:bCs/>
          <w:sz w:val="32"/>
          <w:szCs w:val="32"/>
        </w:rPr>
        <w:t>stock</w:t>
      </w:r>
      <w:r w:rsidR="00CF235E" w:rsidRPr="00A0360F">
        <w:rPr>
          <w:rFonts w:ascii="Garamond" w:hAnsi="Garamond"/>
          <w:b/>
          <w:bCs/>
          <w:sz w:val="32"/>
          <w:szCs w:val="32"/>
        </w:rPr>
        <w:t xml:space="preserve"> </w:t>
      </w:r>
      <w:r w:rsidRPr="00A0360F">
        <w:rPr>
          <w:rFonts w:ascii="Garamond" w:hAnsi="Garamond"/>
          <w:b/>
          <w:bCs/>
          <w:sz w:val="32"/>
          <w:szCs w:val="32"/>
        </w:rPr>
        <w:t xml:space="preserve">of origin </w:t>
      </w:r>
      <w:r w:rsidR="00CF235E">
        <w:rPr>
          <w:rFonts w:ascii="Garamond" w:hAnsi="Garamond"/>
          <w:b/>
          <w:bCs/>
          <w:sz w:val="32"/>
          <w:szCs w:val="32"/>
        </w:rPr>
        <w:t>in salmon</w:t>
      </w:r>
      <w:r w:rsidRPr="00A0360F">
        <w:rPr>
          <w:rFonts w:ascii="Garamond" w:hAnsi="Garamond"/>
          <w:b/>
          <w:bCs/>
          <w:sz w:val="32"/>
          <w:szCs w:val="32"/>
        </w:rPr>
        <w:t>.</w:t>
      </w:r>
    </w:p>
    <w:p w14:paraId="466CDD8A" w14:textId="14424DE8" w:rsidR="00043ACE" w:rsidRDefault="00071CCC" w:rsidP="00043ACE">
      <w:pPr>
        <w:jc w:val="center"/>
        <w:rPr>
          <w:rFonts w:ascii="Garamond" w:hAnsi="Garamond"/>
          <w:sz w:val="21"/>
          <w:szCs w:val="21"/>
        </w:rPr>
      </w:pPr>
      <w:r w:rsidRPr="00A0360F">
        <w:rPr>
          <w:rFonts w:ascii="Garamond" w:hAnsi="Garamond"/>
          <w:sz w:val="21"/>
          <w:szCs w:val="21"/>
        </w:rPr>
        <w:t xml:space="preserve">Ben Makhlouf, Daniel Schindler, Valentina Staneva </w:t>
      </w:r>
    </w:p>
    <w:p w14:paraId="5FCA1CD8" w14:textId="7FAC063D" w:rsidR="00CA63D8" w:rsidRDefault="00CA63D8" w:rsidP="00CA63D8">
      <w:pPr>
        <w:spacing w:line="480" w:lineRule="auto"/>
        <w:rPr>
          <w:rFonts w:ascii="Garamond" w:hAnsi="Garamond"/>
        </w:rPr>
      </w:pPr>
    </w:p>
    <w:p w14:paraId="2A93C8C7" w14:textId="66AC2A42" w:rsidR="00CA63D8" w:rsidRPr="00AC2A70" w:rsidRDefault="00CA63D8" w:rsidP="00CA63D8">
      <w:pPr>
        <w:spacing w:line="480" w:lineRule="auto"/>
        <w:rPr>
          <w:rFonts w:ascii="Garamond" w:hAnsi="Garamond"/>
          <w:b/>
          <w:bCs/>
        </w:rPr>
      </w:pPr>
      <w:r w:rsidRPr="00AC2A70">
        <w:rPr>
          <w:rFonts w:ascii="Garamond" w:hAnsi="Garamond"/>
          <w:b/>
          <w:bCs/>
        </w:rPr>
        <w:t xml:space="preserve">Abstract: </w:t>
      </w:r>
    </w:p>
    <w:p w14:paraId="7B0E24F7" w14:textId="39DC1B0F" w:rsidR="00CA63D8" w:rsidRPr="00E50CF7" w:rsidRDefault="00C5580E" w:rsidP="00E8133F">
      <w:pPr>
        <w:pStyle w:val="whitespace-normal"/>
        <w:spacing w:line="480" w:lineRule="auto"/>
        <w:ind w:firstLine="720"/>
        <w:rPr>
          <w:rFonts w:ascii="Garamond" w:hAnsi="Garamond"/>
          <w:sz w:val="22"/>
          <w:szCs w:val="22"/>
        </w:rPr>
      </w:pPr>
      <w:r w:rsidRPr="00E8133F">
        <w:rPr>
          <w:rFonts w:ascii="Garamond" w:hAnsi="Garamond"/>
          <w:sz w:val="22"/>
          <w:szCs w:val="22"/>
        </w:rPr>
        <w:t xml:space="preserve">A major challenge in ecosystem-based management of fisheries is to sustainably harvest multiple species and populations that </w:t>
      </w:r>
      <w:proofErr w:type="gramStart"/>
      <w:r w:rsidRPr="00E8133F">
        <w:rPr>
          <w:rFonts w:ascii="Garamond" w:hAnsi="Garamond"/>
          <w:sz w:val="22"/>
          <w:szCs w:val="22"/>
        </w:rPr>
        <w:t>co-occur</w:t>
      </w:r>
      <w:proofErr w:type="gramEnd"/>
      <w:r w:rsidRPr="00E8133F">
        <w:rPr>
          <w:rFonts w:ascii="Garamond" w:hAnsi="Garamond"/>
          <w:sz w:val="22"/>
          <w:szCs w:val="22"/>
        </w:rPr>
        <w:t xml:space="preserve"> but which may have wide variation in vulnerability to fishing.</w:t>
      </w:r>
      <w:r w:rsidR="00E50CF7" w:rsidRPr="00E8133F">
        <w:rPr>
          <w:rFonts w:ascii="Garamond" w:hAnsi="Garamond"/>
          <w:sz w:val="22"/>
          <w:szCs w:val="22"/>
        </w:rPr>
        <w:t xml:space="preserve"> This challenge is exemplified in </w:t>
      </w:r>
      <w:ins w:id="0" w:author="Daniel Schindler" w:date="2025-10-02T13:53:00Z" w16du:dateUtc="2025-10-02T20:53:00Z">
        <w:r w:rsidR="009929C6" w:rsidRPr="00E8133F">
          <w:rPr>
            <w:rFonts w:ascii="Garamond" w:hAnsi="Garamond"/>
            <w:sz w:val="22"/>
            <w:szCs w:val="22"/>
          </w:rPr>
          <w:t>w</w:t>
        </w:r>
      </w:ins>
      <w:r w:rsidR="00E50CF7" w:rsidRPr="00E8133F">
        <w:rPr>
          <w:rFonts w:ascii="Garamond" w:hAnsi="Garamond"/>
          <w:sz w:val="22"/>
          <w:szCs w:val="22"/>
        </w:rPr>
        <w:t xml:space="preserve">estern Alaska Chinook salmon, where recent population declines have led to </w:t>
      </w:r>
      <w:r w:rsidRPr="00E8133F">
        <w:rPr>
          <w:rFonts w:ascii="Garamond" w:hAnsi="Garamond"/>
          <w:sz w:val="22"/>
          <w:szCs w:val="22"/>
        </w:rPr>
        <w:t xml:space="preserve">closures of in-river subsistence </w:t>
      </w:r>
      <w:r w:rsidR="00E8133F" w:rsidRPr="00E8133F">
        <w:rPr>
          <w:rFonts w:ascii="Garamond" w:hAnsi="Garamond"/>
          <w:sz w:val="22"/>
          <w:szCs w:val="22"/>
        </w:rPr>
        <w:t>fisheries,</w:t>
      </w:r>
      <w:r w:rsidR="00E50CF7" w:rsidRPr="00E8133F">
        <w:rPr>
          <w:rFonts w:ascii="Garamond" w:hAnsi="Garamond"/>
          <w:sz w:val="22"/>
          <w:szCs w:val="22"/>
        </w:rPr>
        <w:t xml:space="preserve"> but determining the cause is limited by an inability to identify the river of origin for marine-caught fish</w:t>
      </w:r>
      <w:r w:rsidRPr="00E8133F">
        <w:rPr>
          <w:rFonts w:ascii="Garamond" w:hAnsi="Garamond"/>
          <w:sz w:val="22"/>
          <w:szCs w:val="22"/>
        </w:rPr>
        <w:t xml:space="preserve"> in offshore fisheries</w:t>
      </w:r>
      <w:r w:rsidR="00E50CF7" w:rsidRPr="00E8133F">
        <w:rPr>
          <w:rFonts w:ascii="Garamond" w:hAnsi="Garamond"/>
          <w:sz w:val="22"/>
          <w:szCs w:val="22"/>
        </w:rPr>
        <w:t>.</w:t>
      </w:r>
      <w:r w:rsidR="00E50CF7" w:rsidRPr="00E50CF7">
        <w:rPr>
          <w:rFonts w:ascii="Garamond" w:hAnsi="Garamond"/>
          <w:sz w:val="22"/>
          <w:szCs w:val="22"/>
        </w:rPr>
        <w:t xml:space="preserve"> </w:t>
      </w:r>
      <w:r>
        <w:rPr>
          <w:rFonts w:ascii="Garamond" w:hAnsi="Garamond"/>
          <w:sz w:val="22"/>
          <w:szCs w:val="22"/>
        </w:rPr>
        <w:t xml:space="preserve">This problem is particularly acute for estimating the impacts of bycatch on individual salmon populations which have demographic independence but no genetic differentiation from which stock assignments can be made. Here we use machine learning approaches to assess the efficacy of using the microchemical history </w:t>
      </w:r>
      <w:r w:rsidR="00DE5017">
        <w:rPr>
          <w:rFonts w:ascii="Garamond" w:hAnsi="Garamond"/>
          <w:sz w:val="22"/>
          <w:szCs w:val="22"/>
        </w:rPr>
        <w:t xml:space="preserve">preserved in fish otoliths to assign individuals to their river of origin in western Alaska. </w:t>
      </w:r>
      <w:r w:rsidR="00E50CF7" w:rsidRPr="00E50CF7">
        <w:rPr>
          <w:rFonts w:ascii="Garamond" w:hAnsi="Garamond"/>
          <w:sz w:val="22"/>
          <w:szCs w:val="22"/>
        </w:rPr>
        <w:t xml:space="preserve">We tested the classification ability of three machine learning algorithms (Random Forest, K Nearest Neighbors, and Support Vector Machines) combined with two </w:t>
      </w:r>
      <w:r w:rsidR="007833A8">
        <w:rPr>
          <w:rFonts w:ascii="Garamond" w:hAnsi="Garamond"/>
          <w:sz w:val="22"/>
          <w:szCs w:val="22"/>
        </w:rPr>
        <w:t>time series</w:t>
      </w:r>
      <w:r w:rsidR="00E50CF7" w:rsidRPr="00E50CF7">
        <w:rPr>
          <w:rFonts w:ascii="Garamond" w:hAnsi="Garamond"/>
          <w:sz w:val="22"/>
          <w:szCs w:val="22"/>
        </w:rPr>
        <w:t xml:space="preserve"> smoothing techniques (Moving Average and Generalized Additive Models) to </w:t>
      </w:r>
      <w:r w:rsidR="00DE5017">
        <w:rPr>
          <w:rFonts w:ascii="Garamond" w:hAnsi="Garamond"/>
          <w:sz w:val="22"/>
          <w:szCs w:val="22"/>
        </w:rPr>
        <w:t>classify</w:t>
      </w:r>
      <w:r w:rsidR="00E50CF7" w:rsidRPr="00E50CF7">
        <w:rPr>
          <w:rFonts w:ascii="Garamond" w:hAnsi="Garamond"/>
          <w:sz w:val="22"/>
          <w:szCs w:val="22"/>
        </w:rPr>
        <w:t xml:space="preserve"> Chinook salmon to their river of origin using otolith </w:t>
      </w:r>
      <w:r w:rsidR="007833A8">
        <w:rPr>
          <w:rFonts w:ascii="Garamond" w:hAnsi="Garamond"/>
          <w:sz w:val="22"/>
          <w:szCs w:val="22"/>
        </w:rPr>
        <w:t>time series</w:t>
      </w:r>
      <w:r w:rsidR="00E50CF7" w:rsidRPr="00E50CF7">
        <w:rPr>
          <w:rFonts w:ascii="Garamond" w:hAnsi="Garamond"/>
          <w:sz w:val="22"/>
          <w:szCs w:val="22"/>
        </w:rPr>
        <w:t xml:space="preserve"> data. Model accuracy ranged from 71.9% to 92.5%, with optimal performance achieved by Random Forest applied to GAM-smoothed data. Watershed-specific performance ranged from 91.4% to 93.7%, with most misclassifications occurring between spatially proximate Kuskokwim and </w:t>
      </w:r>
      <w:proofErr w:type="spellStart"/>
      <w:r w:rsidR="00E50CF7" w:rsidRPr="00E50CF7">
        <w:rPr>
          <w:rFonts w:ascii="Garamond" w:hAnsi="Garamond"/>
          <w:sz w:val="22"/>
          <w:szCs w:val="22"/>
        </w:rPr>
        <w:t>Nushagak</w:t>
      </w:r>
      <w:proofErr w:type="spellEnd"/>
      <w:r w:rsidR="00E50CF7" w:rsidRPr="00E50CF7">
        <w:rPr>
          <w:rFonts w:ascii="Garamond" w:hAnsi="Garamond"/>
          <w:sz w:val="22"/>
          <w:szCs w:val="22"/>
        </w:rPr>
        <w:t xml:space="preserve"> </w:t>
      </w:r>
      <w:r w:rsidR="009929C6">
        <w:rPr>
          <w:rFonts w:ascii="Garamond" w:hAnsi="Garamond"/>
          <w:sz w:val="22"/>
          <w:szCs w:val="22"/>
        </w:rPr>
        <w:t>rivers</w:t>
      </w:r>
      <w:r w:rsidR="00E50CF7" w:rsidRPr="00E50CF7">
        <w:rPr>
          <w:rFonts w:ascii="Garamond" w:hAnsi="Garamond"/>
          <w:sz w:val="22"/>
          <w:szCs w:val="22"/>
        </w:rPr>
        <w:t xml:space="preserve">. Raw probability outputs were calibrated to reflect true class probabilities, enabling incorporation into management decisions with explicit consideration of misclassification risk tolerance. The success of these models offers an ability to provide immediate utility for estimating marine mortality impacts across the region's three major river systems, offering an opportunity to understand </w:t>
      </w:r>
      <w:r w:rsidR="00DE5017">
        <w:rPr>
          <w:rFonts w:ascii="Garamond" w:hAnsi="Garamond"/>
          <w:sz w:val="22"/>
          <w:szCs w:val="22"/>
        </w:rPr>
        <w:t>commercial fisheries impacts on individual populations</w:t>
      </w:r>
      <w:r w:rsidR="00E50CF7" w:rsidRPr="00E50CF7">
        <w:rPr>
          <w:rFonts w:ascii="Garamond" w:hAnsi="Garamond"/>
          <w:sz w:val="22"/>
          <w:szCs w:val="22"/>
        </w:rPr>
        <w:t xml:space="preserve"> a</w:t>
      </w:r>
      <w:r w:rsidR="009929C6">
        <w:rPr>
          <w:rFonts w:ascii="Garamond" w:hAnsi="Garamond"/>
          <w:sz w:val="22"/>
          <w:szCs w:val="22"/>
        </w:rPr>
        <w:t xml:space="preserve">t substantially </w:t>
      </w:r>
      <w:r w:rsidR="00E50CF7" w:rsidRPr="00E50CF7">
        <w:rPr>
          <w:rFonts w:ascii="Garamond" w:hAnsi="Garamond"/>
          <w:sz w:val="22"/>
          <w:szCs w:val="22"/>
        </w:rPr>
        <w:t xml:space="preserve">finer spatial scales than had been previously </w:t>
      </w:r>
      <w:r w:rsidR="009929C6">
        <w:rPr>
          <w:rFonts w:ascii="Garamond" w:hAnsi="Garamond"/>
          <w:sz w:val="22"/>
          <w:szCs w:val="22"/>
        </w:rPr>
        <w:t>possible</w:t>
      </w:r>
      <w:r w:rsidR="00E50CF7" w:rsidRPr="00E50CF7">
        <w:rPr>
          <w:rFonts w:ascii="Garamond" w:hAnsi="Garamond"/>
          <w:sz w:val="22"/>
          <w:szCs w:val="22"/>
        </w:rPr>
        <w:t xml:space="preserve">. </w:t>
      </w:r>
    </w:p>
    <w:p w14:paraId="6B851A90" w14:textId="5C656F53" w:rsidR="00CA63D8" w:rsidRPr="00CA63D8" w:rsidRDefault="00CA63D8" w:rsidP="00CA63D8">
      <w:pPr>
        <w:spacing w:line="480" w:lineRule="auto"/>
        <w:rPr>
          <w:rFonts w:ascii="Garamond" w:hAnsi="Garamond"/>
          <w:b/>
          <w:bCs/>
          <w:sz w:val="32"/>
          <w:szCs w:val="32"/>
        </w:rPr>
      </w:pPr>
      <w:r w:rsidRPr="00CA63D8">
        <w:rPr>
          <w:rFonts w:ascii="Garamond" w:hAnsi="Garamond"/>
          <w:b/>
          <w:bCs/>
          <w:sz w:val="32"/>
          <w:szCs w:val="32"/>
        </w:rPr>
        <w:lastRenderedPageBreak/>
        <w:t xml:space="preserve">Introduction: </w:t>
      </w:r>
    </w:p>
    <w:p w14:paraId="47A55DDF" w14:textId="27163191" w:rsidR="00B03D1A" w:rsidRDefault="00DE161A" w:rsidP="00552656">
      <w:pPr>
        <w:spacing w:line="480" w:lineRule="auto"/>
        <w:ind w:firstLine="720"/>
        <w:rPr>
          <w:rFonts w:ascii="Garamond" w:hAnsi="Garamond"/>
          <w:sz w:val="22"/>
          <w:szCs w:val="22"/>
        </w:rPr>
      </w:pPr>
      <w:r w:rsidRPr="00DE161A">
        <w:rPr>
          <w:rFonts w:ascii="Garamond" w:hAnsi="Garamond"/>
          <w:sz w:val="22"/>
          <w:szCs w:val="22"/>
        </w:rPr>
        <w:t xml:space="preserve">Understanding the impacts of environmental and anthropogenic stressors on ecosystem </w:t>
      </w:r>
      <w:r w:rsidR="00EF7FC1">
        <w:rPr>
          <w:rFonts w:ascii="Garamond" w:hAnsi="Garamond"/>
          <w:sz w:val="22"/>
          <w:szCs w:val="22"/>
        </w:rPr>
        <w:t>dynamics</w:t>
      </w:r>
      <w:r w:rsidR="00EF7FC1" w:rsidRPr="00DE161A">
        <w:rPr>
          <w:rFonts w:ascii="Garamond" w:hAnsi="Garamond"/>
          <w:sz w:val="22"/>
          <w:szCs w:val="22"/>
        </w:rPr>
        <w:t xml:space="preserve"> </w:t>
      </w:r>
      <w:r w:rsidRPr="00DE161A">
        <w:rPr>
          <w:rFonts w:ascii="Garamond" w:hAnsi="Garamond"/>
          <w:sz w:val="22"/>
          <w:szCs w:val="22"/>
        </w:rPr>
        <w:t xml:space="preserve">requires monitoring approaches that operate across multiple spatial and temporal scales </w:t>
      </w:r>
      <w:r w:rsidRPr="00DE161A">
        <w:rPr>
          <w:rFonts w:ascii="Garamond" w:hAnsi="Garamond"/>
          <w:sz w:val="22"/>
          <w:szCs w:val="22"/>
        </w:rPr>
        <w:fldChar w:fldCharType="begin"/>
      </w:r>
      <w:r w:rsidRPr="00DE161A">
        <w:rPr>
          <w:rFonts w:ascii="Garamond" w:hAnsi="Garamond"/>
          <w:sz w:val="22"/>
          <w:szCs w:val="22"/>
        </w:rPr>
        <w:instrText xml:space="preserve"> ADDIN ZOTERO_ITEM CSL_CITATION {"citationID":"LWMpUmIK","properties":{"formattedCitation":"(Hutchinson, 1953; Levin, 1992)","plainCitation":"(Hutchinson, 1953; Levin, 1992)","noteIndex":0},"citationItems":[{"id":5726,"uris":["http://zotero.org/users/8421274/items/X348FCQK"],"itemData":{"id":5726,"type":"article-journal","container-title":"Proceedings of the Academy of Natural Sciences of Philadelphia","ISSN":"0097-3157","note":"publisher: Academy of Natural Sciences","page":"1-12","source":"JSTOR","title":"The Concept of Pattern in Ecology","volume":"105","author":[{"family":"Hutchinson","given":"G. Evelyn"}],"issued":{"date-parts":[["1953"]]}}},{"id":274,"uris":["http://zotero.org/users/8421274/items/D2QML5DG"],"itemData":{"id":274,"type":"article-journal","abstract":"A study argues that the problem of pattern and scale is the central problem in ecology, unifying population biology and ecosystems science and marrying basic and applied ecology.","container-title":"Ecology","ISSN":"00129658","issue":"6","language":"English","license":"Copyright Ecological Society of America Dec 1992","note":"number-of-pages: 25\npublisher-place: Brooklyn, United States\npublisher: Ecological Society of America","page":"1943","source":"ProQuest","title":"The Problem of Pattern and Scale in Ecology","volume":"73","author":[{"family":"Levin","given":"Simon A."}],"issued":{"date-parts":[["1992",12]]}}}],"schema":"https://github.com/citation-style-language/schema/raw/master/csl-citation.json"} </w:instrText>
      </w:r>
      <w:r w:rsidRPr="00DE161A">
        <w:rPr>
          <w:rFonts w:ascii="Garamond" w:hAnsi="Garamond"/>
          <w:sz w:val="22"/>
          <w:szCs w:val="22"/>
        </w:rPr>
        <w:fldChar w:fldCharType="separate"/>
      </w:r>
      <w:r w:rsidRPr="00DE161A">
        <w:rPr>
          <w:rFonts w:ascii="Garamond" w:hAnsi="Garamond"/>
          <w:noProof/>
          <w:sz w:val="22"/>
          <w:szCs w:val="22"/>
        </w:rPr>
        <w:t>(Hutchinson, 1953; Levin, 1992)</w:t>
      </w:r>
      <w:r w:rsidRPr="00DE161A">
        <w:rPr>
          <w:rFonts w:ascii="Garamond" w:hAnsi="Garamond"/>
          <w:sz w:val="22"/>
          <w:szCs w:val="22"/>
        </w:rPr>
        <w:fldChar w:fldCharType="end"/>
      </w:r>
      <w:r w:rsidRPr="00DE161A">
        <w:rPr>
          <w:rFonts w:ascii="Garamond" w:hAnsi="Garamond"/>
          <w:sz w:val="22"/>
          <w:szCs w:val="22"/>
        </w:rPr>
        <w:t xml:space="preserve">. Although </w:t>
      </w:r>
      <w:r w:rsidR="00EF7FC1">
        <w:rPr>
          <w:rFonts w:ascii="Garamond" w:hAnsi="Garamond"/>
          <w:sz w:val="22"/>
          <w:szCs w:val="22"/>
        </w:rPr>
        <w:t>p</w:t>
      </w:r>
      <w:r w:rsidRPr="00DE161A">
        <w:rPr>
          <w:rFonts w:ascii="Garamond" w:hAnsi="Garamond"/>
          <w:sz w:val="22"/>
          <w:szCs w:val="22"/>
        </w:rPr>
        <w:t xml:space="preserve">opulation-level assessments offer broad-scale perspectives of ecosystem health, they can obscure the contributions of processes functioning at finer spatial scales </w:t>
      </w:r>
      <w:r w:rsidRPr="00DE161A">
        <w:rPr>
          <w:rFonts w:ascii="Garamond" w:hAnsi="Garamond"/>
          <w:sz w:val="22"/>
          <w:szCs w:val="22"/>
        </w:rPr>
        <w:fldChar w:fldCharType="begin"/>
      </w:r>
      <w:r w:rsidR="00E8133F">
        <w:rPr>
          <w:rFonts w:ascii="Garamond" w:hAnsi="Garamond"/>
          <w:sz w:val="22"/>
          <w:szCs w:val="22"/>
        </w:rPr>
        <w:instrText xml:space="preserve"> ADDIN ZOTERO_ITEM CSL_CITATION {"citationID":"CcjxATeS","properties":{"formattedCitation":"(Anderson, 2018; Levin, 1992; Wessman &amp; Asner, 1998)","plainCitation":"(Anderson, 2018; Levin, 1992; Wessman &amp; Asner, 1998)","noteIndex":0},"citationItems":[{"id":5728,"uris":["http://zotero.org/users/8421274/items/57BSKMSV"],"itemData":{"id":5728,"type":"article-journal","abstract":"Human activity and land-use change are dramatically altering the sizes, geographical distributions and functioning of biological populations worldwide, with tremendous consequences for human well-being. Yet our ability to measure, monitor and forecast biodiversity change – crucial to addressing it – remains limited. Biodiversity monitoring systems are being developed to improve this capacity by deriving metrics of change from an array of in situ data (e.g. field plots or species occurrence records) and Earth observations (EO; e.g. satellite or airborne imagery). However, there are few ecologically based frameworks for integrating these data into meaningful metrics of biodiversity change. Here, I describe how concepts of pattern and scale in ecology could be used to design such a framework. I review three core topics: the role of scale in measuring and modelling biodiversity patterns with EO, scale-dependent challenges linking in situ and EO data and opportunities to apply concepts of pattern and scale to EO to improve biodiversity mapping. From this analysis emerges an actionable approach for measuring, monitoring and forecasting biodiversity change, highlighting key opportunities to establish EO as the backbone of global-scale, science-driven conservation.","container-title":"Ecology Letters","DOI":"10.1111/ele.13106","ISSN":"1461-0248","issue":"10","language":"en","license":"© 2018 John Wiley &amp; Sons Ltd/CNRS","note":"_eprint: https://onlinelibrary.wiley.com/doi/pdf/10.1111/ele.13106","page":"1572-1585","source":"Wiley Online Library","title":"Biodiversity monitoring, earth observations and the ecology of scale","volume":"21","author":[{"family":"Anderson","given":"Christopher B."}],"issued":{"date-parts":[["2018"]]}}},{"id":274,"uris":["http://zotero.org/users/8421274/items/D2QML5DG"],"itemData":{"id":274,"type":"article-journal","abstract":"A study argues that the problem of pattern and scale is the central problem in ecology, unifying population biology and ecosystems science and marrying basic and applied ecology.","container-title":"Ecology","ISSN":"00129658","issue":"6","language":"English","license":"Copyright Ecological Society of America Dec 1992","note":"number-of-pages: 25\npublisher-place: Brooklyn, United States\npublisher: Ecological Society of America","page":"1943","source":"ProQuest","title":"The Problem of Pattern and Scale in Ecology","volume":"73","author":[{"family":"Levin","given":"Simon A."}],"issued":{"date-parts":[["1992",12]]}}},{"id":5731,"uris":["http://zotero.org/users/8421274/items/MG7PC46L"],"itemData":{"id":5731,"type":"chapter","abstract":"Both the structure and function of terrestrial ecosystems have significant impact on atmosphere-biosphere dynamics. Analyzing and predicting their roles in global environmental change present a major challenge to ecosystem scientists. Measurements at landscape, regional, and global scales are both necessary and difficult because they incorporate the full complexity of interacting system components, variations inherent in resource and climate constraints, and the effects of land-cover or land-use change. Our objective in this chapter is to identify the large-scale measurements that will most effectively further our understanding of regional and global ecology. To do this, our discussion expands from present-day measurements of biophysical structure and function to the areas in which new measurements can span our knowledge gaps. Although today’s observation strategies are conducted at several scales, they tend to address either structure (e.g. vegetation-type distribution) or function (e.g. trace-gas fluxes) and rarely link the two. They lack integration as a result of several gaps, the most significant of which may be knowledge of dynamic carbon allocation processes and changing land-cover and land-use distributions. Continued development of dynamic global vegetation models is needed to couple ecosystem redistribution with biogeochemistry. However, because allocation is not mechanistically simulated by present-day ecosystem process models, remote sensing of aboveground allocation patterns will be required to constrain simulations for the foreseeable future. We contend that a stronger effort to link the physical structure to the function is critically needed to advance our understanding and predictive capability at large scales, and that quantitative remote sensing will provide important measurements to make those links.","container-title":"Successes, Limitations, and Frontiers in Ecosystem Science","event-place":"New York, NY","ISBN":"978-1-4612-1724-4","language":"en","note":"DOI: 10.1007/978-1-4612-1724-4_14","page":"346-371","publisher":"Springer","publisher-place":"New York, NY","source":"Springer Link","title":"Ecosystems and Problems of Measurement at Large Spatial Scales","URL":"https://doi.org/10.1007/978-1-4612-1724-4_14","author":[{"family":"Wessman","given":"Carol A."},{"family":"Asner","given":"Gregory P."}],"editor":[{"family":"Pace","given":"Michael L."},{"family":"Groffman","given":"Peter M."}],"accessed":{"date-parts":[["2025",9,6]]},"issued":{"date-parts":[["1998"]]}}}],"schema":"https://github.com/citation-style-language/schema/raw/master/csl-citation.json"} </w:instrText>
      </w:r>
      <w:r w:rsidRPr="00DE161A">
        <w:rPr>
          <w:rFonts w:ascii="Garamond" w:hAnsi="Garamond"/>
          <w:sz w:val="22"/>
          <w:szCs w:val="22"/>
        </w:rPr>
        <w:fldChar w:fldCharType="separate"/>
      </w:r>
      <w:r w:rsidR="00E8133F">
        <w:rPr>
          <w:rFonts w:ascii="Garamond" w:hAnsi="Garamond"/>
          <w:noProof/>
          <w:sz w:val="22"/>
          <w:szCs w:val="22"/>
        </w:rPr>
        <w:t>(Anderson, 2018; Levin, 1992; Wessman &amp; Asner, 1998)</w:t>
      </w:r>
      <w:r w:rsidRPr="00DE161A">
        <w:rPr>
          <w:rFonts w:ascii="Garamond" w:hAnsi="Garamond"/>
          <w:sz w:val="22"/>
          <w:szCs w:val="22"/>
        </w:rPr>
        <w:fldChar w:fldCharType="end"/>
      </w:r>
      <w:r w:rsidRPr="00DE161A">
        <w:rPr>
          <w:rFonts w:ascii="Garamond" w:hAnsi="Garamond"/>
          <w:sz w:val="22"/>
          <w:szCs w:val="22"/>
        </w:rPr>
        <w:t xml:space="preserve">. </w:t>
      </w:r>
      <w:r w:rsidR="00874C03">
        <w:rPr>
          <w:rFonts w:ascii="Garamond" w:hAnsi="Garamond"/>
          <w:sz w:val="22"/>
          <w:szCs w:val="22"/>
        </w:rPr>
        <w:t xml:space="preserve">In remote, complex ecosystems, monitoring </w:t>
      </w:r>
      <w:r w:rsidR="009F7FFE">
        <w:rPr>
          <w:rFonts w:ascii="Garamond" w:hAnsi="Garamond"/>
          <w:sz w:val="22"/>
          <w:szCs w:val="22"/>
        </w:rPr>
        <w:t xml:space="preserve">such </w:t>
      </w:r>
      <w:r w:rsidR="00874C03">
        <w:rPr>
          <w:rFonts w:ascii="Garamond" w:hAnsi="Garamond"/>
          <w:sz w:val="22"/>
          <w:szCs w:val="22"/>
        </w:rPr>
        <w:t xml:space="preserve">processes using conventional methods is </w:t>
      </w:r>
      <w:r w:rsidR="009F7FFE">
        <w:rPr>
          <w:rFonts w:ascii="Garamond" w:hAnsi="Garamond"/>
          <w:sz w:val="22"/>
          <w:szCs w:val="22"/>
        </w:rPr>
        <w:t>limited and is a serious impediment towards developing ecosystem-based approaches to management that explicitly accounts for a range of vulnerabilities to fishing among species and populations</w:t>
      </w:r>
      <w:r w:rsidR="0004735B">
        <w:rPr>
          <w:rFonts w:ascii="Garamond" w:hAnsi="Garamond"/>
          <w:sz w:val="22"/>
          <w:szCs w:val="22"/>
        </w:rPr>
        <w:t xml:space="preserve">. </w:t>
      </w:r>
      <w:r w:rsidR="006F600C" w:rsidRPr="00DE161A">
        <w:rPr>
          <w:rFonts w:ascii="Garamond" w:hAnsi="Garamond"/>
          <w:sz w:val="22"/>
          <w:szCs w:val="22"/>
        </w:rPr>
        <w:t xml:space="preserve">Management of </w:t>
      </w:r>
      <w:r w:rsidR="00B03D1A">
        <w:rPr>
          <w:rFonts w:ascii="Garamond" w:hAnsi="Garamond"/>
          <w:sz w:val="22"/>
          <w:szCs w:val="22"/>
        </w:rPr>
        <w:t>P</w:t>
      </w:r>
      <w:r w:rsidR="006F600C" w:rsidRPr="00DE161A">
        <w:rPr>
          <w:rFonts w:ascii="Garamond" w:hAnsi="Garamond"/>
          <w:sz w:val="22"/>
          <w:szCs w:val="22"/>
        </w:rPr>
        <w:t xml:space="preserve">acific salmon </w:t>
      </w:r>
      <w:ins w:id="1" w:author="Daniel Schindler" w:date="2025-10-06T10:43:00Z" w16du:dateUtc="2025-10-06T17:43:00Z">
        <w:r w:rsidR="009F7FFE">
          <w:rPr>
            <w:rFonts w:ascii="Garamond" w:hAnsi="Garamond"/>
            <w:sz w:val="22"/>
            <w:szCs w:val="22"/>
          </w:rPr>
          <w:t>i</w:t>
        </w:r>
      </w:ins>
      <w:r w:rsidR="00D957DB" w:rsidRPr="00DE161A">
        <w:rPr>
          <w:rFonts w:ascii="Garamond" w:hAnsi="Garamond"/>
          <w:sz w:val="22"/>
          <w:szCs w:val="22"/>
        </w:rPr>
        <w:t xml:space="preserve">n </w:t>
      </w:r>
      <w:r w:rsidR="00EF7FC1">
        <w:rPr>
          <w:rFonts w:ascii="Garamond" w:hAnsi="Garamond"/>
          <w:sz w:val="22"/>
          <w:szCs w:val="22"/>
        </w:rPr>
        <w:t>w</w:t>
      </w:r>
      <w:r w:rsidR="00D957DB" w:rsidRPr="00DE161A">
        <w:rPr>
          <w:rFonts w:ascii="Garamond" w:hAnsi="Garamond"/>
          <w:sz w:val="22"/>
          <w:szCs w:val="22"/>
        </w:rPr>
        <w:t xml:space="preserve">estern Alaska </w:t>
      </w:r>
      <w:r w:rsidR="006F600C" w:rsidRPr="00DE161A">
        <w:rPr>
          <w:rFonts w:ascii="Garamond" w:hAnsi="Garamond"/>
          <w:sz w:val="22"/>
          <w:szCs w:val="22"/>
        </w:rPr>
        <w:t>exemplif</w:t>
      </w:r>
      <w:r w:rsidR="00D957DB">
        <w:rPr>
          <w:rFonts w:ascii="Garamond" w:hAnsi="Garamond"/>
          <w:sz w:val="22"/>
          <w:szCs w:val="22"/>
        </w:rPr>
        <w:t>ies</w:t>
      </w:r>
      <w:r w:rsidR="0004735B">
        <w:rPr>
          <w:rFonts w:ascii="Garamond" w:hAnsi="Garamond"/>
          <w:sz w:val="22"/>
          <w:szCs w:val="22"/>
        </w:rPr>
        <w:t xml:space="preserve"> </w:t>
      </w:r>
      <w:r w:rsidR="00B03D1A">
        <w:rPr>
          <w:rFonts w:ascii="Garamond" w:hAnsi="Garamond"/>
          <w:sz w:val="22"/>
          <w:szCs w:val="22"/>
        </w:rPr>
        <w:t xml:space="preserve">this </w:t>
      </w:r>
      <w:r w:rsidRPr="00DE161A">
        <w:rPr>
          <w:rFonts w:ascii="Garamond" w:hAnsi="Garamond"/>
          <w:sz w:val="22"/>
          <w:szCs w:val="22"/>
        </w:rPr>
        <w:t>challenge</w:t>
      </w:r>
      <w:r w:rsidR="00B03D1A">
        <w:rPr>
          <w:rFonts w:ascii="Garamond" w:hAnsi="Garamond"/>
          <w:sz w:val="22"/>
          <w:szCs w:val="22"/>
        </w:rPr>
        <w:t xml:space="preserve">. </w:t>
      </w:r>
      <w:r w:rsidRPr="00DE161A">
        <w:rPr>
          <w:rFonts w:ascii="Garamond" w:hAnsi="Garamond"/>
          <w:sz w:val="22"/>
          <w:szCs w:val="22"/>
        </w:rPr>
        <w:t>Adult</w:t>
      </w:r>
      <w:r w:rsidR="00B03D1A">
        <w:rPr>
          <w:rFonts w:ascii="Garamond" w:hAnsi="Garamond"/>
          <w:sz w:val="22"/>
          <w:szCs w:val="22"/>
        </w:rPr>
        <w:t xml:space="preserve"> </w:t>
      </w:r>
      <w:r w:rsidRPr="00DE161A">
        <w:rPr>
          <w:rFonts w:ascii="Garamond" w:hAnsi="Garamond"/>
          <w:sz w:val="22"/>
          <w:szCs w:val="22"/>
        </w:rPr>
        <w:t>salmon</w:t>
      </w:r>
      <w:r w:rsidR="00D957DB">
        <w:rPr>
          <w:rFonts w:ascii="Garamond" w:hAnsi="Garamond"/>
          <w:sz w:val="22"/>
          <w:szCs w:val="22"/>
        </w:rPr>
        <w:t xml:space="preserve"> in the </w:t>
      </w:r>
      <w:r w:rsidR="00D957DB" w:rsidRPr="00DE161A">
        <w:rPr>
          <w:rFonts w:ascii="Garamond" w:hAnsi="Garamond"/>
          <w:sz w:val="22"/>
          <w:szCs w:val="22"/>
        </w:rPr>
        <w:t xml:space="preserve">Yukon, Kuskokwim, and Nushagak </w:t>
      </w:r>
      <w:r w:rsidR="00552656">
        <w:rPr>
          <w:rFonts w:ascii="Garamond" w:hAnsi="Garamond"/>
          <w:sz w:val="22"/>
          <w:szCs w:val="22"/>
        </w:rPr>
        <w:t xml:space="preserve">river-basins </w:t>
      </w:r>
      <w:r w:rsidR="00D957DB">
        <w:rPr>
          <w:rFonts w:ascii="Garamond" w:hAnsi="Garamond"/>
          <w:sz w:val="22"/>
          <w:szCs w:val="22"/>
        </w:rPr>
        <w:t xml:space="preserve">migrate through </w:t>
      </w:r>
      <w:r w:rsidRPr="00DE161A">
        <w:rPr>
          <w:rFonts w:ascii="Garamond" w:hAnsi="Garamond"/>
          <w:sz w:val="22"/>
          <w:szCs w:val="22"/>
        </w:rPr>
        <w:t>remote</w:t>
      </w:r>
      <w:r w:rsidR="00B03D1A">
        <w:rPr>
          <w:rFonts w:ascii="Garamond" w:hAnsi="Garamond"/>
          <w:sz w:val="22"/>
          <w:szCs w:val="22"/>
        </w:rPr>
        <w:t xml:space="preserve">, </w:t>
      </w:r>
      <w:r w:rsidRPr="00DE161A">
        <w:rPr>
          <w:rFonts w:ascii="Garamond" w:hAnsi="Garamond"/>
          <w:sz w:val="22"/>
          <w:szCs w:val="22"/>
        </w:rPr>
        <w:t>complex</w:t>
      </w:r>
      <w:r w:rsidR="00B03D1A">
        <w:rPr>
          <w:rFonts w:ascii="Garamond" w:hAnsi="Garamond"/>
          <w:sz w:val="22"/>
          <w:szCs w:val="22"/>
        </w:rPr>
        <w:t xml:space="preserve">, and rugged </w:t>
      </w:r>
      <w:r w:rsidR="00BC658A" w:rsidRPr="00DE161A">
        <w:rPr>
          <w:rFonts w:ascii="Garamond" w:hAnsi="Garamond"/>
          <w:sz w:val="22"/>
          <w:szCs w:val="22"/>
        </w:rPr>
        <w:t>ecosystems</w:t>
      </w:r>
      <w:r w:rsidR="00B03D1A">
        <w:rPr>
          <w:rFonts w:ascii="Garamond" w:hAnsi="Garamond"/>
          <w:sz w:val="22"/>
          <w:szCs w:val="22"/>
        </w:rPr>
        <w:t xml:space="preserve">. Each of these river-specific populations contribute towards overall regional population health, however, population dynamics among them vary both within and among return seasons. As such, monitoring at the basin or sub-basin scale is important towards assessing the health of river-specific stocks as well as their contribution to overall population health across space and time. </w:t>
      </w:r>
    </w:p>
    <w:p w14:paraId="37E51B8A" w14:textId="6BF40037" w:rsidR="00B03D1A" w:rsidRDefault="006F600C" w:rsidP="00B03D1A">
      <w:pPr>
        <w:spacing w:line="480" w:lineRule="auto"/>
        <w:ind w:firstLine="720"/>
        <w:rPr>
          <w:rFonts w:ascii="Garamond" w:hAnsi="Garamond"/>
          <w:sz w:val="22"/>
          <w:szCs w:val="22"/>
        </w:rPr>
      </w:pPr>
      <w:r w:rsidRPr="00DE161A">
        <w:rPr>
          <w:rFonts w:ascii="Garamond" w:hAnsi="Garamond"/>
          <w:sz w:val="22"/>
          <w:szCs w:val="22"/>
        </w:rPr>
        <w:t>Salmon</w:t>
      </w:r>
      <w:r w:rsidR="00B64037">
        <w:rPr>
          <w:rFonts w:ascii="Garamond" w:hAnsi="Garamond"/>
          <w:sz w:val="22"/>
          <w:szCs w:val="22"/>
        </w:rPr>
        <w:t xml:space="preserve"> populations in </w:t>
      </w:r>
      <w:ins w:id="2" w:author="Daniel Schindler" w:date="2025-10-02T14:01:00Z" w16du:dateUtc="2025-10-02T21:01:00Z">
        <w:r w:rsidR="000420F7">
          <w:rPr>
            <w:rFonts w:ascii="Garamond" w:hAnsi="Garamond"/>
            <w:sz w:val="22"/>
            <w:szCs w:val="22"/>
          </w:rPr>
          <w:t>w</w:t>
        </w:r>
      </w:ins>
      <w:del w:id="3" w:author="Daniel Schindler" w:date="2025-10-02T14:01:00Z" w16du:dateUtc="2025-10-02T21:01:00Z">
        <w:r w:rsidR="00B64037" w:rsidDel="000420F7">
          <w:rPr>
            <w:rFonts w:ascii="Garamond" w:hAnsi="Garamond"/>
            <w:sz w:val="22"/>
            <w:szCs w:val="22"/>
          </w:rPr>
          <w:delText>W</w:delText>
        </w:r>
      </w:del>
      <w:r w:rsidR="00B64037">
        <w:rPr>
          <w:rFonts w:ascii="Garamond" w:hAnsi="Garamond"/>
          <w:sz w:val="22"/>
          <w:szCs w:val="22"/>
        </w:rPr>
        <w:t>estern Alaska</w:t>
      </w:r>
      <w:r w:rsidRPr="00DE161A">
        <w:rPr>
          <w:rFonts w:ascii="Garamond" w:hAnsi="Garamond"/>
          <w:sz w:val="22"/>
          <w:szCs w:val="22"/>
        </w:rPr>
        <w:t xml:space="preserve"> </w:t>
      </w:r>
      <w:r w:rsidR="00DE161A" w:rsidRPr="00DE161A">
        <w:rPr>
          <w:rFonts w:ascii="Garamond" w:hAnsi="Garamond"/>
          <w:sz w:val="22"/>
          <w:szCs w:val="22"/>
        </w:rPr>
        <w:t xml:space="preserve">have historically </w:t>
      </w:r>
      <w:r w:rsidRPr="00DE161A">
        <w:rPr>
          <w:rFonts w:ascii="Garamond" w:hAnsi="Garamond"/>
          <w:sz w:val="22"/>
          <w:szCs w:val="22"/>
        </w:rPr>
        <w:t>support</w:t>
      </w:r>
      <w:r w:rsidR="00DE161A" w:rsidRPr="00DE161A">
        <w:rPr>
          <w:rFonts w:ascii="Garamond" w:hAnsi="Garamond"/>
          <w:sz w:val="22"/>
          <w:szCs w:val="22"/>
        </w:rPr>
        <w:t>ed</w:t>
      </w:r>
      <w:r w:rsidRPr="00DE161A">
        <w:rPr>
          <w:rFonts w:ascii="Garamond" w:hAnsi="Garamond"/>
          <w:sz w:val="22"/>
          <w:szCs w:val="22"/>
        </w:rPr>
        <w:t xml:space="preserve"> valuable commercial fisheries and </w:t>
      </w:r>
      <w:r w:rsidR="00B64037">
        <w:rPr>
          <w:rFonts w:ascii="Garamond" w:hAnsi="Garamond"/>
          <w:sz w:val="22"/>
          <w:szCs w:val="22"/>
        </w:rPr>
        <w:t xml:space="preserve">have </w:t>
      </w:r>
      <w:r w:rsidRPr="00DE161A">
        <w:rPr>
          <w:rFonts w:ascii="Garamond" w:hAnsi="Garamond"/>
          <w:sz w:val="22"/>
          <w:szCs w:val="22"/>
        </w:rPr>
        <w:t>serve</w:t>
      </w:r>
      <w:r w:rsidR="00B64037">
        <w:rPr>
          <w:rFonts w:ascii="Garamond" w:hAnsi="Garamond"/>
          <w:sz w:val="22"/>
          <w:szCs w:val="22"/>
        </w:rPr>
        <w:t xml:space="preserve">d </w:t>
      </w:r>
      <w:r w:rsidRPr="00DE161A">
        <w:rPr>
          <w:rFonts w:ascii="Garamond" w:hAnsi="Garamond"/>
          <w:sz w:val="22"/>
          <w:szCs w:val="22"/>
        </w:rPr>
        <w:t>as a</w:t>
      </w:r>
      <w:r w:rsidR="00B64037">
        <w:rPr>
          <w:rFonts w:ascii="Garamond" w:hAnsi="Garamond"/>
          <w:sz w:val="22"/>
          <w:szCs w:val="22"/>
        </w:rPr>
        <w:t>n important</w:t>
      </w:r>
      <w:r w:rsidRPr="00DE161A">
        <w:rPr>
          <w:rFonts w:ascii="Garamond" w:hAnsi="Garamond"/>
          <w:sz w:val="22"/>
          <w:szCs w:val="22"/>
        </w:rPr>
        <w:t xml:space="preserve"> subsistence resource for upstream communities</w:t>
      </w:r>
      <w:r w:rsidR="00B64037">
        <w:rPr>
          <w:rFonts w:ascii="Garamond" w:hAnsi="Garamond"/>
          <w:sz w:val="22"/>
          <w:szCs w:val="22"/>
        </w:rPr>
        <w:t>. H</w:t>
      </w:r>
      <w:r w:rsidR="00DE161A">
        <w:rPr>
          <w:rFonts w:ascii="Garamond" w:hAnsi="Garamond"/>
          <w:sz w:val="22"/>
          <w:szCs w:val="22"/>
        </w:rPr>
        <w:t>owever, r</w:t>
      </w:r>
      <w:r w:rsidR="00F15670" w:rsidRPr="00FD2359">
        <w:rPr>
          <w:rFonts w:ascii="Garamond" w:hAnsi="Garamond"/>
          <w:sz w:val="22"/>
          <w:szCs w:val="22"/>
        </w:rPr>
        <w:t xml:space="preserve">ecent </w:t>
      </w:r>
      <w:del w:id="4" w:author="Daniel Schindler" w:date="2025-10-06T10:44:00Z" w16du:dateUtc="2025-10-06T17:44:00Z">
        <w:r w:rsidR="00F15670" w:rsidRPr="00FD2359" w:rsidDel="009F7FFE">
          <w:rPr>
            <w:rFonts w:ascii="Garamond" w:hAnsi="Garamond"/>
            <w:sz w:val="22"/>
            <w:szCs w:val="22"/>
          </w:rPr>
          <w:delText xml:space="preserve">sustained </w:delText>
        </w:r>
      </w:del>
      <w:r w:rsidR="00F15670" w:rsidRPr="00FD2359">
        <w:rPr>
          <w:rFonts w:ascii="Garamond" w:hAnsi="Garamond"/>
          <w:sz w:val="22"/>
          <w:szCs w:val="22"/>
        </w:rPr>
        <w:t>declines in the number of Chinook salmon (</w:t>
      </w:r>
      <w:r w:rsidR="00F15670" w:rsidRPr="00FD2359">
        <w:rPr>
          <w:rStyle w:val="Emphasis"/>
          <w:rFonts w:ascii="Garamond" w:hAnsi="Garamond"/>
          <w:sz w:val="22"/>
          <w:szCs w:val="22"/>
        </w:rPr>
        <w:t>Oncorhynchus tshawytscha</w:t>
      </w:r>
      <w:commentRangeStart w:id="5"/>
      <w:commentRangeStart w:id="6"/>
      <w:r w:rsidR="00F15670" w:rsidRPr="00FD2359">
        <w:rPr>
          <w:rFonts w:ascii="Garamond" w:hAnsi="Garamond"/>
          <w:sz w:val="22"/>
          <w:szCs w:val="22"/>
        </w:rPr>
        <w:t>)</w:t>
      </w:r>
      <w:commentRangeEnd w:id="5"/>
      <w:r w:rsidR="00DE161A">
        <w:rPr>
          <w:rStyle w:val="CommentReference"/>
        </w:rPr>
        <w:commentReference w:id="5"/>
      </w:r>
      <w:commentRangeEnd w:id="6"/>
      <w:r w:rsidR="00D02385">
        <w:rPr>
          <w:rStyle w:val="CommentReference"/>
        </w:rPr>
        <w:commentReference w:id="6"/>
      </w:r>
      <w:r w:rsidR="00F15670" w:rsidRPr="00FD2359">
        <w:rPr>
          <w:rFonts w:ascii="Garamond" w:hAnsi="Garamond"/>
          <w:sz w:val="22"/>
          <w:szCs w:val="22"/>
        </w:rPr>
        <w:t xml:space="preserve"> </w:t>
      </w:r>
      <w:r w:rsidR="00D02385">
        <w:rPr>
          <w:rFonts w:ascii="Garamond" w:hAnsi="Garamond"/>
          <w:sz w:val="22"/>
          <w:szCs w:val="22"/>
        </w:rPr>
        <w:t xml:space="preserve">and </w:t>
      </w:r>
      <w:r w:rsidR="00D02385" w:rsidRPr="00E8133F">
        <w:rPr>
          <w:rFonts w:ascii="Garamond" w:hAnsi="Garamond"/>
          <w:sz w:val="22"/>
          <w:szCs w:val="22"/>
        </w:rPr>
        <w:t>chum salmon (</w:t>
      </w:r>
      <w:r w:rsidR="00E8133F" w:rsidRPr="00E8133F">
        <w:rPr>
          <w:rFonts w:ascii="Garamond" w:hAnsi="Garamond"/>
          <w:sz w:val="22"/>
          <w:szCs w:val="22"/>
        </w:rPr>
        <w:t>Oncorhynchus keta</w:t>
      </w:r>
      <w:r w:rsidR="00D02385" w:rsidRPr="00E8133F">
        <w:rPr>
          <w:rFonts w:ascii="Garamond" w:hAnsi="Garamond"/>
          <w:sz w:val="22"/>
          <w:szCs w:val="22"/>
        </w:rPr>
        <w:t>)</w:t>
      </w:r>
      <w:r w:rsidR="00D02385">
        <w:rPr>
          <w:rFonts w:ascii="Garamond" w:hAnsi="Garamond"/>
          <w:sz w:val="22"/>
          <w:szCs w:val="22"/>
        </w:rPr>
        <w:t xml:space="preserve"> </w:t>
      </w:r>
      <w:r w:rsidR="00F15670" w:rsidRPr="00FD2359">
        <w:rPr>
          <w:rFonts w:ascii="Garamond" w:hAnsi="Garamond"/>
          <w:sz w:val="22"/>
          <w:szCs w:val="22"/>
        </w:rPr>
        <w:t xml:space="preserve">returning to </w:t>
      </w:r>
      <w:ins w:id="7" w:author="Daniel Schindler" w:date="2025-10-02T14:47:00Z" w16du:dateUtc="2025-10-02T21:47:00Z">
        <w:r w:rsidR="00FC2D9B">
          <w:rPr>
            <w:rFonts w:ascii="Garamond" w:hAnsi="Garamond"/>
            <w:sz w:val="22"/>
            <w:szCs w:val="22"/>
          </w:rPr>
          <w:t>w</w:t>
        </w:r>
      </w:ins>
      <w:del w:id="8" w:author="Daniel Schindler" w:date="2025-10-02T14:47:00Z" w16du:dateUtc="2025-10-02T21:47:00Z">
        <w:r w:rsidR="00FD2359" w:rsidRPr="00FD2359" w:rsidDel="00FC2D9B">
          <w:rPr>
            <w:rFonts w:ascii="Garamond" w:hAnsi="Garamond"/>
            <w:sz w:val="22"/>
            <w:szCs w:val="22"/>
          </w:rPr>
          <w:delText>W</w:delText>
        </w:r>
      </w:del>
      <w:r w:rsidR="00FD2359" w:rsidRPr="00FD2359">
        <w:rPr>
          <w:rFonts w:ascii="Garamond" w:hAnsi="Garamond"/>
          <w:sz w:val="22"/>
          <w:szCs w:val="22"/>
        </w:rPr>
        <w:t>estern Alaska watersheds</w:t>
      </w:r>
      <w:r w:rsidR="00F15670" w:rsidRPr="00FD2359">
        <w:rPr>
          <w:rFonts w:ascii="Garamond" w:hAnsi="Garamond"/>
          <w:sz w:val="22"/>
          <w:szCs w:val="22"/>
        </w:rPr>
        <w:t xml:space="preserve"> ha</w:t>
      </w:r>
      <w:r w:rsidR="00DE161A">
        <w:rPr>
          <w:rFonts w:ascii="Garamond" w:hAnsi="Garamond"/>
          <w:sz w:val="22"/>
          <w:szCs w:val="22"/>
        </w:rPr>
        <w:t>ve</w:t>
      </w:r>
      <w:r w:rsidR="00F15670" w:rsidRPr="00FD2359">
        <w:rPr>
          <w:rFonts w:ascii="Garamond" w:hAnsi="Garamond"/>
          <w:sz w:val="22"/>
          <w:szCs w:val="22"/>
        </w:rPr>
        <w:t xml:space="preserve"> led to fishery restrictions and a crisis of food insecurity and cultural loss</w:t>
      </w:r>
      <w:r w:rsidR="00E8133F">
        <w:rPr>
          <w:rFonts w:ascii="Garamond" w:hAnsi="Garamond"/>
          <w:sz w:val="22"/>
          <w:szCs w:val="22"/>
        </w:rPr>
        <w:t xml:space="preserve"> </w:t>
      </w:r>
      <w:r w:rsidR="00E8133F">
        <w:rPr>
          <w:rFonts w:ascii="Garamond" w:hAnsi="Garamond"/>
          <w:sz w:val="22"/>
          <w:szCs w:val="22"/>
        </w:rPr>
        <w:fldChar w:fldCharType="begin"/>
      </w:r>
      <w:r w:rsidR="00E8133F">
        <w:rPr>
          <w:rFonts w:ascii="Garamond" w:hAnsi="Garamond"/>
          <w:sz w:val="22"/>
          <w:szCs w:val="22"/>
        </w:rPr>
        <w:instrText xml:space="preserve"> ADDIN ZOTERO_ITEM CSL_CITATION {"citationID":"eVQY4IOY","properties":{"formattedCitation":"(DeMaster et al., 2025; Feddern et al., 2023)","plainCitation":"(DeMaster et al., 2025; Feddern et al., 2023)","noteIndex":0},"citationItems":[{"id":5905,"uris":["http://zotero.org/users/8421274/items/H6W8LXG7"],"itemData":{"id":5905,"type":"article-journal","container-title":"Arctic, Antarctic, and Alpine Research","DOI":"10.1080/15230430.2025.2510793","ISSN":"1523-0430","issue":"1","note":"publisher: Taylor &amp; Francis\n_eprint: https://doi.org/10.1080/15230430.2025.2510793","page":"2510793","source":"Taylor and Francis+NEJM","title":"Food security crisis in the Yukon River Basin: where have the salmon gone and what can be done?","title-short":"Food security crisis in the Yukon River Basin","volume":"57","author":[{"family":"DeMaster","given":"Doug"},{"family":"Alexander","given":"Edward"},{"family":"Wiese","given":"Francis K."},{"family":"Baker","given":"Betsy"},{"family":"Froehlich","given":"Ephraim"},{"family":"Harris","given":"Cyrus"},{"family":"Schaeffer","given":"Jackie"},{"family":"Schoen","given":"Erik"},{"family":"Shahbazi","given":"Alex H."}],"issued":{"date-parts":[["2025",12,31]]}}},{"id":4226,"uris":["http://zotero.org/users/8421274/items/53AYSP4H"],"itemData":{"id":4226,"type":"article-journal","abstract":"Understanding how species are responding to environmental change is a central challenge for stewards and managers of fish and wildlife who seek to maintain harvest opportunities for communities and Indigenous peoples. This is a particularly daunting but increasingly important task in remote, high-latitude regions where environmental conditions are changing rapidly and data collection is logistically difficult. The Arctic-Yukon-Kuskokwim (AYK) region encompasses the northern extent of the Chinook Salmon Oncorhynchus tshawytscha range where populations are experiencing rapid rates of environmental change across both freshwater and marine habitats due to global climate change. Climate-salmon interactions in the AYK region are a particularly pressing issue as many local communities have a deep reliance on a subsistence way of life. Here, we synthesize perspectives shared at a recent workshop on Chinook Salmon declines in the AYK region. The objectives were to discuss current understandings of climate-Chinook Salmon interactions, develop a set of outstanding questions, review available data and its limitations in addressing these questions, and describe the perspectives expressed by participants in this workshop from diverse backgrounds. We conclude by suggesting pathways forward to integrate different types of information and build relationships among communities, academic partners, and fishery management agencies.","container-title":"FISHERIES","DOI":"10.1002/fsh.10923","ISSN":"0363-2415, 1548-8446","issue":"8","journalAbbreviation":"Fisheries","language":"English","note":"number-of-pages: 13\npublisher-place: Hoboken\npublisher: Wiley\nWeb of Science ID: WOS:000998764500001","page":"331-343","source":"Clarivate Analytics Web of Science","title":"Kings of the North: Bridging Disciplines to Understand the Effects of Changing Climate on Chinook Salmon in the Arctic-Yukon-Kuskokwim Region","title-short":"Kings of the North","volume":"48","author":[{"family":"Feddern","given":"Megan L."},{"family":"Schoen","given":"Erik R."},{"family":"Shaftel","given":"Rebecca"},{"family":"Cunningham","given":"Curry J."},{"family":"Chythlook","given":"Craig"},{"family":"Connors","given":"Brendan M."},{"family":"Murdoch","given":"Alyssa D."},{"family":"Biela","given":"Vanessa R.","non-dropping-particle":"von"},{"family":"Woods","given":"Brooke"}],"issued":{"date-parts":[["2023",8]]}}}],"schema":"https://github.com/citation-style-language/schema/raw/master/csl-citation.json"} </w:instrText>
      </w:r>
      <w:r w:rsidR="00E8133F">
        <w:rPr>
          <w:rFonts w:ascii="Garamond" w:hAnsi="Garamond"/>
          <w:sz w:val="22"/>
          <w:szCs w:val="22"/>
        </w:rPr>
        <w:fldChar w:fldCharType="separate"/>
      </w:r>
      <w:r w:rsidR="00E8133F">
        <w:rPr>
          <w:rFonts w:ascii="Garamond" w:hAnsi="Garamond"/>
          <w:noProof/>
          <w:sz w:val="22"/>
          <w:szCs w:val="22"/>
        </w:rPr>
        <w:t>(DeMaster et al., 2025; Feddern et al., 2023)</w:t>
      </w:r>
      <w:r w:rsidR="00E8133F">
        <w:rPr>
          <w:rFonts w:ascii="Garamond" w:hAnsi="Garamond"/>
          <w:sz w:val="22"/>
          <w:szCs w:val="22"/>
        </w:rPr>
        <w:fldChar w:fldCharType="end"/>
      </w:r>
      <w:r w:rsidR="00E8133F">
        <w:rPr>
          <w:rFonts w:ascii="Garamond" w:hAnsi="Garamond"/>
          <w:sz w:val="22"/>
          <w:szCs w:val="22"/>
        </w:rPr>
        <w:t xml:space="preserve">. </w:t>
      </w:r>
      <w:r w:rsidR="00FD2359" w:rsidRPr="00DE161A">
        <w:rPr>
          <w:rFonts w:ascii="Garamond" w:hAnsi="Garamond"/>
          <w:sz w:val="22"/>
          <w:szCs w:val="22"/>
        </w:rPr>
        <w:t xml:space="preserve">Several </w:t>
      </w:r>
      <w:r w:rsidR="00DE161A" w:rsidRPr="00DE161A">
        <w:rPr>
          <w:rFonts w:ascii="Garamond" w:hAnsi="Garamond"/>
          <w:sz w:val="22"/>
          <w:szCs w:val="22"/>
        </w:rPr>
        <w:t>marine-based</w:t>
      </w:r>
      <w:r w:rsidR="00FD2359" w:rsidRPr="00DE161A">
        <w:rPr>
          <w:rFonts w:ascii="Garamond" w:hAnsi="Garamond"/>
          <w:sz w:val="22"/>
          <w:szCs w:val="22"/>
        </w:rPr>
        <w:t xml:space="preserve"> hypotheses have been proposed</w:t>
      </w:r>
      <w:r w:rsidR="00DE161A" w:rsidRPr="00DE161A">
        <w:rPr>
          <w:rFonts w:ascii="Garamond" w:hAnsi="Garamond"/>
          <w:sz w:val="22"/>
          <w:szCs w:val="22"/>
        </w:rPr>
        <w:t xml:space="preserve"> for declining population health including mortality due to changing environmental conditions or as </w:t>
      </w:r>
      <w:r w:rsidR="00FD2359" w:rsidRPr="00DE161A">
        <w:rPr>
          <w:rFonts w:ascii="Garamond" w:hAnsi="Garamond"/>
          <w:sz w:val="22"/>
          <w:szCs w:val="22"/>
        </w:rPr>
        <w:t xml:space="preserve">bycatch in federal </w:t>
      </w:r>
      <w:r w:rsidR="00FC2D9B">
        <w:rPr>
          <w:rFonts w:ascii="Garamond" w:hAnsi="Garamond"/>
          <w:sz w:val="22"/>
          <w:szCs w:val="22"/>
        </w:rPr>
        <w:t>groundfish</w:t>
      </w:r>
      <w:r w:rsidR="00FC2D9B" w:rsidRPr="00DE161A">
        <w:rPr>
          <w:rFonts w:ascii="Garamond" w:hAnsi="Garamond"/>
          <w:sz w:val="22"/>
          <w:szCs w:val="22"/>
        </w:rPr>
        <w:t xml:space="preserve"> </w:t>
      </w:r>
      <w:r w:rsidR="00FD2359" w:rsidRPr="00DE161A">
        <w:rPr>
          <w:rFonts w:ascii="Garamond" w:hAnsi="Garamond"/>
          <w:sz w:val="22"/>
          <w:szCs w:val="22"/>
        </w:rPr>
        <w:t>fisheries</w:t>
      </w:r>
      <w:r w:rsidR="00FC2D9B">
        <w:rPr>
          <w:rFonts w:ascii="Garamond" w:hAnsi="Garamond"/>
          <w:sz w:val="22"/>
          <w:szCs w:val="22"/>
        </w:rPr>
        <w:t xml:space="preserve"> and mixed stock salmon fisheries in Alaska waters</w:t>
      </w:r>
      <w:r w:rsidR="00DE161A" w:rsidRPr="00DE161A">
        <w:rPr>
          <w:rFonts w:ascii="Garamond" w:hAnsi="Garamond"/>
          <w:sz w:val="22"/>
          <w:szCs w:val="22"/>
        </w:rPr>
        <w:t xml:space="preserve">. </w:t>
      </w:r>
      <w:r w:rsidR="00DE161A">
        <w:rPr>
          <w:rFonts w:ascii="Garamond" w:hAnsi="Garamond"/>
          <w:sz w:val="22"/>
          <w:szCs w:val="22"/>
        </w:rPr>
        <w:t>E</w:t>
      </w:r>
      <w:r w:rsidR="00DE161A" w:rsidRPr="00DE161A">
        <w:rPr>
          <w:rFonts w:ascii="Garamond" w:hAnsi="Garamond"/>
          <w:sz w:val="22"/>
          <w:szCs w:val="22"/>
        </w:rPr>
        <w:t xml:space="preserve">valuating their impact requires </w:t>
      </w:r>
      <w:r w:rsidR="00552656">
        <w:rPr>
          <w:rFonts w:ascii="Garamond" w:hAnsi="Garamond"/>
          <w:sz w:val="22"/>
          <w:szCs w:val="22"/>
        </w:rPr>
        <w:t>evaluating this mortality</w:t>
      </w:r>
      <w:r w:rsidR="00DE161A" w:rsidRPr="00DE161A">
        <w:rPr>
          <w:rFonts w:ascii="Garamond" w:hAnsi="Garamond"/>
          <w:sz w:val="22"/>
          <w:szCs w:val="22"/>
        </w:rPr>
        <w:t xml:space="preserve"> against river-specific population</w:t>
      </w:r>
      <w:r w:rsidR="00552656">
        <w:rPr>
          <w:rFonts w:ascii="Garamond" w:hAnsi="Garamond"/>
          <w:sz w:val="22"/>
          <w:szCs w:val="22"/>
        </w:rPr>
        <w:t xml:space="preserve"> </w:t>
      </w:r>
      <w:r w:rsidR="00FC2D9B">
        <w:rPr>
          <w:rFonts w:ascii="Garamond" w:hAnsi="Garamond"/>
          <w:sz w:val="22"/>
          <w:szCs w:val="22"/>
        </w:rPr>
        <w:t>dynamics</w:t>
      </w:r>
      <w:r w:rsidR="00B03D1A">
        <w:rPr>
          <w:rFonts w:ascii="Garamond" w:hAnsi="Garamond"/>
          <w:sz w:val="22"/>
          <w:szCs w:val="22"/>
        </w:rPr>
        <w:t xml:space="preserve">. </w:t>
      </w:r>
      <w:r w:rsidR="00DE161A" w:rsidRPr="00DE161A">
        <w:rPr>
          <w:rFonts w:ascii="Garamond" w:hAnsi="Garamond"/>
          <w:sz w:val="22"/>
          <w:szCs w:val="22"/>
        </w:rPr>
        <w:t xml:space="preserve">However, </w:t>
      </w:r>
      <w:r w:rsidR="00B03D1A">
        <w:rPr>
          <w:rFonts w:ascii="Garamond" w:hAnsi="Garamond"/>
          <w:sz w:val="22"/>
          <w:szCs w:val="22"/>
        </w:rPr>
        <w:t xml:space="preserve">current best methods, including </w:t>
      </w:r>
      <w:r w:rsidR="00DE161A" w:rsidRPr="00DE161A">
        <w:rPr>
          <w:rFonts w:ascii="Garamond" w:hAnsi="Garamond"/>
          <w:sz w:val="22"/>
          <w:szCs w:val="22"/>
        </w:rPr>
        <w:t>genetic stock identification (GSI), a powerful and widely used tool for estimating the provenance of Chinook salmon stocks for in-season management</w:t>
      </w:r>
      <w:r w:rsidR="00551CAF">
        <w:rPr>
          <w:rFonts w:ascii="Garamond" w:hAnsi="Garamond"/>
          <w:sz w:val="22"/>
          <w:szCs w:val="22"/>
        </w:rPr>
        <w:t xml:space="preserve"> </w:t>
      </w:r>
      <w:r w:rsidR="00551CAF">
        <w:rPr>
          <w:rFonts w:ascii="Garamond" w:hAnsi="Garamond"/>
          <w:sz w:val="22"/>
          <w:szCs w:val="22"/>
        </w:rPr>
        <w:fldChar w:fldCharType="begin"/>
      </w:r>
      <w:r w:rsidR="00551CAF">
        <w:rPr>
          <w:rFonts w:ascii="Garamond" w:hAnsi="Garamond"/>
          <w:sz w:val="22"/>
          <w:szCs w:val="22"/>
        </w:rPr>
        <w:instrText xml:space="preserve"> ADDIN ZOTERO_ITEM CSL_CITATION {"citationID":"eubu6vVq","properties":{"formattedCitation":"(Beacham et al., 2004; Hess et al., 2014)","plainCitation":"(Beacham et al., 2004; Hess et al., 2014)","noteIndex":0},"citationItems":[{"id":253,"uris":["http://zotero.org/users/8421274/items/KH5W7A7Y"],"itemData":{"id":253,"type":"article-journal","abstract":"Commitment to conservation-based management of exploited ﬁsh species imposes unprecedented requirements for adaptive, real-time management of biologically and socially complex mixed-stock ﬁsheries such as those conducted for Paciﬁc salmon. Stock identiﬁcation is a key component of the management process, with population-speciﬁc timing and abundance information often incorporated into management decisions. By using both microsatellite and major histocompatibility complex genetic variation, we achieved highly accurate estimates of stock composition for Fraser River sockeye salmon. Over a 2- month period in 2002, we analyzed 9300 returning Fraser River sockeye salmon sampled in mixed-stock ﬁsheries, and provided stock composition estimates to ﬁshery managers within 9–30 h of sample delivery. Stock-speciﬁc exploitation targets governed by conservation concerns were achieved in this ﬁshery.","container-title":"Conservation Genetics","DOI":"10.1023/B:COGE.0000031140.41379.73","ISSN":"1566-0621","issue":"3","journalAbbreviation":"Conservation Genetics","language":"en","page":"411-416","source":"DOI.org (Crossref)","title":"DNA in Action: Rapid Application of DNA Variation to Sockeye Salmon Fisheries Management","title-short":"DNA in Action","volume":"5","author":[{"family":"Beacham","given":"Terry D."},{"family":"Lapointe","given":"Michael"},{"family":"Candy","given":"John R."},{"family":"Miller","given":"Kristina M."},{"family":"Withler","given":"Ruth E."}],"issued":{"date-parts":[["2004",6]]}}},{"id":5917,"uris":["http://zotero.org/users/8421274/items/JW8K7BNA"],"itemData":{"id":5917,"type":"article-journal","abstract":"Genetic stock identification (GSI) provides a method of characterizing stock</w:instrText>
      </w:r>
      <w:r w:rsidR="00551CAF">
        <w:rPr>
          <w:rFonts w:ascii="Cambria Math" w:hAnsi="Cambria Math" w:cs="Cambria Math"/>
          <w:sz w:val="22"/>
          <w:szCs w:val="22"/>
        </w:rPr>
        <w:instrText>‐</w:instrText>
      </w:r>
      <w:r w:rsidR="00551CAF">
        <w:rPr>
          <w:rFonts w:ascii="Garamond" w:hAnsi="Garamond"/>
          <w:sz w:val="22"/>
          <w:szCs w:val="22"/>
        </w:rPr>
        <w:instrText>specific abundance, run timing, and straying as they pertain to the population demographics and behavior of both hatchery and wild fish and thus assists with fisheries management. In this study, tissues were collected and genotyped at 13 microsatellite loci from adult Chinook Salmon Oncorhynchus tshawytscha that passed Bonneville Dam during four consecutive migration years (2004–2007). GSI methods were used to estimate the proportions of stocks in a broad genetic baseline, with high</w:instrText>
      </w:r>
      <w:r w:rsidR="00551CAF">
        <w:rPr>
          <w:rFonts w:ascii="Cambria Math" w:hAnsi="Cambria Math" w:cs="Cambria Math"/>
          <w:sz w:val="22"/>
          <w:szCs w:val="22"/>
        </w:rPr>
        <w:instrText>‐</w:instrText>
      </w:r>
      <w:r w:rsidR="00551CAF">
        <w:rPr>
          <w:rFonts w:ascii="Garamond" w:hAnsi="Garamond"/>
          <w:sz w:val="22"/>
          <w:szCs w:val="22"/>
        </w:rPr>
        <w:instrText>density coverage of Chinook Salmon across the eastern Pacific Rim. The estimates of abundance for interior Columbia River stocks showed widespread decline consistent with a shift to poor ocean conditions during the years when the fish in this study were at sea, but divergent stock</w:instrText>
      </w:r>
      <w:r w:rsidR="00551CAF">
        <w:rPr>
          <w:rFonts w:ascii="Cambria Math" w:hAnsi="Cambria Math" w:cs="Cambria Math"/>
          <w:sz w:val="22"/>
          <w:szCs w:val="22"/>
        </w:rPr>
        <w:instrText>‐</w:instrText>
      </w:r>
      <w:r w:rsidR="00551CAF">
        <w:rPr>
          <w:rFonts w:ascii="Garamond" w:hAnsi="Garamond"/>
          <w:sz w:val="22"/>
          <w:szCs w:val="22"/>
        </w:rPr>
        <w:instrText xml:space="preserve"> and age</w:instrText>
      </w:r>
      <w:r w:rsidR="00551CAF">
        <w:rPr>
          <w:rFonts w:ascii="Cambria Math" w:hAnsi="Cambria Math" w:cs="Cambria Math"/>
          <w:sz w:val="22"/>
          <w:szCs w:val="22"/>
        </w:rPr>
        <w:instrText>‐</w:instrText>
      </w:r>
      <w:r w:rsidR="00551CAF">
        <w:rPr>
          <w:rFonts w:ascii="Garamond" w:hAnsi="Garamond"/>
          <w:sz w:val="22"/>
          <w:szCs w:val="22"/>
        </w:rPr>
        <w:instrText>specific patterns were also observed. For example, the upper Columbia River spring</w:instrText>
      </w:r>
      <w:r w:rsidR="00551CAF">
        <w:rPr>
          <w:rFonts w:ascii="Cambria Math" w:hAnsi="Cambria Math" w:cs="Cambria Math"/>
          <w:sz w:val="22"/>
          <w:szCs w:val="22"/>
        </w:rPr>
        <w:instrText>‐</w:instrText>
      </w:r>
      <w:r w:rsidR="00551CAF">
        <w:rPr>
          <w:rFonts w:ascii="Garamond" w:hAnsi="Garamond"/>
          <w:sz w:val="22"/>
          <w:szCs w:val="22"/>
        </w:rPr>
        <w:instrText>run stock experienced a unique net gain in abundance during this period, and the interior Columbia River summer–fall</w:instrText>
      </w:r>
      <w:r w:rsidR="00551CAF">
        <w:rPr>
          <w:rFonts w:ascii="Cambria Math" w:hAnsi="Cambria Math" w:cs="Cambria Math"/>
          <w:sz w:val="22"/>
          <w:szCs w:val="22"/>
        </w:rPr>
        <w:instrText>‐</w:instrText>
      </w:r>
      <w:r w:rsidR="00551CAF">
        <w:rPr>
          <w:rFonts w:ascii="Garamond" w:hAnsi="Garamond"/>
          <w:sz w:val="22"/>
          <w:szCs w:val="22"/>
        </w:rPr>
        <w:instrText>run stock experienced a delayed decline of 4</w:instrText>
      </w:r>
      <w:r w:rsidR="00551CAF">
        <w:rPr>
          <w:rFonts w:ascii="Cambria Math" w:hAnsi="Cambria Math" w:cs="Cambria Math"/>
          <w:sz w:val="22"/>
          <w:szCs w:val="22"/>
        </w:rPr>
        <w:instrText>‐</w:instrText>
      </w:r>
      <w:r w:rsidR="00551CAF">
        <w:rPr>
          <w:rFonts w:ascii="Garamond" w:hAnsi="Garamond"/>
          <w:sz w:val="22"/>
          <w:szCs w:val="22"/>
        </w:rPr>
        <w:instrText>year</w:instrText>
      </w:r>
      <w:r w:rsidR="00551CAF">
        <w:rPr>
          <w:rFonts w:ascii="Cambria Math" w:hAnsi="Cambria Math" w:cs="Cambria Math"/>
          <w:sz w:val="22"/>
          <w:szCs w:val="22"/>
        </w:rPr>
        <w:instrText>‐</w:instrText>
      </w:r>
      <w:r w:rsidR="00551CAF">
        <w:rPr>
          <w:rFonts w:ascii="Garamond" w:hAnsi="Garamond"/>
          <w:sz w:val="22"/>
          <w:szCs w:val="22"/>
        </w:rPr>
        <w:instrText>olds. Stocks with early run timing shifted to later migrations. However, run timing distributions did not shift unidirectionally for all stocks across years, and stock membership in three major run timing categories was maintained. Of 9,215 total adults sampled, 27 (0.3%) were out</w:instrText>
      </w:r>
      <w:r w:rsidR="00551CAF">
        <w:rPr>
          <w:rFonts w:ascii="Cambria Math" w:hAnsi="Cambria Math" w:cs="Cambria Math"/>
          <w:sz w:val="22"/>
          <w:szCs w:val="22"/>
        </w:rPr>
        <w:instrText>‐</w:instrText>
      </w:r>
      <w:r w:rsidR="00551CAF">
        <w:rPr>
          <w:rFonts w:ascii="Garamond" w:hAnsi="Garamond"/>
          <w:sz w:val="22"/>
          <w:szCs w:val="22"/>
        </w:rPr>
        <w:instrText>of</w:instrText>
      </w:r>
      <w:r w:rsidR="00551CAF">
        <w:rPr>
          <w:rFonts w:ascii="Cambria Math" w:hAnsi="Cambria Math" w:cs="Cambria Math"/>
          <w:sz w:val="22"/>
          <w:szCs w:val="22"/>
        </w:rPr>
        <w:instrText>‐</w:instrText>
      </w:r>
      <w:r w:rsidR="00551CAF">
        <w:rPr>
          <w:rFonts w:ascii="Garamond" w:hAnsi="Garamond"/>
          <w:sz w:val="22"/>
          <w:szCs w:val="22"/>
        </w:rPr>
        <w:instrText>basin strays and a quarter of the strays were putatively of wild origin. The general concordance of GSI results with those based on more traditional methods supports the effectiveness of GSI as a tool for fisheries management.Received May 5, 2013; accepted October 23, 2013Published online February 10, 2014","container-title":"North American Journal of Fisheries Management","DOI":"10.1080/02755947.2013.862192","ISSN":"0275-5947","issue":"1","page":"184-201","source":"Silverchair","title":"Monitoring Stock</w:instrText>
      </w:r>
      <w:r w:rsidR="00551CAF">
        <w:rPr>
          <w:rFonts w:ascii="Cambria Math" w:hAnsi="Cambria Math" w:cs="Cambria Math"/>
          <w:sz w:val="22"/>
          <w:szCs w:val="22"/>
        </w:rPr>
        <w:instrText>‐</w:instrText>
      </w:r>
      <w:r w:rsidR="00551CAF">
        <w:rPr>
          <w:rFonts w:ascii="Garamond" w:hAnsi="Garamond"/>
          <w:sz w:val="22"/>
          <w:szCs w:val="22"/>
        </w:rPr>
        <w:instrText xml:space="preserve">Specific Abundance, Run Timing, and Straying of Chinook Salmon in the Columbia River Using Genetic Stock Identification (GSI)","volume":"34","author":[{"family":"Hess","given":"Jon E."},{"family":"Whiteaker","given":"John M."},{"family":"Fryer","given":"Jeffrey K."},{"family":"Narum","given":"Shawn R."}],"issued":{"date-parts":[["2014",2,1]]}}}],"schema":"https://github.com/citation-style-language/schema/raw/master/csl-citation.json"} </w:instrText>
      </w:r>
      <w:r w:rsidR="00551CAF">
        <w:rPr>
          <w:rFonts w:ascii="Garamond" w:hAnsi="Garamond"/>
          <w:sz w:val="22"/>
          <w:szCs w:val="22"/>
        </w:rPr>
        <w:fldChar w:fldCharType="separate"/>
      </w:r>
      <w:r w:rsidR="00551CAF">
        <w:rPr>
          <w:rFonts w:ascii="Garamond" w:hAnsi="Garamond"/>
          <w:noProof/>
          <w:sz w:val="22"/>
          <w:szCs w:val="22"/>
        </w:rPr>
        <w:t>(Beacham et al., 2004; Hess et al., 2014)</w:t>
      </w:r>
      <w:r w:rsidR="00551CAF">
        <w:rPr>
          <w:rFonts w:ascii="Garamond" w:hAnsi="Garamond"/>
          <w:sz w:val="22"/>
          <w:szCs w:val="22"/>
        </w:rPr>
        <w:fldChar w:fldCharType="end"/>
      </w:r>
      <w:r w:rsidR="00A97553">
        <w:rPr>
          <w:rFonts w:ascii="Garamond" w:hAnsi="Garamond"/>
          <w:sz w:val="22"/>
          <w:szCs w:val="22"/>
        </w:rPr>
        <w:t>,</w:t>
      </w:r>
      <w:r w:rsidR="00DE161A" w:rsidRPr="00DE161A">
        <w:rPr>
          <w:rFonts w:ascii="Garamond" w:hAnsi="Garamond"/>
          <w:sz w:val="22"/>
          <w:szCs w:val="22"/>
        </w:rPr>
        <w:t xml:space="preserve"> cannot discriminate </w:t>
      </w:r>
      <w:r w:rsidR="00B03D1A">
        <w:rPr>
          <w:rFonts w:ascii="Garamond" w:hAnsi="Garamond"/>
          <w:sz w:val="22"/>
          <w:szCs w:val="22"/>
        </w:rPr>
        <w:t>among watersheds in many cases</w:t>
      </w:r>
      <w:ins w:id="9" w:author="Daniel Schindler" w:date="2025-10-02T14:06:00Z" w16du:dateUtc="2025-10-02T21:06:00Z">
        <w:r w:rsidR="00843D3D">
          <w:rPr>
            <w:rFonts w:ascii="Garamond" w:hAnsi="Garamond"/>
            <w:sz w:val="22"/>
            <w:szCs w:val="22"/>
          </w:rPr>
          <w:t xml:space="preserve"> </w:t>
        </w:r>
      </w:ins>
      <w:r w:rsidR="00A97553">
        <w:rPr>
          <w:rFonts w:ascii="Garamond" w:hAnsi="Garamond"/>
          <w:sz w:val="22"/>
          <w:szCs w:val="22"/>
        </w:rPr>
        <w:fldChar w:fldCharType="begin"/>
      </w:r>
      <w:r w:rsidR="00551CAF">
        <w:rPr>
          <w:rFonts w:ascii="Garamond" w:hAnsi="Garamond"/>
          <w:sz w:val="22"/>
          <w:szCs w:val="22"/>
        </w:rPr>
        <w:instrText xml:space="preserve"> ADDIN ZOTERO_ITEM CSL_CITATION {"citationID":"MzlKiGnn","properties":{"formattedCitation":"(Larson et al., 2014; Templin et al., 2011; Van Doornik et al., 2024)","plainCitation":"(Larson et al., 2014; Templin et al., 2011; Van Doornik et al., 2024)","noteIndex":0},"citationItems":[{"id":5920,"uris":["http://zotero.org/users/8421274/items/27HI6KT3"],"itemData":{"id":5920,"type":"article-journal","abstract":"Genetic stock identification (GSI), an important tool for fisheries management that relies upon the ability to differentiate stocks of interest, can be difficult when populations are closely related. Here we genotyped 11</w:instrText>
      </w:r>
      <w:r w:rsidR="00551CAF">
        <w:rPr>
          <w:rFonts w:ascii="Times New Roman" w:hAnsi="Times New Roman" w:cs="Times New Roman"/>
          <w:sz w:val="22"/>
          <w:szCs w:val="22"/>
        </w:rPr>
        <w:instrText> </w:instrText>
      </w:r>
      <w:r w:rsidR="00551CAF">
        <w:rPr>
          <w:rFonts w:ascii="Garamond" w:hAnsi="Garamond"/>
          <w:sz w:val="22"/>
          <w:szCs w:val="22"/>
        </w:rPr>
        <w:instrText>850 single-nucleotide polymorphisms (SNPs) from existing DNA sequence data available in five closely related populations of Chinook salmon (Oncorhynchus tshawytscha) from western Alaska. We then converted a subset of 96 of these SNPs displaying high differentiation into high-throughput genotyping assays. These 96 SNPs (RAD96) and 191 SNPs developed previously (CTC191) were screened in 28 populations from western Alaska. Regional assignment power was evaluated for five different SNP panels, including a panel containing the 96 SNPs with the highest FST across the CTC191 and RAD96 panels (FST96). Assignment tests indicated that SNPs in the RAD96 were more useful for GSI than those in the CTC191 and that increasing the number of reporting groups in western Alaska from one to three was feasible with the FST96. Our approach represents an efficient way to discover SNPs for GSI and should be applicable to other populations and species.","container-title":"Canadian Journal of Fisheries and Aquatic Sciences","DOI":"10.1139/cjfas-2013-0502","ISSN":"0706-652X","issue":"5","journalAbbreviation":"Can. J. Fish. Aquat. Sci.","note":"publisher: NRC Research Press","page":"698-708","source":"cdnsciencepub.com (Atypon)","title":"Single-nucleotide polymorphisms (SNPs) identified through genotyping-by-sequencing improve genetic stock identification of Chinook salmon (Oncorhynchus tshawytscha) from western Alaska","volume":"71","author":[{"family":"Larson","given":"Wesley A."},{"family":"Seeb","given":"James E."},{"family":"Pascal","given":"Carita E."},{"family":"Templin","given":"William D."},{"family":"Seeb","given":"Lisa W."}],"issued":{"date-parts":[["2014",5]]}}},{"id":2535,"uris":["http://zotero.org/users/8421274/items/SDJLKTDN"],"itemData":{"id":2535,"type":"article-journal","abstract":"Most information about Chinook salmon genetic diversity and life history originates from studies from the West Coast USA, western Canada and southeast Alaska; less is known about Chinook salmon from western and southcentral Alaska drainages. Populations in this large area are genetically distinct from populations to the south and represent an evolutionary legacy of unique genetic, phenotypic and life history diversity. More genetic information is necessary to advance mixed stock analysis applications for studies involving these populations. We assembled a comprehensive, open-access baseline of 45 single nucleotide polymorphisms (SNPs) from 172 populations ranging from Russia to California. We compare SNP data from representative populations throughout the range with particular emphasis on western and southcentral Alaska. We grouped populations into major lineages based upon genetic and geographic characteristics, evaluated the resolution for identifying the composition of admixtures and performed mixed stock analysis on Chinook salmon caught incidentally in the walleye pollock fishery in the Bering Sea. SNP data reveal complex genetic structure within Alaska and can be used in applications to address not only regional issues, but also migration pathways, bycatch studies on the high seas, and potential changes in the range of the species in response to climate change.","container-title":"Molecular Ecology Resources","DOI":"10.1111/j.1755-0998.2010.02968.x","ISSN":"1755-0998","issue":"s1","language":"en","note":"_eprint: https://onlinelibrary.wiley.com/doi/pdf/10.1111/j.1755-0998.2010.02968.x","page":"226-246","source":"Wiley Online Library","title":"Genetic differentiation of Alaska Chinook salmon: the missing link for migratory studies","title-short":"Genetic differentiation of Alaska Chinook salmon","volume":"11","author":[{"family":"Templin","given":"William D."},{"family":"Seeb","given":"James E."},{"family":"Jasper","given":"James R."},{"family":"Barclay","given":"Andrew W."},{"family":"Seeb","given":"Lisa W."}],"issued":{"date-parts":[["2011"]]}}},{"id":5914,"uris":["http://zotero.org/users/8421274/items/KJXD8DF9"],"itemData":{"id":5914,"type":"article-journal","abstract":"ObjectiveGenetic stock identification (GSI) can be an effective tool for fisheries management, but development of reference baselines for species with broad geographic distributions can be challenging. Mixed</w:instrText>
      </w:r>
      <w:r w:rsidR="00551CAF">
        <w:rPr>
          <w:rFonts w:ascii="Cambria Math" w:hAnsi="Cambria Math" w:cs="Cambria Math"/>
          <w:sz w:val="22"/>
          <w:szCs w:val="22"/>
        </w:rPr>
        <w:instrText>‐</w:instrText>
      </w:r>
      <w:r w:rsidR="00551CAF">
        <w:rPr>
          <w:rFonts w:ascii="Garamond" w:hAnsi="Garamond"/>
          <w:sz w:val="22"/>
          <w:szCs w:val="22"/>
        </w:rPr>
        <w:instrText>stock fisheries for Chinook Salmon Oncorhynchus tshawytscha have utilized GSI analyses for decades with various genetic baselines, but these have largely become outdated with advances in technology that enable more efficient genotyping. Thus, our goals were to (1) create nested baselines of genotypic data for Chinook Salmon throughout their entire natural range using existing data from multiple sources and (2) evaluate the utility of those nested baselines to conduct accurate hierarchical GSI of mixture proportions or the stock identification of individual fish.MethodsIn this study, we compiled a large genetic baseline of single</w:instrText>
      </w:r>
      <w:r w:rsidR="00551CAF">
        <w:rPr>
          <w:rFonts w:ascii="Cambria Math" w:hAnsi="Cambria Math" w:cs="Cambria Math"/>
          <w:sz w:val="22"/>
          <w:szCs w:val="22"/>
        </w:rPr>
        <w:instrText>‐</w:instrText>
      </w:r>
      <w:r w:rsidR="00551CAF">
        <w:rPr>
          <w:rFonts w:ascii="Garamond" w:hAnsi="Garamond"/>
          <w:sz w:val="22"/>
          <w:szCs w:val="22"/>
        </w:rPr>
        <w:instrText>nucleotide polymorphism (SNP) markers for 389 populations that encompass the entire geographic range of Chinook Salmon. We used cross validation and realistic mixture simulations to test the accuracy of the baseline in generating GSI estimates.ResultWe demonstrated that a multi</w:instrText>
      </w:r>
      <w:r w:rsidR="00551CAF">
        <w:rPr>
          <w:rFonts w:ascii="Cambria Math" w:hAnsi="Cambria Math" w:cs="Cambria Math"/>
          <w:sz w:val="22"/>
          <w:szCs w:val="22"/>
        </w:rPr>
        <w:instrText>‐</w:instrText>
      </w:r>
      <w:r w:rsidR="00551CAF">
        <w:rPr>
          <w:rFonts w:ascii="Garamond" w:hAnsi="Garamond"/>
          <w:sz w:val="22"/>
          <w:szCs w:val="22"/>
        </w:rPr>
        <w:instrText>tiered assignment approach can provide high accuracy at both tier 1 (broadscale, with three coastwide reporting groups; 97.8% mean accuracy) and tier 2 (fine</w:instrText>
      </w:r>
      <w:r w:rsidR="00551CAF">
        <w:rPr>
          <w:rFonts w:ascii="Cambria Math" w:hAnsi="Cambria Math" w:cs="Cambria Math"/>
          <w:sz w:val="22"/>
          <w:szCs w:val="22"/>
        </w:rPr>
        <w:instrText>‐</w:instrText>
      </w:r>
      <w:r w:rsidR="00551CAF">
        <w:rPr>
          <w:rFonts w:ascii="Garamond" w:hAnsi="Garamond"/>
          <w:sz w:val="22"/>
          <w:szCs w:val="22"/>
        </w:rPr>
        <w:instrText>scale regional reporting groups; up to 97.7% mean accuracy) levels. Realistic mixture simulations showed that this multi</w:instrText>
      </w:r>
      <w:r w:rsidR="00551CAF">
        <w:rPr>
          <w:rFonts w:ascii="Cambria Math" w:hAnsi="Cambria Math" w:cs="Cambria Math"/>
          <w:sz w:val="22"/>
          <w:szCs w:val="22"/>
        </w:rPr>
        <w:instrText>‐</w:instrText>
      </w:r>
      <w:r w:rsidR="00551CAF">
        <w:rPr>
          <w:rFonts w:ascii="Garamond" w:hAnsi="Garamond"/>
          <w:sz w:val="22"/>
          <w:szCs w:val="22"/>
        </w:rPr>
        <w:instrText>tiered approach can provide highly effective GSI results for several common mixed</w:instrText>
      </w:r>
      <w:r w:rsidR="00551CAF">
        <w:rPr>
          <w:rFonts w:ascii="Cambria Math" w:hAnsi="Cambria Math" w:cs="Cambria Math"/>
          <w:sz w:val="22"/>
          <w:szCs w:val="22"/>
        </w:rPr>
        <w:instrText>‐</w:instrText>
      </w:r>
      <w:r w:rsidR="00551CAF">
        <w:rPr>
          <w:rFonts w:ascii="Garamond" w:hAnsi="Garamond"/>
          <w:sz w:val="22"/>
          <w:szCs w:val="22"/>
        </w:rPr>
        <w:instrText>stock fisheries applications in the Pacific Ocean.ConclusionThis new SNP baseline and the multi</w:instrText>
      </w:r>
      <w:r w:rsidR="00551CAF">
        <w:rPr>
          <w:rFonts w:ascii="Cambria Math" w:hAnsi="Cambria Math" w:cs="Cambria Math"/>
          <w:sz w:val="22"/>
          <w:szCs w:val="22"/>
        </w:rPr>
        <w:instrText>‐</w:instrText>
      </w:r>
      <w:r w:rsidR="00551CAF">
        <w:rPr>
          <w:rFonts w:ascii="Garamond" w:hAnsi="Garamond"/>
          <w:sz w:val="22"/>
          <w:szCs w:val="22"/>
        </w:rPr>
        <w:instrText xml:space="preserve">tiered assignment approach provide the most comprehensive rangewide GSI baseline for Chinook Salmon over any previous application and enable highly accurate estimates for GSI purposes.Impact statementA Chinook Salmon genetic stock identification baseline encompassing the species' entire range has broad applications in fishery management and harvest allocation as well as in basic research.","container-title":"North American Journal of Fisheries Management","DOI":"10.1002/nafm.11019","ISSN":"0275-5947","issue":"4","page":"857-869","source":"Silverchair","title":"A new, standardized international Pacific Rim baseline for genetic stock identification (GSI) of Chinook Salmon","volume":"44","author":[{"family":"Van Doornik","given":"Donald M."},{"family":"Moran","given":"Paul"},{"family":"Rondeau","given":"Eric B."},{"family":"Nichols","given":"Krista M."},{"family":"Narum","given":"Shawn R."},{"family":"Campbell","given":"Matthew R."},{"family":"Clemento","given":"Anthony J."},{"family":"Hargrove","given":"John S."},{"family":"Hess","given":"Jon E."},{"family":"Horn","given":"Rebekah L."},{"family":"Seeb","given":"Lisa W."},{"family":"Stephenson","given":"Jeff J."},{"family":"McKinney","given":"Garrett J."}],"issued":{"date-parts":[["2024",8,1]]}}}],"schema":"https://github.com/citation-style-language/schema/raw/master/csl-citation.json"} </w:instrText>
      </w:r>
      <w:r w:rsidR="00A97553">
        <w:rPr>
          <w:rFonts w:ascii="Garamond" w:hAnsi="Garamond"/>
          <w:sz w:val="22"/>
          <w:szCs w:val="22"/>
        </w:rPr>
        <w:fldChar w:fldCharType="separate"/>
      </w:r>
      <w:r w:rsidR="00551CAF">
        <w:rPr>
          <w:rFonts w:ascii="Garamond" w:hAnsi="Garamond"/>
          <w:noProof/>
          <w:sz w:val="22"/>
          <w:szCs w:val="22"/>
        </w:rPr>
        <w:t xml:space="preserve">(Larson et al., 2014; Templin et al., 2011; Van Doornik et al., </w:t>
      </w:r>
      <w:r w:rsidR="00551CAF">
        <w:rPr>
          <w:rFonts w:ascii="Garamond" w:hAnsi="Garamond"/>
          <w:noProof/>
          <w:sz w:val="22"/>
          <w:szCs w:val="22"/>
        </w:rPr>
        <w:lastRenderedPageBreak/>
        <w:t>2024)</w:t>
      </w:r>
      <w:r w:rsidR="00A97553">
        <w:rPr>
          <w:rFonts w:ascii="Garamond" w:hAnsi="Garamond"/>
          <w:sz w:val="22"/>
          <w:szCs w:val="22"/>
        </w:rPr>
        <w:fldChar w:fldCharType="end"/>
      </w:r>
      <w:r w:rsidR="00551CAF">
        <w:rPr>
          <w:rFonts w:ascii="Garamond" w:hAnsi="Garamond"/>
          <w:sz w:val="22"/>
          <w:szCs w:val="22"/>
        </w:rPr>
        <w:t>.</w:t>
      </w:r>
      <w:r w:rsidR="00B03D1A">
        <w:rPr>
          <w:rFonts w:ascii="Garamond" w:hAnsi="Garamond"/>
          <w:sz w:val="22"/>
          <w:szCs w:val="22"/>
        </w:rPr>
        <w:t xml:space="preserve"> Although fish from the upper portions of the Yukon can be reliability distinguished using GSI, the </w:t>
      </w:r>
      <w:r w:rsidR="00DE161A" w:rsidRPr="00DE161A">
        <w:rPr>
          <w:rFonts w:ascii="Garamond" w:hAnsi="Garamond"/>
          <w:sz w:val="22"/>
          <w:szCs w:val="22"/>
        </w:rPr>
        <w:t>Coastal Western Alaska (CWAK) genetic reporting group</w:t>
      </w:r>
      <w:r w:rsidR="00B03D1A">
        <w:rPr>
          <w:rFonts w:ascii="Garamond" w:hAnsi="Garamond"/>
          <w:sz w:val="22"/>
          <w:szCs w:val="22"/>
        </w:rPr>
        <w:t xml:space="preserve"> </w:t>
      </w:r>
      <w:r w:rsidR="00DE161A">
        <w:rPr>
          <w:rFonts w:ascii="Garamond" w:hAnsi="Garamond"/>
          <w:sz w:val="22"/>
          <w:szCs w:val="22"/>
        </w:rPr>
        <w:t xml:space="preserve">contains </w:t>
      </w:r>
      <w:r w:rsidR="00B03D1A">
        <w:rPr>
          <w:rFonts w:ascii="Garamond" w:hAnsi="Garamond"/>
          <w:sz w:val="22"/>
          <w:szCs w:val="22"/>
        </w:rPr>
        <w:t xml:space="preserve">the entire Kuskokwim and Nushagak river-basins as well as a large </w:t>
      </w:r>
      <w:r w:rsidR="00DE161A">
        <w:rPr>
          <w:rFonts w:ascii="Garamond" w:hAnsi="Garamond"/>
          <w:sz w:val="22"/>
          <w:szCs w:val="22"/>
        </w:rPr>
        <w:t xml:space="preserve">portion of </w:t>
      </w:r>
      <w:r w:rsidR="00B03D1A">
        <w:rPr>
          <w:rFonts w:ascii="Garamond" w:hAnsi="Garamond"/>
          <w:sz w:val="22"/>
          <w:szCs w:val="22"/>
        </w:rPr>
        <w:t xml:space="preserve">the Yukon </w:t>
      </w:r>
      <w:r w:rsidR="00DE161A">
        <w:rPr>
          <w:rFonts w:ascii="Garamond" w:hAnsi="Garamond"/>
          <w:sz w:val="22"/>
          <w:szCs w:val="22"/>
        </w:rPr>
        <w:t xml:space="preserve">(Figure 1). </w:t>
      </w:r>
      <w:r w:rsidR="00B03D1A">
        <w:rPr>
          <w:rFonts w:ascii="Garamond" w:hAnsi="Garamond"/>
          <w:sz w:val="22"/>
          <w:szCs w:val="22"/>
        </w:rPr>
        <w:t xml:space="preserve">As a result, fish assigned to this genetic baseline cannot be distinguished among rivers, hampering the ability to </w:t>
      </w:r>
      <w:r w:rsidR="009F7FFE">
        <w:rPr>
          <w:rFonts w:ascii="Garamond" w:hAnsi="Garamond"/>
          <w:sz w:val="22"/>
          <w:szCs w:val="22"/>
        </w:rPr>
        <w:t xml:space="preserve">quantify </w:t>
      </w:r>
      <w:r w:rsidR="00B03D1A">
        <w:rPr>
          <w:rFonts w:ascii="Garamond" w:hAnsi="Garamond"/>
          <w:sz w:val="22"/>
          <w:szCs w:val="22"/>
        </w:rPr>
        <w:t xml:space="preserve">the impact of marine-based </w:t>
      </w:r>
      <w:r w:rsidR="009F7FFE">
        <w:rPr>
          <w:rFonts w:ascii="Garamond" w:hAnsi="Garamond"/>
          <w:sz w:val="22"/>
          <w:szCs w:val="22"/>
        </w:rPr>
        <w:t xml:space="preserve">fishing mortality on </w:t>
      </w:r>
      <w:del w:id="10" w:author="Daniel Schindler" w:date="2025-10-06T10:45:00Z" w16du:dateUtc="2025-10-06T17:45:00Z">
        <w:r w:rsidR="00B03D1A" w:rsidDel="009F7FFE">
          <w:rPr>
            <w:rFonts w:ascii="Garamond" w:hAnsi="Garamond"/>
            <w:sz w:val="22"/>
            <w:szCs w:val="22"/>
          </w:rPr>
          <w:delText>agains</w:delText>
        </w:r>
      </w:del>
      <w:del w:id="11" w:author="Daniel Schindler" w:date="2025-10-06T10:46:00Z" w16du:dateUtc="2025-10-06T17:46:00Z">
        <w:r w:rsidR="00B03D1A" w:rsidDel="009F7FFE">
          <w:rPr>
            <w:rFonts w:ascii="Garamond" w:hAnsi="Garamond"/>
            <w:sz w:val="22"/>
            <w:szCs w:val="22"/>
          </w:rPr>
          <w:delText>t</w:delText>
        </w:r>
      </w:del>
      <w:r w:rsidR="00B03D1A">
        <w:rPr>
          <w:rFonts w:ascii="Garamond" w:hAnsi="Garamond"/>
          <w:sz w:val="22"/>
          <w:szCs w:val="22"/>
        </w:rPr>
        <w:t xml:space="preserve"> river-specific population </w:t>
      </w:r>
      <w:r w:rsidR="00843D3D">
        <w:rPr>
          <w:rFonts w:ascii="Garamond" w:hAnsi="Garamond"/>
          <w:sz w:val="22"/>
          <w:szCs w:val="22"/>
        </w:rPr>
        <w:t>dynamics</w:t>
      </w:r>
      <w:r w:rsidR="00B03D1A">
        <w:rPr>
          <w:rFonts w:ascii="Garamond" w:hAnsi="Garamond"/>
          <w:sz w:val="22"/>
          <w:szCs w:val="22"/>
        </w:rPr>
        <w:t>.</w:t>
      </w:r>
    </w:p>
    <w:p w14:paraId="541CC541" w14:textId="3F16FDB3" w:rsidR="0010010D" w:rsidRPr="00B95E95" w:rsidRDefault="00DE161A" w:rsidP="00B95E95">
      <w:pPr>
        <w:spacing w:line="480" w:lineRule="auto"/>
        <w:ind w:firstLine="720"/>
        <w:rPr>
          <w:rFonts w:ascii="Garamond" w:hAnsi="Garamond"/>
          <w:sz w:val="22"/>
          <w:szCs w:val="22"/>
        </w:rPr>
      </w:pPr>
      <w:r>
        <w:rPr>
          <w:rFonts w:ascii="Garamond" w:hAnsi="Garamond"/>
          <w:sz w:val="22"/>
          <w:szCs w:val="22"/>
        </w:rPr>
        <w:t>I</w:t>
      </w:r>
      <w:r w:rsidR="00FD2359" w:rsidRPr="00CA63D8">
        <w:rPr>
          <w:rFonts w:ascii="Garamond" w:hAnsi="Garamond"/>
          <w:sz w:val="22"/>
          <w:szCs w:val="22"/>
        </w:rPr>
        <w:t xml:space="preserve">sotope-based methods </w:t>
      </w:r>
      <w:r>
        <w:rPr>
          <w:rFonts w:ascii="Garamond" w:hAnsi="Garamond"/>
          <w:sz w:val="22"/>
          <w:szCs w:val="22"/>
        </w:rPr>
        <w:t xml:space="preserve">for estimating provenance </w:t>
      </w:r>
      <w:r w:rsidR="00FD2359" w:rsidRPr="00CA63D8">
        <w:rPr>
          <w:rFonts w:ascii="Garamond" w:hAnsi="Garamond"/>
          <w:sz w:val="22"/>
          <w:szCs w:val="22"/>
        </w:rPr>
        <w:t xml:space="preserve">using </w:t>
      </w:r>
      <w:r>
        <w:rPr>
          <w:rFonts w:ascii="Garamond" w:hAnsi="Garamond"/>
          <w:sz w:val="22"/>
          <w:szCs w:val="22"/>
        </w:rPr>
        <w:t xml:space="preserve">ear stones found in fish, or </w:t>
      </w:r>
      <w:r w:rsidR="00FD2359" w:rsidRPr="00CA63D8">
        <w:rPr>
          <w:rFonts w:ascii="Garamond" w:hAnsi="Garamond"/>
          <w:sz w:val="22"/>
          <w:szCs w:val="22"/>
        </w:rPr>
        <w:t>otoliths</w:t>
      </w:r>
      <w:r>
        <w:rPr>
          <w:rFonts w:ascii="Garamond" w:hAnsi="Garamond"/>
          <w:sz w:val="22"/>
          <w:szCs w:val="22"/>
        </w:rPr>
        <w:t>,</w:t>
      </w:r>
      <w:r w:rsidR="00FD2359" w:rsidRPr="00CA63D8">
        <w:rPr>
          <w:rFonts w:ascii="Garamond" w:hAnsi="Garamond"/>
          <w:sz w:val="22"/>
          <w:szCs w:val="22"/>
        </w:rPr>
        <w:t xml:space="preserve"> ha</w:t>
      </w:r>
      <w:r w:rsidR="00B95E95">
        <w:rPr>
          <w:rFonts w:ascii="Garamond" w:hAnsi="Garamond"/>
          <w:sz w:val="22"/>
          <w:szCs w:val="22"/>
        </w:rPr>
        <w:t>ve</w:t>
      </w:r>
      <w:r>
        <w:rPr>
          <w:rFonts w:ascii="Garamond" w:hAnsi="Garamond"/>
          <w:sz w:val="22"/>
          <w:szCs w:val="22"/>
        </w:rPr>
        <w:t xml:space="preserve"> </w:t>
      </w:r>
      <w:r w:rsidR="00FD2359" w:rsidRPr="00CA63D8">
        <w:rPr>
          <w:rFonts w:ascii="Garamond" w:hAnsi="Garamond"/>
          <w:sz w:val="22"/>
          <w:szCs w:val="22"/>
        </w:rPr>
        <w:t>emerged as an alternative approach</w:t>
      </w:r>
      <w:r>
        <w:rPr>
          <w:rFonts w:ascii="Garamond" w:hAnsi="Garamond"/>
          <w:sz w:val="22"/>
          <w:szCs w:val="22"/>
        </w:rPr>
        <w:t xml:space="preserve"> to GSI</w:t>
      </w:r>
      <w:r w:rsidR="00FD2359" w:rsidRPr="00CA63D8">
        <w:rPr>
          <w:rFonts w:ascii="Garamond" w:hAnsi="Garamond"/>
          <w:sz w:val="22"/>
          <w:szCs w:val="22"/>
        </w:rPr>
        <w:t>, offering finer spatial resolution than genetics in some cases</w:t>
      </w:r>
      <w:r>
        <w:rPr>
          <w:rFonts w:ascii="Garamond" w:hAnsi="Garamond"/>
          <w:sz w:val="22"/>
          <w:szCs w:val="22"/>
        </w:rPr>
        <w:t xml:space="preserve">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{"citationID":"Pqigyra2","properties":{"formattedCitation":"(Brennan et al., 2015; Brennan &amp; Schindler, 2017; Kennedy et al., 1997)","plainCitation":"(Brennan et al., 2015; Brennan &amp; Schindler, 2017; Kennedy et al., 1997)","noteIndex":0},"citationItems":[{"id":2313,"uris":["http://zotero.org/users/8421274/items/AJFVQJVT"],"itemData":{"id":2313,"type":"article-journal","abstract":"Highly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E."}],"issued":{"date-parts":[["2017"]]}}},{"id":1561,"uris":["http://zotero.org/users/8421274/items/UCQYZW9Z"],"itemData":{"id":1561,"type":"article-journal","abstract":"To optimize conservation and restoration strategies for fish stocks it is important to identify the rearing habitats that produce the most successful individuals. However, tracking millions of migratory fish through multiple life stages seems to be impossible using conventional techniques. Using differences in the ratio of stable isotopes of strontium (Sr), found naturally in stream water, we have been able to distinguish juvenile Atlantic salmon (Salmo salar) from eight of ten rearing sites studied in Vermont streams. This demonstrates the potential for using environmental signals to determine the rearing stream from which salmon originate, and should help to guide restoration activities.","container-title":"Nature","DOI":"10.1038/42835","ISSN":"1476-4687","issue":"6635","language":"en","license":"1997 Macmillan Magazines Ltd.","note":"number: 6635\npublisher: Nature Publishing Group","page":"766-767","source":"www-nature-com.offcampus.lib.washington.edu","title":"Natural isotope markers in salmon","volume":"387","author":[{"family":"Kennedy","given":"Brian P."},{"family":"Folt","given":"Carol L."},{"family":"Blum","given":"Joel D."},{"family":"Chamberlain","given":"C. Page"}],"issued":{"date-parts":[["1997",6]]}}}],"schema":"https://github.com/citation-style-language/schema/raw/master/csl-citation.json"}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(Brennan et al., 2015; Brennan &amp; Schindler, 2017; Kennedy et al., 1997)</w:t>
      </w:r>
      <w:r w:rsidR="0010010D" w:rsidRPr="00CA63D8">
        <w:rPr>
          <w:rFonts w:ascii="Garamond" w:hAnsi="Garamond"/>
          <w:sz w:val="22"/>
          <w:szCs w:val="22"/>
        </w:rPr>
        <w:fldChar w:fldCharType="end"/>
      </w:r>
      <w:r w:rsidR="0010010D" w:rsidRPr="00CA63D8">
        <w:rPr>
          <w:rFonts w:ascii="Garamond" w:hAnsi="Garamond"/>
          <w:sz w:val="22"/>
          <w:szCs w:val="22"/>
        </w:rPr>
        <w:t>. The relative ratio of strontium-87 to strontium-86 (</w:t>
      </w:r>
      <w:r w:rsidR="0010010D" w:rsidRPr="00CA63D8">
        <w:rPr>
          <w:rFonts w:ascii="Cambria Math" w:hAnsi="Cambria Math" w:cs="Cambria Math"/>
          <w:sz w:val="22"/>
          <w:szCs w:val="22"/>
        </w:rPr>
        <w:t>⁸⁷</w:t>
      </w:r>
      <w:r w:rsidR="0010010D" w:rsidRPr="00CA63D8">
        <w:rPr>
          <w:rFonts w:ascii="Garamond" w:hAnsi="Garamond"/>
          <w:sz w:val="22"/>
          <w:szCs w:val="22"/>
        </w:rPr>
        <w:t>Sr/</w:t>
      </w:r>
      <w:r w:rsidR="0010010D" w:rsidRPr="00CA63D8">
        <w:rPr>
          <w:rFonts w:ascii="Cambria Math" w:hAnsi="Cambria Math" w:cs="Cambria Math"/>
          <w:sz w:val="22"/>
          <w:szCs w:val="22"/>
        </w:rPr>
        <w:t>⁸⁶</w:t>
      </w:r>
      <w:r w:rsidR="0010010D" w:rsidRPr="00CA63D8">
        <w:rPr>
          <w:rFonts w:ascii="Garamond" w:hAnsi="Garamond"/>
          <w:sz w:val="22"/>
          <w:szCs w:val="22"/>
        </w:rPr>
        <w:t xml:space="preserve">Sr) is heterogeneously distributed across geologically diverse landscapes, faithfully incorporated </w:t>
      </w:r>
      <w:r w:rsidR="00FD2359" w:rsidRPr="00CA63D8">
        <w:rPr>
          <w:rFonts w:ascii="Garamond" w:hAnsi="Garamond"/>
          <w:sz w:val="22"/>
          <w:szCs w:val="22"/>
        </w:rPr>
        <w:t>the</w:t>
      </w:r>
      <w:r w:rsidR="00B95E95">
        <w:rPr>
          <w:rFonts w:ascii="Garamond" w:hAnsi="Garamond"/>
          <w:sz w:val="22"/>
          <w:szCs w:val="22"/>
        </w:rPr>
        <w:t xml:space="preserve"> metabolically inert</w:t>
      </w:r>
      <w:r w:rsidR="00FD2359" w:rsidRPr="00CA63D8">
        <w:rPr>
          <w:rFonts w:ascii="Garamond" w:hAnsi="Garamond"/>
          <w:sz w:val="22"/>
          <w:szCs w:val="22"/>
        </w:rPr>
        <w:t xml:space="preserve"> </w:t>
      </w:r>
      <w:r w:rsidR="0010010D" w:rsidRPr="00CA63D8">
        <w:rPr>
          <w:rFonts w:ascii="Garamond" w:hAnsi="Garamond"/>
          <w:sz w:val="22"/>
          <w:szCs w:val="22"/>
        </w:rPr>
        <w:t>otolith</w:t>
      </w:r>
      <w:r w:rsidR="00FD2359" w:rsidRPr="00CA63D8">
        <w:rPr>
          <w:rFonts w:ascii="Garamond" w:hAnsi="Garamond"/>
          <w:sz w:val="22"/>
          <w:szCs w:val="22"/>
        </w:rPr>
        <w:t xml:space="preserve"> structure</w:t>
      </w:r>
      <w:r w:rsidR="0010010D" w:rsidRPr="00CA63D8">
        <w:rPr>
          <w:rFonts w:ascii="Garamond" w:hAnsi="Garamond"/>
          <w:sz w:val="22"/>
          <w:szCs w:val="22"/>
        </w:rPr>
        <w:t xml:space="preserve">, and </w:t>
      </w:r>
      <w:r w:rsidR="00B95E95">
        <w:rPr>
          <w:rFonts w:ascii="Garamond" w:hAnsi="Garamond"/>
          <w:sz w:val="22"/>
          <w:szCs w:val="22"/>
        </w:rPr>
        <w:t xml:space="preserve">has been demonstrated to be </w:t>
      </w:r>
      <w:r w:rsidR="0010010D" w:rsidRPr="00CA63D8">
        <w:rPr>
          <w:rFonts w:ascii="Garamond" w:hAnsi="Garamond"/>
          <w:sz w:val="22"/>
          <w:szCs w:val="22"/>
        </w:rPr>
        <w:t>temporally stable in Alaskan watersheds</w:t>
      </w:r>
      <w:r w:rsidR="00B95E95">
        <w:rPr>
          <w:rFonts w:ascii="Garamond" w:hAnsi="Garamond"/>
          <w:sz w:val="22"/>
          <w:szCs w:val="22"/>
        </w:rPr>
        <w:t xml:space="preserve">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{"citationID":"gCPseI7r","properties":{"formattedCitation":"(Bataille &amp; Bowen, 2012; Brennan et al., 2015; Campana, 1999; Capo et al., 1998)","plainCitation":"(Bataille &amp; Bowen, 2012; Brennan et al., 2015; Campana, 1999; Capo et al., 1998)","noteIndex":0},"citationItems":[{"id":1939,"uris":["http://zotero.org/users/8421274/items/S8GE9LUD"],"itemData":{"id":1939,"type":"article-journal","abstract":"Although variation in 87Sr/86Sr has been widely pursued as a tracer of provenance in environmental studies, forensics, archeology and food traceability, accurate methods for mapping variations in environmental 87Sr/ 86Sr at regional scale are not available. In this paper, we build upon earlier efforts to model 87Sr/86Sr in bedrock by developing GIS-based models for Sr isotopes in rock and water that include the combined effects of lithology and time. Using published data, we ﬁt lithology-speciﬁc model parameters for generalized equations describing the concentration of radiogenic Sr in silicate and carbonate rocks. The new model explained more than 50% of the observed variance in measured Sr isotope values from independent global databases of igneous, metaigneous, and carbonate rocks, but performed more poorly (explaining 33% of the variance) for sedimentary and metasedimentary rocks. In comparison, a previously applied model formulation that did not include lithology-speciﬁc parameters explained only 20% and 8% of the observed variance for igneous and sedimentary rocks, respectively, and exhibited an inverse relationship with measured carbonate rock values. Building upon the bedrock model, we also developed and applied equations to predict the contribution of different rock types to 87Sr/86Sr variations in water as a function of their weathering rates and strontium content. The resulting water model was compared to data from 68 catchments and shown to give more accurate predictions of stream water 87Sr/86Sr (R2 = 0.70) than models that did not include lithological weathering parameters. We applied these models to produce maps (“isoscapes”) predicting 87Sr/86Sr in bedrock and water across the contiguous USA, and compared the mapped Sr isotope distributions to data on Sr isotope ratios of US marijuana crops. Although the maps produced here are demonstrably imperfect and leave signiﬁcant scope for further reﬁnement, they provide an enhanced framework for lithology-based Sr isotope modeling and offer a baseline for provenance studies by constraining the 87Sr/86Sr in strontium sources at regional scales.","container-title":"Chemical Geology","DOI":"10.1016/j.chemgeo.2012.01.028","ISSN":"00092541","journalAbbreviation":"Chemical Geology","language":"en","page":"39-52","source":"DOI.org (Crossref)","title":"Mapping 87Sr/86Sr variations in bedrock and water for large scale provenance studies","volume":"304-305","author":[{"family":"Bataille","given":"Clément P."},{"family":"Bowen","given":"Gabriel J."}],"issued":{"date-parts":[["2012",4]]}}},{"id":2313,"uris":["http://zotero.org/users/8421274/items/AJFVQJVT"],"itemData":{"id":2313,"type":"article-journal","abstract":"Highly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(Bataille &amp; Bowen, 2012; Brennan et al., 2015; Campana, 1999; Capo et al., 1998)</w:t>
      </w:r>
      <w:r w:rsidR="0010010D" w:rsidRPr="00CA63D8">
        <w:rPr>
          <w:rFonts w:ascii="Garamond" w:hAnsi="Garamond"/>
          <w:sz w:val="22"/>
          <w:szCs w:val="22"/>
        </w:rPr>
        <w:fldChar w:fldCharType="end"/>
      </w:r>
      <w:r w:rsidR="0010010D" w:rsidRPr="00CA63D8">
        <w:rPr>
          <w:rFonts w:ascii="Garamond" w:hAnsi="Garamond"/>
          <w:sz w:val="22"/>
          <w:szCs w:val="22"/>
        </w:rPr>
        <w:t xml:space="preserve">. </w:t>
      </w:r>
      <w:r w:rsidR="00B95E95">
        <w:rPr>
          <w:rFonts w:ascii="Garamond" w:hAnsi="Garamond"/>
          <w:sz w:val="22"/>
          <w:szCs w:val="22"/>
        </w:rPr>
        <w:t>As such, t</w:t>
      </w:r>
      <w:r>
        <w:rPr>
          <w:rFonts w:ascii="Garamond" w:hAnsi="Garamond"/>
          <w:sz w:val="22"/>
          <w:szCs w:val="22"/>
        </w:rPr>
        <w:t xml:space="preserve">his </w:t>
      </w:r>
      <w:r w:rsidR="00B95E95">
        <w:rPr>
          <w:rFonts w:ascii="Garamond" w:hAnsi="Garamond"/>
          <w:sz w:val="22"/>
          <w:szCs w:val="22"/>
        </w:rPr>
        <w:t>method</w:t>
      </w:r>
      <w:r>
        <w:rPr>
          <w:rFonts w:ascii="Garamond" w:hAnsi="Garamond"/>
          <w:sz w:val="22"/>
          <w:szCs w:val="22"/>
        </w:rPr>
        <w:t xml:space="preserve"> has been used to </w:t>
      </w:r>
      <w:r w:rsidR="00FD2359" w:rsidRPr="00CA63D8">
        <w:rPr>
          <w:rFonts w:ascii="Garamond" w:hAnsi="Garamond"/>
          <w:sz w:val="22"/>
          <w:szCs w:val="22"/>
        </w:rPr>
        <w:t>estimate provenance</w:t>
      </w:r>
      <w:r>
        <w:rPr>
          <w:rFonts w:ascii="Garamond" w:hAnsi="Garamond"/>
          <w:sz w:val="22"/>
          <w:szCs w:val="22"/>
        </w:rPr>
        <w:t xml:space="preserve"> of </w:t>
      </w:r>
      <w:r w:rsidR="00B95E95">
        <w:rPr>
          <w:rFonts w:ascii="Garamond" w:hAnsi="Garamond"/>
          <w:sz w:val="22"/>
          <w:szCs w:val="22"/>
        </w:rPr>
        <w:t xml:space="preserve">salmon from </w:t>
      </w:r>
      <w:r w:rsidR="00843D3D">
        <w:rPr>
          <w:rFonts w:ascii="Garamond" w:hAnsi="Garamond"/>
          <w:sz w:val="22"/>
          <w:szCs w:val="22"/>
        </w:rPr>
        <w:t xml:space="preserve">within the </w:t>
      </w:r>
      <w:r w:rsidR="00B95E95">
        <w:rPr>
          <w:rFonts w:ascii="Garamond" w:hAnsi="Garamond"/>
          <w:sz w:val="22"/>
          <w:szCs w:val="22"/>
        </w:rPr>
        <w:t xml:space="preserve">watersheds </w:t>
      </w:r>
      <w:r w:rsidR="00843D3D">
        <w:rPr>
          <w:rFonts w:ascii="Garamond" w:hAnsi="Garamond"/>
          <w:sz w:val="22"/>
          <w:szCs w:val="22"/>
        </w:rPr>
        <w:t xml:space="preserve">where fish are harvested </w:t>
      </w:r>
      <w:r w:rsidR="00B95E95">
        <w:rPr>
          <w:rFonts w:ascii="Garamond" w:hAnsi="Garamond"/>
          <w:sz w:val="22"/>
          <w:szCs w:val="22"/>
        </w:rPr>
        <w:t xml:space="preserve">by comparing the </w:t>
      </w:r>
      <w:r w:rsidR="00FD2359" w:rsidRPr="00CA63D8">
        <w:rPr>
          <w:rFonts w:ascii="Cambria Math" w:hAnsi="Cambria Math" w:cs="Cambria Math"/>
          <w:sz w:val="22"/>
          <w:szCs w:val="22"/>
        </w:rPr>
        <w:t>⁸⁷</w:t>
      </w:r>
      <w:r w:rsidR="00FD2359" w:rsidRPr="00CA63D8">
        <w:rPr>
          <w:rFonts w:ascii="Garamond" w:hAnsi="Garamond"/>
          <w:sz w:val="22"/>
          <w:szCs w:val="22"/>
        </w:rPr>
        <w:t>Sr/</w:t>
      </w:r>
      <w:r w:rsidR="00FD2359" w:rsidRPr="00CA63D8">
        <w:rPr>
          <w:rFonts w:ascii="Cambria Math" w:hAnsi="Cambria Math" w:cs="Cambria Math"/>
          <w:sz w:val="22"/>
          <w:szCs w:val="22"/>
        </w:rPr>
        <w:t>⁸⁶</w:t>
      </w:r>
      <w:r w:rsidR="00FD2359" w:rsidRPr="00CA63D8">
        <w:rPr>
          <w:rFonts w:ascii="Garamond" w:hAnsi="Garamond"/>
          <w:sz w:val="22"/>
          <w:szCs w:val="22"/>
        </w:rPr>
        <w:t xml:space="preserve">Sr </w:t>
      </w:r>
      <w:r>
        <w:rPr>
          <w:rFonts w:ascii="Garamond" w:hAnsi="Garamond"/>
          <w:sz w:val="22"/>
          <w:szCs w:val="22"/>
        </w:rPr>
        <w:t xml:space="preserve">value </w:t>
      </w:r>
      <w:r w:rsidR="00B95E95">
        <w:rPr>
          <w:rFonts w:ascii="Garamond" w:hAnsi="Garamond"/>
          <w:sz w:val="22"/>
          <w:szCs w:val="22"/>
        </w:rPr>
        <w:t xml:space="preserve">isolated from the natal </w:t>
      </w:r>
      <w:r>
        <w:rPr>
          <w:rFonts w:ascii="Garamond" w:hAnsi="Garamond"/>
          <w:sz w:val="22"/>
          <w:szCs w:val="22"/>
        </w:rPr>
        <w:t xml:space="preserve">freshwater region of the otolith to strontium values </w:t>
      </w:r>
      <w:r w:rsidR="00FD2359" w:rsidRPr="00CA63D8">
        <w:rPr>
          <w:rFonts w:ascii="Garamond" w:hAnsi="Garamond"/>
          <w:sz w:val="22"/>
          <w:szCs w:val="22"/>
        </w:rPr>
        <w:t xml:space="preserve">modeled </w:t>
      </w:r>
      <w:r>
        <w:rPr>
          <w:rFonts w:ascii="Garamond" w:hAnsi="Garamond"/>
          <w:sz w:val="22"/>
          <w:szCs w:val="22"/>
        </w:rPr>
        <w:t xml:space="preserve">across the landscape </w:t>
      </w:r>
      <w:r>
        <w:rPr>
          <w:rFonts w:ascii="Garamond" w:hAnsi="Garamond"/>
          <w:sz w:val="22"/>
          <w:szCs w:val="22"/>
        </w:rPr>
        <w:fldChar w:fldCharType="begin"/>
      </w:r>
      <w:r>
        <w:rPr>
          <w:rFonts w:ascii="Garamond" w:hAnsi="Garamond"/>
          <w:sz w:val="22"/>
          <w:szCs w:val="22"/>
        </w:rPr>
        <w:instrText xml:space="preserve"> ADDIN ZOTERO_ITEM CSL_CITATION {"citationID":"C7b87fw4","properties":{"formattedCitation":"(Brennan et al., 2015, 2019)","plainCitation":"(Brennan et al., 2015, 2019)","noteIndex":0},"citationItems":[{"id":2313,"uris":["http://zotero.org/users/8421274/items/AJFVQJVT"],"itemData":{"id":2313,"type":"article-journal","abstract":"Highly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(Brennan et al., 2015, 2019)</w:t>
      </w:r>
      <w:r>
        <w:rPr>
          <w:rFonts w:ascii="Garamond" w:hAnsi="Garamond"/>
          <w:sz w:val="22"/>
          <w:szCs w:val="22"/>
        </w:rPr>
        <w:fldChar w:fldCharType="end"/>
      </w:r>
      <w:r>
        <w:rPr>
          <w:rFonts w:ascii="Garamond" w:hAnsi="Garamond"/>
          <w:sz w:val="22"/>
          <w:szCs w:val="22"/>
        </w:rPr>
        <w:t xml:space="preserve"> </w:t>
      </w:r>
      <w:r w:rsidR="00F64010" w:rsidRPr="00CA63D8">
        <w:rPr>
          <w:rFonts w:ascii="Garamond" w:hAnsi="Garamond"/>
          <w:sz w:val="22"/>
          <w:szCs w:val="22"/>
        </w:rPr>
        <w:t>However</w:t>
      </w:r>
      <w:r w:rsidR="0010010D" w:rsidRPr="00CA63D8">
        <w:rPr>
          <w:rFonts w:ascii="Garamond" w:hAnsi="Garamond"/>
          <w:sz w:val="22"/>
          <w:szCs w:val="22"/>
        </w:rPr>
        <w:t xml:space="preserve">, this method is limited by the level of isotopic heterogeneity relative to the spatial scale of interest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{"citationID":"W3sRlFul","properties":{"formattedCitation":"(Makhlouf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(Makhlouf et al., 2025)</w:t>
      </w:r>
      <w:r w:rsidR="0010010D" w:rsidRPr="00CA63D8">
        <w:rPr>
          <w:rFonts w:ascii="Garamond" w:hAnsi="Garamond"/>
          <w:sz w:val="22"/>
          <w:szCs w:val="22"/>
        </w:rPr>
        <w:fldChar w:fldCharType="end"/>
      </w:r>
      <w:r w:rsidR="0010010D" w:rsidRPr="00CA63D8">
        <w:rPr>
          <w:rFonts w:ascii="Garamond" w:hAnsi="Garamond"/>
          <w:sz w:val="22"/>
          <w:szCs w:val="22"/>
        </w:rPr>
        <w:t xml:space="preserve">. </w:t>
      </w:r>
      <w:r w:rsidR="00B95E95">
        <w:rPr>
          <w:rFonts w:ascii="Garamond" w:hAnsi="Garamond"/>
          <w:sz w:val="22"/>
          <w:szCs w:val="22"/>
        </w:rPr>
        <w:t>H</w:t>
      </w:r>
      <w:r>
        <w:rPr>
          <w:rFonts w:ascii="Garamond" w:hAnsi="Garamond"/>
          <w:sz w:val="22"/>
          <w:szCs w:val="22"/>
        </w:rPr>
        <w:t xml:space="preserve">eterogeneity in strontium isotope ratios is sufficient </w:t>
      </w:r>
      <w:r w:rsidR="002F3B7A">
        <w:rPr>
          <w:rFonts w:ascii="Garamond" w:hAnsi="Garamond"/>
          <w:sz w:val="22"/>
          <w:szCs w:val="22"/>
        </w:rPr>
        <w:t xml:space="preserve">to discriminate among major tributaries </w:t>
      </w:r>
      <w:r>
        <w:rPr>
          <w:rFonts w:ascii="Garamond" w:hAnsi="Garamond"/>
          <w:sz w:val="22"/>
          <w:szCs w:val="22"/>
        </w:rPr>
        <w:t>within a single river-basin</w:t>
      </w:r>
      <w:r w:rsidR="00071FD5">
        <w:rPr>
          <w:rFonts w:ascii="Garamond" w:hAnsi="Garamond"/>
          <w:sz w:val="22"/>
          <w:szCs w:val="22"/>
        </w:rPr>
        <w:t xml:space="preserve"> from which an individual fish is captured</w:t>
      </w:r>
      <w:r>
        <w:rPr>
          <w:rFonts w:ascii="Garamond" w:hAnsi="Garamond"/>
          <w:sz w:val="22"/>
          <w:szCs w:val="22"/>
        </w:rPr>
        <w:t xml:space="preserve">, </w:t>
      </w:r>
      <w:r w:rsidR="00B95E95">
        <w:rPr>
          <w:rFonts w:ascii="Garamond" w:hAnsi="Garamond"/>
          <w:sz w:val="22"/>
          <w:szCs w:val="22"/>
        </w:rPr>
        <w:t xml:space="preserve">however, </w:t>
      </w:r>
      <w:r>
        <w:rPr>
          <w:rFonts w:ascii="Garamond" w:hAnsi="Garamond"/>
          <w:sz w:val="22"/>
          <w:szCs w:val="22"/>
        </w:rPr>
        <w:t xml:space="preserve">redundancy in strontium isotope ratios </w:t>
      </w:r>
      <w:ins w:id="12" w:author="Daniel Schindler" w:date="2025-10-02T14:09:00Z" w16du:dateUtc="2025-10-02T21:09:00Z">
        <w:r w:rsidR="00843D3D">
          <w:rPr>
            <w:rFonts w:ascii="Garamond" w:hAnsi="Garamond"/>
            <w:sz w:val="22"/>
            <w:szCs w:val="22"/>
          </w:rPr>
          <w:t xml:space="preserve">among rivers </w:t>
        </w:r>
      </w:ins>
      <w:r>
        <w:rPr>
          <w:rFonts w:ascii="Garamond" w:hAnsi="Garamond"/>
          <w:sz w:val="22"/>
          <w:szCs w:val="22"/>
        </w:rPr>
        <w:t xml:space="preserve">at the regional scale prevents </w:t>
      </w:r>
      <w:r w:rsidR="0010010D" w:rsidRPr="00CA63D8">
        <w:rPr>
          <w:rFonts w:ascii="Garamond" w:hAnsi="Garamond"/>
          <w:sz w:val="22"/>
          <w:szCs w:val="22"/>
        </w:rPr>
        <w:t xml:space="preserve">reliable assignments </w:t>
      </w:r>
      <w:r>
        <w:rPr>
          <w:rFonts w:ascii="Garamond" w:hAnsi="Garamond"/>
          <w:sz w:val="22"/>
          <w:szCs w:val="22"/>
        </w:rPr>
        <w:t xml:space="preserve">of </w:t>
      </w:r>
      <w:del w:id="13" w:author="Daniel Schindler" w:date="2025-10-02T14:51:00Z" w16du:dateUtc="2025-10-02T21:51:00Z">
        <w:r w:rsidDel="002F3B7A">
          <w:rPr>
            <w:rFonts w:ascii="Garamond" w:hAnsi="Garamond"/>
            <w:sz w:val="22"/>
            <w:szCs w:val="22"/>
          </w:rPr>
          <w:delText xml:space="preserve">a </w:delText>
        </w:r>
      </w:del>
      <w:r>
        <w:rPr>
          <w:rFonts w:ascii="Garamond" w:hAnsi="Garamond"/>
          <w:sz w:val="22"/>
          <w:szCs w:val="22"/>
        </w:rPr>
        <w:t>river of origin</w:t>
      </w:r>
      <w:r w:rsidR="00B95E95">
        <w:rPr>
          <w:rFonts w:ascii="Garamond" w:hAnsi="Garamond"/>
          <w:sz w:val="22"/>
          <w:szCs w:val="22"/>
        </w:rPr>
        <w:t xml:space="preserve">. As a result, determining the river of origin from a discrete </w:t>
      </w:r>
      <w:r w:rsidR="00B95E95" w:rsidRPr="00CA63D8">
        <w:rPr>
          <w:rFonts w:ascii="Cambria Math" w:hAnsi="Cambria Math" w:cs="Cambria Math"/>
          <w:sz w:val="22"/>
          <w:szCs w:val="22"/>
        </w:rPr>
        <w:t>⁸⁷</w:t>
      </w:r>
      <w:r w:rsidR="00B95E95" w:rsidRPr="00CA63D8">
        <w:rPr>
          <w:rFonts w:ascii="Garamond" w:hAnsi="Garamond"/>
          <w:sz w:val="22"/>
          <w:szCs w:val="22"/>
        </w:rPr>
        <w:t>Sr/</w:t>
      </w:r>
      <w:r w:rsidR="00B95E95" w:rsidRPr="00CA63D8">
        <w:rPr>
          <w:rFonts w:ascii="Cambria Math" w:hAnsi="Cambria Math" w:cs="Cambria Math"/>
          <w:sz w:val="22"/>
          <w:szCs w:val="22"/>
        </w:rPr>
        <w:t>⁸⁶</w:t>
      </w:r>
      <w:r w:rsidR="00B95E95" w:rsidRPr="00CA63D8">
        <w:rPr>
          <w:rFonts w:ascii="Garamond" w:hAnsi="Garamond"/>
          <w:sz w:val="22"/>
          <w:szCs w:val="22"/>
        </w:rPr>
        <w:t xml:space="preserve">Sr </w:t>
      </w:r>
      <w:r w:rsidR="00B95E95">
        <w:rPr>
          <w:rFonts w:ascii="Garamond" w:hAnsi="Garamond"/>
          <w:sz w:val="22"/>
          <w:szCs w:val="22"/>
        </w:rPr>
        <w:t xml:space="preserve">value is not possible for marine caught fish which </w:t>
      </w:r>
      <w:r w:rsidR="00CA63D8" w:rsidRPr="00CA63D8">
        <w:rPr>
          <w:rFonts w:ascii="Garamond" w:hAnsi="Garamond"/>
          <w:sz w:val="22"/>
          <w:szCs w:val="22"/>
        </w:rPr>
        <w:t>could have originated from any of the three watersheds</w:t>
      </w:r>
      <w:r w:rsidR="0010010D" w:rsidRPr="00CA63D8">
        <w:rPr>
          <w:rFonts w:ascii="Garamond" w:hAnsi="Garamond"/>
          <w:sz w:val="22"/>
          <w:szCs w:val="22"/>
        </w:rPr>
        <w:t xml:space="preserve"> (Figure 1).</w:t>
      </w:r>
    </w:p>
    <w:p w14:paraId="3204BB9A" w14:textId="5948442E" w:rsidR="00E71422" w:rsidRDefault="00CA63D8" w:rsidP="00B95E95">
      <w:pPr>
        <w:spacing w:line="480" w:lineRule="auto"/>
        <w:ind w:firstLine="720"/>
        <w:rPr>
          <w:rFonts w:ascii="Garamond" w:hAnsi="Garamond"/>
          <w:sz w:val="22"/>
          <w:szCs w:val="22"/>
        </w:rPr>
      </w:pPr>
      <w:r w:rsidRPr="000318EA">
        <w:rPr>
          <w:rFonts w:ascii="Garamond" w:hAnsi="Garamond"/>
          <w:sz w:val="22"/>
          <w:szCs w:val="22"/>
        </w:rPr>
        <w:t xml:space="preserve">Otolith growth and isotopic incorporation occur continuously over an individual’s lifetime, producing a </w:t>
      </w:r>
      <w:r w:rsidRPr="000318EA">
        <w:rPr>
          <w:rFonts w:ascii="Cambria Math" w:hAnsi="Cambria Math" w:cs="Cambria Math"/>
          <w:sz w:val="22"/>
          <w:szCs w:val="22"/>
        </w:rPr>
        <w:t>⁸⁷</w:t>
      </w:r>
      <w:r w:rsidRPr="000318EA">
        <w:rPr>
          <w:rFonts w:ascii="Garamond" w:hAnsi="Garamond"/>
          <w:sz w:val="22"/>
          <w:szCs w:val="22"/>
        </w:rPr>
        <w:t>Sr/</w:t>
      </w:r>
      <w:r w:rsidRPr="000318EA">
        <w:rPr>
          <w:rFonts w:ascii="Cambria Math" w:hAnsi="Cambria Math" w:cs="Cambria Math"/>
          <w:sz w:val="22"/>
          <w:szCs w:val="22"/>
        </w:rPr>
        <w:t>⁸⁶</w:t>
      </w:r>
      <w:r w:rsidRPr="000318EA">
        <w:rPr>
          <w:rFonts w:ascii="Garamond" w:hAnsi="Garamond"/>
          <w:sz w:val="22"/>
          <w:szCs w:val="22"/>
        </w:rPr>
        <w:t>Sr time series along the growth axis</w:t>
      </w:r>
      <w:r w:rsidR="00DE161A" w:rsidRPr="000318EA">
        <w:rPr>
          <w:rFonts w:ascii="Garamond" w:hAnsi="Garamond"/>
          <w:sz w:val="22"/>
          <w:szCs w:val="22"/>
        </w:rPr>
        <w:t xml:space="preserve"> of the otolith</w:t>
      </w:r>
      <w:r w:rsidRPr="000318EA">
        <w:rPr>
          <w:rFonts w:ascii="Garamond" w:hAnsi="Garamond"/>
          <w:sz w:val="22"/>
          <w:szCs w:val="22"/>
        </w:rPr>
        <w:t xml:space="preserve"> that encodes sequential habitat use, relative growth, and maternal migration history </w:t>
      </w:r>
      <w:r w:rsidR="00F64010" w:rsidRPr="000318EA">
        <w:rPr>
          <w:rFonts w:ascii="Garamond" w:hAnsi="Garamond"/>
          <w:sz w:val="22"/>
          <w:szCs w:val="22"/>
        </w:rPr>
        <w:fldChar w:fldCharType="begin"/>
      </w:r>
      <w:r w:rsidR="00F64010" w:rsidRPr="000318EA">
        <w:rPr>
          <w:rFonts w:ascii="Garamond" w:hAnsi="Garamond"/>
          <w:sz w:val="22"/>
          <w:szCs w:val="22"/>
        </w:rPr>
        <w:instrText xml:space="preserve"> ADDIN ZOTERO_ITEM CSL_CITATION {"citationID":"sawhq1ph","properties":{"formattedCitation":"(Hegg et al., 2019; Reis-Santos et al., 2022)","plainCitation":"(Hegg et al., 2019; Reis-Santos et al., 2022)","noteIndex":0},"citationItems":[{"id":3248,"uris":["http://zotero.org/users/8421274/items/FHA5HJVT"],"itemData":{"id":3248,"type":"article-journal","abstract":"Connecting maternal migratory behavior with the behavior and ecology of their progeny can reveal important details in the ecology of a population. One method for linking maternal migration to early juvenile life history is through maternal chemistry recorded in otoliths. Despite the wide use of maternal signatures to infer anadromy, the duration and dynamics of maternal otolith signatures are not well understood. Shifts in the elemental ratios and strontium isotope (87Sr/86Sr) chemistry in otoliths from juvenile Chinook salmon (Oncorhynchus tshawytscha) correlate with the timing of hatch and emergence, respectively, indicating a chemical marker of these ontological stages. Additionally, analysis of maternal signatures show that maternally derived 87Sr/86Sr may be influenced by equilibration of the mother to fresh water, and in some cases the 87Sr/86Sr signatures of the eggs can shift substantially after being laid. These results provide guidance in separating maternal and juvenile signatures as researchers increasingly target early juvenile otolith chemistry. These results also caution against the use of 87Sr/86Sr alone as a marker of anadromy in populations with major inland migrations.","container-title":"Canadian Journal of Fisheries and Aquatic Sciences","DOI":"10.1139/cjfas-2017-0341","ISSN":"0706-652X","issue":"1","journalAbbreviation":"Can. J. Fish. Aquat. Sci.","note":"publisher: NRC Research Press","page":"81-94","source":"cdnsciencepub.com (Atypon)","title":"What did you say about my mother? The complexities of maternally derived chemical signatures in otoliths","title-short":"What did you say about my mother?","volume":"76","author":[{"family":"Hegg","given":"Jens C."},{"family":"Kennedy","given":"Brian P."},{"family":"Chittaro","given":"Paul"}],"issued":{"date-parts":[["2019",1]]}}},{"id":2143,"uris":["http://zotero.org/users/8421274/items/H4CTDMKS"],"itemData":{"id":2143,"type":"article-journal","abstract":"Abstract\n            Chemical analysis of calcified structures continues to flourish, as analytical and technological advances enable researchers to tap into trace elements and isotopes taken up in otoliths and other archival tissues at ever greater resolution. Increasingly, these tracers are applied to refine age estimation and interpretation, and to chronicle responses to environmental stressors, linking these to ecological, physiological, and life-history processes. Here, we review emerging approaches and innovative research directions in otolith chemistry, as well as in the chemistry of other archival tissues, outlining their value for fisheries and ecosystem-based management, turning the spotlight on areas where such biomarkers can support decision making. We summarise recent milestones and the challenges that lie ahead to using otoliths and archival tissues as biomarkers, grouped into seven, rapidly expanding and application-oriented research areas that apply chemical analysis in a variety of contexts, namely: (1) supporting fish age estimation; (2) evaluating environmental stress, ecophysiology and individual performance; (3) confirming seafood provenance; (4) resolving connectivity and movement pathways; (5) characterising food webs and trophic interactions; (6) reconstructing reproductive life histories; and (7) tracing stock enhancement efforts. Emerging research directions that apply hard part chemistry to combat seafood fraud, quantify past food webs, as well as to reconcile growth, movement, thermal, metabolic, stress and reproductive life-histories provide opportunities to examine how harvesting and global change impact fish health and fisheries productivity. Ultimately, improved appreciation of the many practical benefits of archival tissue chemistry to fisheries and ecosystem-based management will support their increased implementation into routine monitoring.\n            \n              Graphical abstract","container-title":"Reviews in Fish Biology and Fisheries","DOI":"10.1007/s11160-022-09720-z","ISSN":"0960-3166, 1573-5184","journalAbbreviation":"Rev Fish Biol Fisheries","language":"en","source":"DOI.org (Crossref)","title":"Reading the biomineralized book of life: expanding otolith biogeochemical research and applications for fisheries and ecosystem-based management","title-short":"Reading the biomineralized book of life","URL":"https://link.springer.com/10.1007/s11160-022-09720-z","author":[{"family":"Reis-Santos","given":"Patrick"},{"family":"Gillanders","given":"Bronwyn M."},{"family":"Sturrock","given":"Anna M."},{"family":"Izzo","given":"Christopher"},{"family":"Oxman","given":"Dion S."},{"family":"Lueders-Dumont","given":"Jessica A."},{"family":"Hüssy","given":"Karin"},{"family":"Tanner","given":"Susanne E."},{"family":"Rogers","given":"Troy"},{"family":"Doubleday","given":"Zoë A."},{"family":"Andrews","given":"Allen H."},{"family":"Trueman","given":"Clive"},{"family":"Brophy","given":"Deirdre"},{"family":"Thiem","given":"Jason D."},{"family":"Baumgartner","given":"Lee J."},{"family":"Willmes","given":"Malte"},{"family":"Chung","given":"Ming-Tsung"},{"family":"Charapata","given":"Patrick"},{"family":"Johnson","given":"Rachel C."},{"family":"Trumble","given":"Stephen"},{"family":"Heimbrand","given":"Yvette"},{"family":"Limburg","given":"Karin E."},{"family":"Walther","given":"Benjamin D."}],"accessed":{"date-parts":[["2022",12,18]]},"issued":{"date-parts":[["2022",8,7]]}}}],"schema":"https://github.com/citation-style-language/schema/raw/master/csl-citation.json"} </w:instrText>
      </w:r>
      <w:r w:rsidR="00F64010" w:rsidRPr="000318EA">
        <w:rPr>
          <w:rFonts w:ascii="Garamond" w:hAnsi="Garamond"/>
          <w:sz w:val="22"/>
          <w:szCs w:val="22"/>
        </w:rPr>
        <w:fldChar w:fldCharType="separate"/>
      </w:r>
      <w:r w:rsidR="00F64010" w:rsidRPr="000318EA">
        <w:rPr>
          <w:rFonts w:ascii="Garamond" w:hAnsi="Garamond"/>
          <w:noProof/>
          <w:sz w:val="22"/>
          <w:szCs w:val="22"/>
        </w:rPr>
        <w:t>(Hegg et al., 2019; Reis-Santos et al., 2022)</w:t>
      </w:r>
      <w:r w:rsidR="00F64010" w:rsidRPr="000318EA">
        <w:rPr>
          <w:rFonts w:ascii="Garamond" w:hAnsi="Garamond"/>
          <w:sz w:val="22"/>
          <w:szCs w:val="22"/>
        </w:rPr>
        <w:fldChar w:fldCharType="end"/>
      </w:r>
      <w:r w:rsidR="00F64010" w:rsidRPr="000318EA">
        <w:rPr>
          <w:rFonts w:ascii="Garamond" w:hAnsi="Garamond"/>
          <w:sz w:val="22"/>
          <w:szCs w:val="22"/>
        </w:rPr>
        <w:t xml:space="preserve">. </w:t>
      </w:r>
      <w:r w:rsidR="000318EA" w:rsidRPr="000318EA">
        <w:rPr>
          <w:rFonts w:ascii="Garamond" w:hAnsi="Garamond"/>
          <w:sz w:val="22"/>
          <w:szCs w:val="22"/>
        </w:rPr>
        <w:t xml:space="preserve">In some cases, rapid movement through multiple environments prevents full isotopic equilibration between the otolith and ambient water. For Pacific salmon, which </w:t>
      </w:r>
      <w:r w:rsidR="005D3AD5">
        <w:rPr>
          <w:rFonts w:ascii="Garamond" w:hAnsi="Garamond"/>
          <w:sz w:val="22"/>
          <w:szCs w:val="22"/>
        </w:rPr>
        <w:t xml:space="preserve">often </w:t>
      </w:r>
      <w:r w:rsidR="000318EA" w:rsidRPr="000318EA">
        <w:rPr>
          <w:rFonts w:ascii="Garamond" w:hAnsi="Garamond"/>
          <w:sz w:val="22"/>
          <w:szCs w:val="22"/>
        </w:rPr>
        <w:t xml:space="preserve">migrate quickly </w:t>
      </w:r>
      <w:r w:rsidR="005D3AD5">
        <w:rPr>
          <w:rFonts w:ascii="Garamond" w:hAnsi="Garamond"/>
          <w:sz w:val="22"/>
          <w:szCs w:val="22"/>
        </w:rPr>
        <w:t>among different</w:t>
      </w:r>
      <w:r w:rsidR="000318EA" w:rsidRPr="000318EA">
        <w:rPr>
          <w:rFonts w:ascii="Garamond" w:hAnsi="Garamond"/>
          <w:sz w:val="22"/>
          <w:szCs w:val="22"/>
        </w:rPr>
        <w:t xml:space="preserve"> freshwater rearing habitats </w:t>
      </w:r>
      <w:r w:rsidR="005D3AD5">
        <w:rPr>
          <w:rFonts w:ascii="Garamond" w:hAnsi="Garamond"/>
          <w:sz w:val="22"/>
          <w:szCs w:val="22"/>
        </w:rPr>
        <w:lastRenderedPageBreak/>
        <w:t xml:space="preserve">on their migration </w:t>
      </w:r>
      <w:r w:rsidR="000318EA" w:rsidRPr="000318EA">
        <w:rPr>
          <w:rFonts w:ascii="Garamond" w:hAnsi="Garamond"/>
          <w:sz w:val="22"/>
          <w:szCs w:val="22"/>
        </w:rPr>
        <w:t>to the ocean, otolith strontium data</w:t>
      </w:r>
      <w:r w:rsidR="00B95E95">
        <w:rPr>
          <w:rFonts w:ascii="Garamond" w:hAnsi="Garamond"/>
          <w:sz w:val="22"/>
          <w:szCs w:val="22"/>
        </w:rPr>
        <w:t xml:space="preserve"> following the natal origin region</w:t>
      </w:r>
      <w:r w:rsidR="000318EA" w:rsidRPr="000318EA">
        <w:rPr>
          <w:rFonts w:ascii="Garamond" w:hAnsi="Garamond"/>
          <w:sz w:val="22"/>
          <w:szCs w:val="22"/>
        </w:rPr>
        <w:t xml:space="preserve"> may not reflect the true </w:t>
      </w:r>
      <w:r w:rsidR="000318EA" w:rsidRPr="000318EA">
        <w:rPr>
          <w:rFonts w:ascii="Cambria Math" w:hAnsi="Cambria Math" w:cs="Cambria Math"/>
          <w:sz w:val="22"/>
          <w:szCs w:val="22"/>
        </w:rPr>
        <w:t>⁸⁷</w:t>
      </w:r>
      <w:r w:rsidR="000318EA" w:rsidRPr="000318EA">
        <w:rPr>
          <w:rFonts w:ascii="Garamond" w:hAnsi="Garamond"/>
          <w:sz w:val="22"/>
          <w:szCs w:val="22"/>
        </w:rPr>
        <w:t>Sr/</w:t>
      </w:r>
      <w:r w:rsidR="000318EA" w:rsidRPr="000318EA">
        <w:rPr>
          <w:rFonts w:ascii="Cambria Math" w:hAnsi="Cambria Math" w:cs="Cambria Math"/>
          <w:sz w:val="22"/>
          <w:szCs w:val="22"/>
        </w:rPr>
        <w:t>⁸⁶</w:t>
      </w:r>
      <w:r w:rsidR="000318EA" w:rsidRPr="000318EA">
        <w:rPr>
          <w:rFonts w:ascii="Garamond" w:hAnsi="Garamond"/>
          <w:sz w:val="22"/>
          <w:szCs w:val="22"/>
        </w:rPr>
        <w:t xml:space="preserve">Sr values of each outmigration habitat. Instead, </w:t>
      </w:r>
      <w:r w:rsidR="00B95E95">
        <w:rPr>
          <w:rFonts w:ascii="Garamond" w:hAnsi="Garamond"/>
          <w:sz w:val="22"/>
          <w:szCs w:val="22"/>
        </w:rPr>
        <w:t xml:space="preserve">these </w:t>
      </w:r>
      <w:r w:rsidR="000318EA" w:rsidRPr="000318EA">
        <w:rPr>
          <w:rFonts w:ascii="Garamond" w:hAnsi="Garamond"/>
          <w:sz w:val="22"/>
          <w:szCs w:val="22"/>
        </w:rPr>
        <w:t xml:space="preserve">data </w:t>
      </w:r>
      <w:r w:rsidR="005D3AD5">
        <w:rPr>
          <w:rFonts w:ascii="Garamond" w:hAnsi="Garamond"/>
          <w:sz w:val="22"/>
          <w:szCs w:val="22"/>
        </w:rPr>
        <w:t>provide</w:t>
      </w:r>
      <w:r w:rsidR="005D3AD5" w:rsidRPr="000318EA">
        <w:rPr>
          <w:rFonts w:ascii="Garamond" w:hAnsi="Garamond"/>
          <w:sz w:val="22"/>
          <w:szCs w:val="22"/>
        </w:rPr>
        <w:t xml:space="preserve"> </w:t>
      </w:r>
      <w:r w:rsidR="000318EA" w:rsidRPr="000318EA">
        <w:rPr>
          <w:rFonts w:ascii="Garamond" w:hAnsi="Garamond"/>
          <w:sz w:val="22"/>
          <w:szCs w:val="22"/>
        </w:rPr>
        <w:t xml:space="preserve">a series of </w:t>
      </w:r>
      <w:r w:rsidR="002F3B7A">
        <w:rPr>
          <w:rFonts w:ascii="Garamond" w:hAnsi="Garamond"/>
          <w:sz w:val="22"/>
          <w:szCs w:val="22"/>
        </w:rPr>
        <w:t>transient</w:t>
      </w:r>
      <w:r w:rsidR="002F3B7A" w:rsidRPr="000318EA">
        <w:rPr>
          <w:rFonts w:ascii="Garamond" w:hAnsi="Garamond"/>
          <w:sz w:val="22"/>
          <w:szCs w:val="22"/>
        </w:rPr>
        <w:t xml:space="preserve"> </w:t>
      </w:r>
      <w:r w:rsidR="000318EA" w:rsidRPr="000318EA">
        <w:rPr>
          <w:rFonts w:ascii="Garamond" w:hAnsi="Garamond"/>
          <w:sz w:val="22"/>
          <w:szCs w:val="22"/>
        </w:rPr>
        <w:t xml:space="preserve">patterns produced by incomplete and ongoing turnover </w:t>
      </w:r>
      <w:r w:rsidR="005D3AD5">
        <w:rPr>
          <w:rFonts w:ascii="Garamond" w:hAnsi="Garamond"/>
          <w:sz w:val="22"/>
          <w:szCs w:val="22"/>
        </w:rPr>
        <w:t>dynamics within</w:t>
      </w:r>
      <w:del w:id="14" w:author="Daniel Schindler" w:date="2025-10-02T14:18:00Z" w16du:dateUtc="2025-10-02T21:18:00Z">
        <w:r w:rsidR="00B95E95" w:rsidDel="005D3AD5">
          <w:rPr>
            <w:rFonts w:ascii="Garamond" w:hAnsi="Garamond"/>
            <w:sz w:val="22"/>
            <w:szCs w:val="22"/>
          </w:rPr>
          <w:delText xml:space="preserve">from </w:delText>
        </w:r>
      </w:del>
      <w:ins w:id="15" w:author="Daniel Schindler" w:date="2025-10-02T14:18:00Z" w16du:dateUtc="2025-10-02T21:18:00Z">
        <w:r w:rsidR="005D3AD5">
          <w:rPr>
            <w:rFonts w:ascii="Garamond" w:hAnsi="Garamond"/>
            <w:sz w:val="22"/>
            <w:szCs w:val="22"/>
          </w:rPr>
          <w:t xml:space="preserve"> </w:t>
        </w:r>
      </w:ins>
      <w:r w:rsidR="00B95E95">
        <w:rPr>
          <w:rFonts w:ascii="Garamond" w:hAnsi="Garamond"/>
          <w:sz w:val="22"/>
          <w:szCs w:val="22"/>
        </w:rPr>
        <w:t xml:space="preserve">each habitat. </w:t>
      </w:r>
      <w:r w:rsidR="000318EA" w:rsidRPr="000318EA">
        <w:rPr>
          <w:rFonts w:ascii="Garamond" w:hAnsi="Garamond"/>
          <w:sz w:val="22"/>
          <w:szCs w:val="22"/>
        </w:rPr>
        <w:t xml:space="preserve">The shape of these patterns, and the relationships among them, may encode distinctive river-specific life histories that together form an identifiable “fingerprint” of river-specific stocks. However, because these patterns are subtle and the number of possible combinations in large river basins is high, such identifiers are difficult to detect using traditional statistical or manual approaches. </w:t>
      </w:r>
      <w:r w:rsidR="00F64010" w:rsidRPr="007C6AED">
        <w:rPr>
          <w:rFonts w:ascii="Garamond" w:hAnsi="Garamond"/>
          <w:sz w:val="22"/>
          <w:szCs w:val="22"/>
        </w:rPr>
        <w:t xml:space="preserve">Machine learning </w:t>
      </w:r>
      <w:ins w:id="16" w:author="Daniel Schindler" w:date="2025-10-02T14:28:00Z" w16du:dateUtc="2025-10-02T21:28:00Z">
        <w:r w:rsidR="00D02385">
          <w:rPr>
            <w:rFonts w:ascii="Garamond" w:hAnsi="Garamond"/>
            <w:sz w:val="22"/>
            <w:szCs w:val="22"/>
          </w:rPr>
          <w:t xml:space="preserve">(ML) </w:t>
        </w:r>
      </w:ins>
      <w:r w:rsidR="00F64010" w:rsidRPr="007C6AED">
        <w:rPr>
          <w:rFonts w:ascii="Garamond" w:hAnsi="Garamond"/>
          <w:sz w:val="22"/>
          <w:szCs w:val="22"/>
        </w:rPr>
        <w:t xml:space="preserve">methods, which are particularly well-suited to interpreting complex, multidimensional patterns in </w:t>
      </w:r>
      <w:del w:id="17" w:author="Daniel Schindler" w:date="2025-10-02T14:22:00Z" w16du:dateUtc="2025-10-02T21:22:00Z">
        <w:r w:rsidR="00F64010" w:rsidRPr="007C6AED" w:rsidDel="005D3AD5">
          <w:rPr>
            <w:rFonts w:ascii="Garamond" w:hAnsi="Garamond"/>
            <w:sz w:val="22"/>
            <w:szCs w:val="22"/>
          </w:rPr>
          <w:delText>datasets</w:delText>
        </w:r>
      </w:del>
      <w:ins w:id="18" w:author="Daniel Schindler" w:date="2025-10-02T14:22:00Z" w16du:dateUtc="2025-10-02T21:22:00Z">
        <w:r w:rsidR="005D3AD5">
          <w:rPr>
            <w:rFonts w:ascii="Garamond" w:hAnsi="Garamond"/>
            <w:sz w:val="22"/>
            <w:szCs w:val="22"/>
          </w:rPr>
          <w:t>data</w:t>
        </w:r>
      </w:ins>
      <w:r w:rsidR="00F64010" w:rsidRPr="007C6AED">
        <w:rPr>
          <w:rFonts w:ascii="Garamond" w:hAnsi="Garamond"/>
          <w:sz w:val="22"/>
          <w:szCs w:val="22"/>
        </w:rPr>
        <w:t xml:space="preserve">, have only recently been applied to otolith chemical analysis. However, their limited applications have shown promising performance relative to traditional techniques </w:t>
      </w:r>
      <w:r w:rsidR="00F64010" w:rsidRPr="007C6AED">
        <w:rPr>
          <w:rFonts w:ascii="Garamond" w:hAnsi="Garamond"/>
          <w:sz w:val="22"/>
          <w:szCs w:val="22"/>
        </w:rPr>
        <w:fldChar w:fldCharType="begin"/>
      </w:r>
      <w:r w:rsidR="00F64010" w:rsidRPr="007C6AED">
        <w:rPr>
          <w:rFonts w:ascii="Garamond" w:hAnsi="Garamond"/>
          <w:sz w:val="22"/>
          <w:szCs w:val="22"/>
        </w:rPr>
        <w:instrText xml:space="preserve"> ADDIN ZOTERO_ITEM CSL_CITATION {"citationID":"1IuZCv1i","properties":{"formattedCitation":"(Arai et al., 2023; Mercier et al., 2011)","plainCitation":"(Arai et al., 2023; Mercier et al., 2011)","noteIndex":0},"citationItems":[{"id":3479,"uris":["http://zotero.org/users/8421274/items/VU8S2486"],"itemData":{"id":3479,"type":"article-journal","abstract":"Stable isotopes are an important tool to uncover animal migration. Geographic natal assignments often require categorizing the spatial domain through a nominal approach, which can introduce bias given the continuous nature of these tracers. Stable isotopes predicted over a spatial gradient (i.e., isoscapes) allow a probabilistic and continuous assignment of origin across space, although applications to marine organisms remain limited. We present a new framework that integrates nominal and continuous assignment approaches by (1) developing a machine-learning multi-model ensemble classifier using Bayesian model averaging (nominal); and (2) integrating nominal predictions with continuous isoscapes to estimate the probability of origin across the spatial domain (continuous). We applied this integrated framework to predict the geographic origin of the Northwest Atlantic mackerel (Scomber scombrus), a migratory pelagic fish comprised of northern and southern components that have distinct spawning sites off Canada (northern contingent) and the US (southern contingent), and seasonally overlap in the US fished regions. The nominal approach based on otolith carbon and oxygen stable isotopes (δ13C/δ18O) yielded high contingent classification accuracy (84.9%). Contingent assignment of unknown-origin samples revealed prevalent, yet highly varied contingent mixing levels (12.5–83.7%) within the US waters over four decades (1975–2019). Nominal predictions were integrated into mackerel-specific otolith oxygen isoscapes developed independently for Canadian and US waters. The combined approach identified geographic nursery hotspots in known spawning sites, but also detected geographic shifts over multi-decadal time scales. This framework can be applied to other marine species to understand migration and connectivity at a high spatial resolution, relevant to management of unit stocks in fisheries and other conservation assessments.","container-title":"PLOS ONE","DOI":"10.1371/journal.pone.0285702","ISSN":"1932-6203","issue":"5","journalAbbreviation":"PLoS ONE","language":"en","page":"e0285702","source":"DOI.org (Crossref)","title":"Integrating machine learning with otolith isoscapes: Reconstructing connectivity of a marine fish over four decades","title-short":"Integrating machine learning with otolith isoscapes","volume":"18","author":[{"family":"Arai","given":"Kohma"},{"family":"Castonguay","given":"Martin"},{"family":"Lyubchich","given":"Vyacheslav"},{"family":"Secor","given":"David H."}],"editor":[{"family":"Medina Guerrero","given":"Antonio"}],"issued":{"date-parts":[["2023",5,31]]}}},{"id":1487,"uris":["http://zotero.org/users/8421274/items/WJY3XPAN"],"itemData":{"id":1487,"type":"article-journal","abstract":"Reliable assessment of fish origin is of critical importance for exploited species, since nursery areas must be identified and protected to maintain recruitment to the adult stock. During the last two decades, otolith chemical signatures (or “fingerprints”) have been increasingly used as tools to discriminate between coastal habitats. However, correct assessment of fish origin from otolith fingerprints depends on various environmental and methodological parameters, including the choice of the statistical method used to assign fish to unknown origin. Among the available methods of classification, Linear Discriminant Analysis (LDA) is the most frequently used, although it assumes data are multivariate normal with homogeneous within-group dispersions, conditions that are not always met by otolith chemical data, even after transformation. Other less constrained classification methods are available, but there is a current lack of comparative analysis in applications to otolith microchemistry. Here, we assessed stock identification accuracy for four classification methods (LDA, Quadratic Discriminant Analysis [QDA], Random Forests [RF], and Artificial Neural Networks [ANN]), through the use of three distinct data sets. In each case, all possible combinations of chemical elements were examined to identify the elements to be used for optimal accuracy in fish assignment to their actual origin. Our study shows that accuracy differs according to the model and the number of elements considered. Best combinations did not include all the elements measured, and it was not possible to define an ad hoc multielement combination for accurate site discrimination. Among all the models tested, RF and ANN performed best, especially for complex data sets (e.g., with numerous fish species and/or chemical elements involved). However, for these data, RF was less time-consuming and more interpretable than ANN, and far more efficient and less demanding in terms of assumptions than LDA or QDA. Therefore, when LDA and QDA assumptions cannot be reached, the use of machine learning methods, such as RF, should be preferred for stock assessment and nursery identification based on otolith microchemistry, especially when data set include multi-specific otolith signatures and/or many chemical elements.","container-title":"Ecological Applications","DOI":"10.1890/09-1887.1","ISSN":"1939-5582","issue":"4","language":"en","note":"_eprint: https://esajournals.onlinelibrary.wiley.com/doi/pdf/10.1890/09-1887.1","page":"1352-1364","source":"Wiley Online Library","title":"Selecting statistical models and variable combinations for optimal classification using otolith microchemistry","volume":"21","author":[{"family":"Mercier","given":"Lény"},{"family":"Darnaude","given":"Audrey M."},{"family":"Bruguier","given":"Olivier"},{"family":"Vasconcelos","given":"Rita P."},{"family":"Cabral","given":"Henrique N."},{"family":"Costa","given":"Maria J."},{"family":"Lara","given":"Monica"},{"family":"Jones","given":"David L."},{"family":"Mouillot","given":"David"}],"issued":{"date-parts":[["2011"]]}}}],"schema":"https://github.com/citation-style-language/schema/raw/master/csl-citation.json"} </w:instrText>
      </w:r>
      <w:r w:rsidR="00F64010" w:rsidRPr="007C6AED">
        <w:rPr>
          <w:rFonts w:ascii="Garamond" w:hAnsi="Garamond"/>
          <w:sz w:val="22"/>
          <w:szCs w:val="22"/>
        </w:rPr>
        <w:fldChar w:fldCharType="separate"/>
      </w:r>
      <w:r w:rsidR="00F64010" w:rsidRPr="007C6AED">
        <w:rPr>
          <w:rFonts w:ascii="Garamond" w:hAnsi="Garamond"/>
          <w:noProof/>
          <w:sz w:val="22"/>
          <w:szCs w:val="22"/>
        </w:rPr>
        <w:t>(Arai et al., 2023; Mercier et al., 2011)</w:t>
      </w:r>
      <w:r w:rsidR="00F64010" w:rsidRPr="007C6AED">
        <w:rPr>
          <w:rFonts w:ascii="Garamond" w:hAnsi="Garamond"/>
          <w:sz w:val="22"/>
          <w:szCs w:val="22"/>
        </w:rPr>
        <w:fldChar w:fldCharType="end"/>
      </w:r>
      <w:r w:rsidR="00F64010" w:rsidRPr="007C6AED">
        <w:rPr>
          <w:rFonts w:ascii="Garamond" w:hAnsi="Garamond"/>
          <w:sz w:val="22"/>
          <w:szCs w:val="22"/>
        </w:rPr>
        <w:t xml:space="preserve">. </w:t>
      </w:r>
      <w:r w:rsidR="00E71422" w:rsidRPr="00E71422">
        <w:rPr>
          <w:rFonts w:ascii="Garamond" w:hAnsi="Garamond"/>
          <w:sz w:val="22"/>
          <w:szCs w:val="22"/>
        </w:rPr>
        <w:t xml:space="preserve">At the same time, there is increasing recognition that reducing continuous otolith laser ablation (LA) </w:t>
      </w:r>
      <w:r w:rsidR="00E71422" w:rsidRPr="00E71422">
        <w:rPr>
          <w:rFonts w:ascii="Cambria Math" w:hAnsi="Cambria Math" w:cs="Cambria Math"/>
          <w:sz w:val="22"/>
          <w:szCs w:val="22"/>
        </w:rPr>
        <w:t>⁸⁷</w:t>
      </w:r>
      <w:r w:rsidR="00E71422" w:rsidRPr="00E71422">
        <w:rPr>
          <w:rFonts w:ascii="Garamond" w:hAnsi="Garamond"/>
          <w:sz w:val="22"/>
          <w:szCs w:val="22"/>
        </w:rPr>
        <w:t>Sr/</w:t>
      </w:r>
      <w:r w:rsidR="00E71422" w:rsidRPr="00E71422">
        <w:rPr>
          <w:rFonts w:ascii="Cambria Math" w:hAnsi="Cambria Math" w:cs="Cambria Math"/>
          <w:sz w:val="22"/>
          <w:szCs w:val="22"/>
        </w:rPr>
        <w:t>⁸⁶</w:t>
      </w:r>
      <w:r w:rsidR="00E71422" w:rsidRPr="00E71422">
        <w:rPr>
          <w:rFonts w:ascii="Garamond" w:hAnsi="Garamond"/>
          <w:sz w:val="22"/>
          <w:szCs w:val="22"/>
        </w:rPr>
        <w:t xml:space="preserve">Sr data to single values discards potentially powerful contextual information about life history strategies </w:t>
      </w:r>
      <w:r w:rsidR="00F64010" w:rsidRPr="00E71422">
        <w:rPr>
          <w:rFonts w:ascii="Garamond" w:hAnsi="Garamond"/>
          <w:sz w:val="22"/>
          <w:szCs w:val="22"/>
        </w:rPr>
        <w:fldChar w:fldCharType="begin"/>
      </w:r>
      <w:r w:rsidR="00F64010" w:rsidRPr="00E71422">
        <w:rPr>
          <w:rFonts w:ascii="Garamond" w:hAnsi="Garamond"/>
          <w:sz w:val="22"/>
          <w:szCs w:val="22"/>
        </w:rPr>
        <w:instrText xml:space="preserve"> ADDIN ZOTERO_ITEM CSL_CITATION {"citationID":"MNuLFNnB","properties":{"formattedCitation":"(Hegg &amp; Kennedy, 2021)","plainCitation":"(Hegg &amp; Kennedy, 2021)","noteIndex":0},"citationItems":[{"id":4390,"uris":["http://zotero.org/users/8421274/items/BD9UPNI2"],"itemData":{"id":4390,"type":"article-journal","abstract":"Ecological patterns are often fundamentally chronological. However, generalization of data is necessarily accompanied by a loss of detail or resolution. Temporal data in particular contain information not only in data values but in the temporal structure, which is lost when these values are aggregated to provide point estimates. Dynamic time warping (DTW) is a time series comparison method that is capable of efficiently comparing series despite temporal offsets that confound other methods. The DTW method is both efficient and remarkably flexible, capable of efficiently matching not only time series but also any sequentially structured data set, which has made it a popular technique in machine learning, artificial intelligence, and big data analytical tasks. DTW is rarely used in ecology despite the ubiquity of temporally structured data. As technological advances have increased the richness of small-scale ecological data, DTW may be an attractive analysis technique because it is able to utilize the additional information contained in the temporal structure of many ecological data sets. In this study, we use an example data set of high-resolution fish movement records obtained from otolith microchemistry to compare traditional analysis techniques with DTW clustering. Our results suggest that DTW is capable of detecting subtle behavioral patterns within otolith data sets which traditional data aggregation techniques cannot. These results provide evidence that the DTW method may be useful across many of the temporal data types commonly collected in ecology, as well other sequentially ordered “pseudo time series” data such as classification of species by shape.","container-title":"Ecosphere","DOI":"10.1002/ecs2.3742","ISSN":"2150-8925","issue":"9","language":"en","note":"_eprint: https://esajournals.onlinelibrary.wiley.com/doi/pdf/10.1002/ecs2.3742","page":"e03742","source":"Wiley Online Library","title":"Let's do the time warp again: non-linear time series matching as a tool for sequentially structured data in ecology","title-short":"Let's do the time warp again","volume":"12","author":[{"family":"Hegg","given":"Jens C."},{"family":"Kennedy","given":"Brian P."}],"issued":{"date-parts":[["2021"]]}}}],"schema":"https://github.com/citation-style-language/schema/raw/master/csl-citation.json"} </w:instrText>
      </w:r>
      <w:r w:rsidR="00F64010" w:rsidRPr="00E71422">
        <w:rPr>
          <w:rFonts w:ascii="Garamond" w:hAnsi="Garamond"/>
          <w:sz w:val="22"/>
          <w:szCs w:val="22"/>
        </w:rPr>
        <w:fldChar w:fldCharType="separate"/>
      </w:r>
      <w:r w:rsidR="00F64010" w:rsidRPr="00E71422">
        <w:rPr>
          <w:rFonts w:ascii="Garamond" w:hAnsi="Garamond"/>
          <w:noProof/>
          <w:sz w:val="22"/>
          <w:szCs w:val="22"/>
        </w:rPr>
        <w:t>(Hegg &amp; Kennedy, 2021)</w:t>
      </w:r>
      <w:r w:rsidR="00F64010" w:rsidRPr="00E71422">
        <w:rPr>
          <w:rFonts w:ascii="Garamond" w:hAnsi="Garamond"/>
          <w:sz w:val="22"/>
          <w:szCs w:val="22"/>
        </w:rPr>
        <w:fldChar w:fldCharType="end"/>
      </w:r>
      <w:r w:rsidR="00F64010" w:rsidRPr="00E71422">
        <w:rPr>
          <w:rFonts w:ascii="Garamond" w:hAnsi="Garamond"/>
          <w:sz w:val="22"/>
          <w:szCs w:val="22"/>
        </w:rPr>
        <w:t xml:space="preserve">. </w:t>
      </w:r>
      <w:r w:rsidR="00B95E95">
        <w:rPr>
          <w:rFonts w:ascii="Garamond" w:hAnsi="Garamond"/>
          <w:sz w:val="22"/>
          <w:szCs w:val="22"/>
        </w:rPr>
        <w:t>C</w:t>
      </w:r>
      <w:r w:rsidR="00E71422" w:rsidRPr="00E71422">
        <w:rPr>
          <w:rFonts w:ascii="Garamond" w:hAnsi="Garamond"/>
          <w:sz w:val="22"/>
          <w:szCs w:val="22"/>
        </w:rPr>
        <w:t xml:space="preserve">ombining the temporal resolution of otolith </w:t>
      </w:r>
      <w:del w:id="19" w:author="Daniel Schindler" w:date="2025-10-02T15:16:00Z" w16du:dateUtc="2025-10-02T22:16:00Z">
        <w:r w:rsidR="00E71422" w:rsidRPr="00E71422" w:rsidDel="007833A8">
          <w:rPr>
            <w:rFonts w:ascii="Garamond" w:hAnsi="Garamond"/>
            <w:sz w:val="22"/>
            <w:szCs w:val="22"/>
          </w:rPr>
          <w:delText>timeseries</w:delText>
        </w:r>
      </w:del>
      <w:ins w:id="20" w:author="Daniel Schindler" w:date="2025-10-02T15:16:00Z" w16du:dateUtc="2025-10-02T22:16:00Z">
        <w:r w:rsidR="007833A8">
          <w:rPr>
            <w:rFonts w:ascii="Garamond" w:hAnsi="Garamond"/>
            <w:sz w:val="22"/>
            <w:szCs w:val="22"/>
          </w:rPr>
          <w:t>time series</w:t>
        </w:r>
      </w:ins>
      <w:r w:rsidR="00E71422" w:rsidRPr="00E71422">
        <w:rPr>
          <w:rFonts w:ascii="Garamond" w:hAnsi="Garamond"/>
          <w:sz w:val="22"/>
          <w:szCs w:val="22"/>
        </w:rPr>
        <w:t xml:space="preserve"> data with the statistical power of </w:t>
      </w:r>
      <w:del w:id="21" w:author="Daniel Schindler" w:date="2025-10-02T14:28:00Z" w16du:dateUtc="2025-10-02T21:28:00Z">
        <w:r w:rsidR="00E71422" w:rsidRPr="00E71422" w:rsidDel="00D02385">
          <w:rPr>
            <w:rFonts w:ascii="Garamond" w:hAnsi="Garamond"/>
            <w:sz w:val="22"/>
            <w:szCs w:val="22"/>
          </w:rPr>
          <w:delText>machine learning</w:delText>
        </w:r>
      </w:del>
      <w:ins w:id="22" w:author="Daniel Schindler" w:date="2025-10-02T14:28:00Z" w16du:dateUtc="2025-10-02T21:28:00Z">
        <w:r w:rsidR="00D02385">
          <w:rPr>
            <w:rFonts w:ascii="Garamond" w:hAnsi="Garamond"/>
            <w:sz w:val="22"/>
            <w:szCs w:val="22"/>
          </w:rPr>
          <w:t>ML</w:t>
        </w:r>
      </w:ins>
      <w:r w:rsidR="00E71422" w:rsidRPr="00E71422">
        <w:rPr>
          <w:rFonts w:ascii="Garamond" w:hAnsi="Garamond"/>
          <w:sz w:val="22"/>
          <w:szCs w:val="22"/>
        </w:rPr>
        <w:t xml:space="preserve"> offers the potential to detect otherwise indiscernible patterns within and across LA datasets. With the addition of known watershed labels, these methods could be used to develop a model capable of discriminat</w:t>
      </w:r>
      <w:ins w:id="23" w:author="Daniel Schindler" w:date="2025-10-02T14:27:00Z" w16du:dateUtc="2025-10-02T21:27:00Z">
        <w:r w:rsidR="00FA2089">
          <w:rPr>
            <w:rFonts w:ascii="Garamond" w:hAnsi="Garamond"/>
            <w:sz w:val="22"/>
            <w:szCs w:val="22"/>
          </w:rPr>
          <w:t xml:space="preserve">ing </w:t>
        </w:r>
      </w:ins>
      <w:del w:id="24" w:author="Daniel Schindler" w:date="2025-10-02T14:27:00Z" w16du:dateUtc="2025-10-02T21:27:00Z">
        <w:r w:rsidR="00E71422" w:rsidRPr="00E71422" w:rsidDel="00FA2089">
          <w:rPr>
            <w:rFonts w:ascii="Garamond" w:hAnsi="Garamond"/>
            <w:sz w:val="22"/>
            <w:szCs w:val="22"/>
          </w:rPr>
          <w:delText>e</w:delText>
        </w:r>
      </w:del>
      <w:r w:rsidR="00E71422" w:rsidRPr="00E71422">
        <w:rPr>
          <w:rFonts w:ascii="Garamond" w:hAnsi="Garamond"/>
          <w:sz w:val="22"/>
          <w:szCs w:val="22"/>
        </w:rPr>
        <w:t xml:space="preserve"> the river of origin for </w:t>
      </w:r>
      <w:del w:id="25" w:author="Daniel Schindler" w:date="2025-10-02T14:27:00Z" w16du:dateUtc="2025-10-02T21:27:00Z">
        <w:r w:rsidR="00E71422" w:rsidRPr="00E71422" w:rsidDel="00FA2089">
          <w:rPr>
            <w:rFonts w:ascii="Garamond" w:hAnsi="Garamond"/>
            <w:sz w:val="22"/>
            <w:szCs w:val="22"/>
          </w:rPr>
          <w:delText xml:space="preserve">marine caught </w:delText>
        </w:r>
      </w:del>
      <w:r w:rsidR="00E71422" w:rsidRPr="00E71422">
        <w:rPr>
          <w:rFonts w:ascii="Garamond" w:hAnsi="Garamond"/>
          <w:sz w:val="22"/>
          <w:szCs w:val="22"/>
        </w:rPr>
        <w:t xml:space="preserve">Chinook salmon </w:t>
      </w:r>
      <w:del w:id="26" w:author="Daniel Schindler" w:date="2025-10-02T14:27:00Z" w16du:dateUtc="2025-10-02T21:27:00Z">
        <w:r w:rsidR="00E71422" w:rsidRPr="00E71422" w:rsidDel="00FA2089">
          <w:rPr>
            <w:rFonts w:ascii="Garamond" w:hAnsi="Garamond"/>
            <w:sz w:val="22"/>
            <w:szCs w:val="22"/>
          </w:rPr>
          <w:delText xml:space="preserve">in </w:delText>
        </w:r>
      </w:del>
      <w:ins w:id="27" w:author="Daniel Schindler" w:date="2025-10-02T14:27:00Z" w16du:dateUtc="2025-10-02T21:27:00Z">
        <w:r w:rsidR="00FA2089">
          <w:rPr>
            <w:rFonts w:ascii="Garamond" w:hAnsi="Garamond"/>
            <w:sz w:val="22"/>
            <w:szCs w:val="22"/>
          </w:rPr>
          <w:t>from</w:t>
        </w:r>
        <w:r w:rsidR="00FA2089" w:rsidRPr="00E71422">
          <w:rPr>
            <w:rFonts w:ascii="Garamond" w:hAnsi="Garamond"/>
            <w:sz w:val="22"/>
            <w:szCs w:val="22"/>
          </w:rPr>
          <w:t xml:space="preserve"> </w:t>
        </w:r>
      </w:ins>
      <w:ins w:id="28" w:author="Daniel Schindler" w:date="2025-10-02T14:22:00Z" w16du:dateUtc="2025-10-02T21:22:00Z">
        <w:r w:rsidR="005D3AD5">
          <w:rPr>
            <w:rFonts w:ascii="Garamond" w:hAnsi="Garamond"/>
            <w:sz w:val="22"/>
            <w:szCs w:val="22"/>
          </w:rPr>
          <w:t>w</w:t>
        </w:r>
      </w:ins>
      <w:del w:id="29" w:author="Daniel Schindler" w:date="2025-10-02T14:22:00Z" w16du:dateUtc="2025-10-02T21:22:00Z">
        <w:r w:rsidR="00E71422" w:rsidRPr="00E71422" w:rsidDel="005D3AD5">
          <w:rPr>
            <w:rFonts w:ascii="Garamond" w:hAnsi="Garamond"/>
            <w:sz w:val="22"/>
            <w:szCs w:val="22"/>
          </w:rPr>
          <w:delText>W</w:delText>
        </w:r>
      </w:del>
      <w:r w:rsidR="00E71422" w:rsidRPr="00E71422">
        <w:rPr>
          <w:rFonts w:ascii="Garamond" w:hAnsi="Garamond"/>
          <w:sz w:val="22"/>
          <w:szCs w:val="22"/>
        </w:rPr>
        <w:t>estern Alaska</w:t>
      </w:r>
      <w:ins w:id="30" w:author="Daniel Schindler" w:date="2025-10-02T14:27:00Z" w16du:dateUtc="2025-10-02T21:27:00Z">
        <w:r w:rsidR="00FA2089">
          <w:rPr>
            <w:rFonts w:ascii="Garamond" w:hAnsi="Garamond"/>
            <w:sz w:val="22"/>
            <w:szCs w:val="22"/>
          </w:rPr>
          <w:t xml:space="preserve"> caught in marine fisheries</w:t>
        </w:r>
      </w:ins>
      <w:r w:rsidR="00E71422" w:rsidRPr="00E71422">
        <w:rPr>
          <w:rFonts w:ascii="Garamond" w:hAnsi="Garamond"/>
          <w:sz w:val="22"/>
          <w:szCs w:val="22"/>
        </w:rPr>
        <w:t>.</w:t>
      </w:r>
    </w:p>
    <w:p w14:paraId="5ED2AE5F" w14:textId="48DF0765" w:rsidR="00F6547F" w:rsidRPr="007C6AED" w:rsidRDefault="00F64010" w:rsidP="00E71422">
      <w:pPr>
        <w:spacing w:line="480" w:lineRule="auto"/>
        <w:ind w:firstLine="720"/>
        <w:rPr>
          <w:rFonts w:ascii="Garamond" w:hAnsi="Garamond"/>
          <w:sz w:val="22"/>
          <w:szCs w:val="22"/>
        </w:rPr>
      </w:pPr>
      <w:r w:rsidRPr="007C6AED">
        <w:rPr>
          <w:rFonts w:ascii="Garamond" w:hAnsi="Garamond"/>
          <w:sz w:val="22"/>
          <w:szCs w:val="22"/>
        </w:rPr>
        <w:t xml:space="preserve">Here, we apply </w:t>
      </w:r>
      <w:del w:id="31" w:author="Daniel Schindler" w:date="2025-10-02T14:28:00Z" w16du:dateUtc="2025-10-02T21:28:00Z">
        <w:r w:rsidRPr="007C6AED" w:rsidDel="00D02385">
          <w:rPr>
            <w:rFonts w:ascii="Garamond" w:hAnsi="Garamond"/>
            <w:sz w:val="22"/>
            <w:szCs w:val="22"/>
          </w:rPr>
          <w:delText>machine learning</w:delText>
        </w:r>
      </w:del>
      <w:ins w:id="32" w:author="Daniel Schindler" w:date="2025-10-02T14:28:00Z" w16du:dateUtc="2025-10-02T21:28:00Z">
        <w:r w:rsidR="00D02385">
          <w:rPr>
            <w:rFonts w:ascii="Garamond" w:hAnsi="Garamond"/>
            <w:sz w:val="22"/>
            <w:szCs w:val="22"/>
          </w:rPr>
          <w:t>ML</w:t>
        </w:r>
      </w:ins>
      <w:r w:rsidRPr="007C6AED">
        <w:rPr>
          <w:rFonts w:ascii="Garamond" w:hAnsi="Garamond"/>
          <w:sz w:val="22"/>
          <w:szCs w:val="22"/>
        </w:rPr>
        <w:t xml:space="preserve"> classification algorithms to </w:t>
      </w:r>
      <w:r w:rsidR="002C12CC">
        <w:rPr>
          <w:rFonts w:ascii="Garamond" w:hAnsi="Garamond"/>
          <w:sz w:val="22"/>
          <w:szCs w:val="22"/>
        </w:rPr>
        <w:t>a large dataset</w:t>
      </w:r>
      <w:r w:rsidR="00E71422">
        <w:rPr>
          <w:rFonts w:ascii="Garamond" w:hAnsi="Garamond"/>
          <w:sz w:val="22"/>
          <w:szCs w:val="22"/>
        </w:rPr>
        <w:t xml:space="preserve"> of </w:t>
      </w:r>
      <w:r w:rsidRPr="007C6AED">
        <w:rPr>
          <w:rFonts w:ascii="Garamond" w:hAnsi="Garamond"/>
          <w:sz w:val="22"/>
          <w:szCs w:val="22"/>
        </w:rPr>
        <w:t xml:space="preserve">otolith LA data from Chinook salmon in </w:t>
      </w:r>
      <w:ins w:id="33" w:author="Daniel Schindler" w:date="2025-10-02T14:53:00Z" w16du:dateUtc="2025-10-02T21:53:00Z">
        <w:r w:rsidR="002F3B7A">
          <w:rPr>
            <w:rFonts w:ascii="Garamond" w:hAnsi="Garamond"/>
            <w:sz w:val="22"/>
            <w:szCs w:val="22"/>
          </w:rPr>
          <w:t>w</w:t>
        </w:r>
      </w:ins>
      <w:del w:id="34" w:author="Daniel Schindler" w:date="2025-10-02T14:53:00Z" w16du:dateUtc="2025-10-02T21:53:00Z">
        <w:r w:rsidRPr="007C6AED" w:rsidDel="002F3B7A">
          <w:rPr>
            <w:rFonts w:ascii="Garamond" w:hAnsi="Garamond"/>
            <w:sz w:val="22"/>
            <w:szCs w:val="22"/>
          </w:rPr>
          <w:delText>W</w:delText>
        </w:r>
      </w:del>
      <w:r w:rsidRPr="007C6AED">
        <w:rPr>
          <w:rFonts w:ascii="Garamond" w:hAnsi="Garamond"/>
          <w:sz w:val="22"/>
          <w:szCs w:val="22"/>
        </w:rPr>
        <w:t>estern Alaska</w:t>
      </w:r>
      <w:r w:rsidR="002C12CC">
        <w:rPr>
          <w:rFonts w:ascii="Garamond" w:hAnsi="Garamond"/>
          <w:sz w:val="22"/>
          <w:szCs w:val="22"/>
        </w:rPr>
        <w:t xml:space="preserve"> with a known river of origin. In doing so, we </w:t>
      </w:r>
      <w:r w:rsidRPr="007C6AED">
        <w:rPr>
          <w:rFonts w:ascii="Garamond" w:hAnsi="Garamond"/>
          <w:sz w:val="22"/>
          <w:szCs w:val="22"/>
        </w:rPr>
        <w:t xml:space="preserve">test the potential of </w:t>
      </w:r>
      <w:del w:id="35" w:author="Daniel Schindler" w:date="2025-10-02T14:28:00Z" w16du:dateUtc="2025-10-02T21:28:00Z">
        <w:r w:rsidRPr="007C6AED" w:rsidDel="00D02385">
          <w:rPr>
            <w:rFonts w:ascii="Garamond" w:hAnsi="Garamond"/>
            <w:sz w:val="22"/>
            <w:szCs w:val="22"/>
          </w:rPr>
          <w:delText>machine learning</w:delText>
        </w:r>
      </w:del>
      <w:ins w:id="36" w:author="Daniel Schindler" w:date="2025-10-02T14:28:00Z" w16du:dateUtc="2025-10-02T21:28:00Z">
        <w:r w:rsidR="00D02385">
          <w:rPr>
            <w:rFonts w:ascii="Garamond" w:hAnsi="Garamond"/>
            <w:sz w:val="22"/>
            <w:szCs w:val="22"/>
          </w:rPr>
          <w:t>ML</w:t>
        </w:r>
      </w:ins>
      <w:r w:rsidRPr="007C6AED">
        <w:rPr>
          <w:rFonts w:ascii="Garamond" w:hAnsi="Garamond"/>
          <w:sz w:val="22"/>
          <w:szCs w:val="22"/>
        </w:rPr>
        <w:t xml:space="preserve"> methods to uncover watershed specific characteristics to discriminate among watersheds of origin and develop a model to reliably estimate river of origin for marine-caught Chinook salmon in western Alaska.</w:t>
      </w:r>
    </w:p>
    <w:p w14:paraId="4DF590D1" w14:textId="77777777" w:rsidR="0051389E" w:rsidRDefault="0051389E" w:rsidP="00386D82">
      <w:pPr>
        <w:rPr>
          <w:rFonts w:ascii="Garamond" w:hAnsi="Garamond"/>
          <w:b/>
          <w:bCs/>
          <w:sz w:val="32"/>
          <w:szCs w:val="32"/>
          <w:u w:val="single"/>
        </w:rPr>
      </w:pPr>
    </w:p>
    <w:p w14:paraId="19244EF8" w14:textId="5F1F470C" w:rsidR="00386D82" w:rsidRPr="00CA63D8" w:rsidRDefault="003E5607" w:rsidP="00386D82">
      <w:pPr>
        <w:rPr>
          <w:rFonts w:ascii="Garamond" w:hAnsi="Garamond"/>
          <w:b/>
          <w:bCs/>
          <w:sz w:val="32"/>
          <w:szCs w:val="32"/>
        </w:rPr>
      </w:pPr>
      <w:r w:rsidRPr="00CA63D8">
        <w:rPr>
          <w:rFonts w:ascii="Garamond" w:hAnsi="Garamond"/>
          <w:b/>
          <w:bCs/>
          <w:sz w:val="32"/>
          <w:szCs w:val="32"/>
        </w:rPr>
        <w:t xml:space="preserve">Methods </w:t>
      </w:r>
    </w:p>
    <w:p w14:paraId="2AFCC3C3" w14:textId="77777777" w:rsidR="00C26DD3" w:rsidRDefault="00C26DD3" w:rsidP="0075722E">
      <w:pPr>
        <w:spacing w:line="480" w:lineRule="auto"/>
        <w:rPr>
          <w:rFonts w:ascii="Garamond" w:hAnsi="Garamond"/>
          <w:b/>
          <w:bCs/>
          <w:sz w:val="22"/>
          <w:szCs w:val="22"/>
          <w:u w:val="single"/>
        </w:rPr>
      </w:pPr>
    </w:p>
    <w:p w14:paraId="1B4EA7C8" w14:textId="179E324F" w:rsidR="0075722E" w:rsidRPr="00CA63D8" w:rsidRDefault="0075722E" w:rsidP="0075722E">
      <w:pPr>
        <w:spacing w:line="480" w:lineRule="auto"/>
        <w:rPr>
          <w:rFonts w:ascii="Garamond" w:hAnsi="Garamond"/>
          <w:b/>
          <w:bCs/>
          <w:sz w:val="22"/>
          <w:szCs w:val="22"/>
        </w:rPr>
      </w:pPr>
      <w:r w:rsidRPr="00CA63D8">
        <w:rPr>
          <w:rFonts w:ascii="Garamond" w:hAnsi="Garamond"/>
          <w:b/>
          <w:bCs/>
          <w:sz w:val="22"/>
          <w:szCs w:val="22"/>
        </w:rPr>
        <w:t>Otolith</w:t>
      </w:r>
      <w:r w:rsidR="0051389E" w:rsidRPr="00CA63D8">
        <w:rPr>
          <w:rFonts w:ascii="Garamond" w:hAnsi="Garamond"/>
          <w:b/>
          <w:bCs/>
          <w:sz w:val="22"/>
          <w:szCs w:val="22"/>
        </w:rPr>
        <w:t xml:space="preserve"> Data</w:t>
      </w:r>
      <w:r w:rsidR="00CA63D8">
        <w:rPr>
          <w:rFonts w:ascii="Garamond" w:hAnsi="Garamond"/>
          <w:b/>
          <w:bCs/>
          <w:sz w:val="22"/>
          <w:szCs w:val="22"/>
        </w:rPr>
        <w:t xml:space="preserve">: </w:t>
      </w:r>
    </w:p>
    <w:p w14:paraId="5A85303E" w14:textId="606675C6" w:rsidR="0075722E" w:rsidRPr="00DF1513" w:rsidRDefault="00E46DD7" w:rsidP="00CE7F91">
      <w:pPr>
        <w:spacing w:line="480" w:lineRule="auto"/>
        <w:ind w:firstLine="720"/>
        <w:rPr>
          <w:rFonts w:ascii="Garamond" w:hAnsi="Garamond"/>
          <w:sz w:val="22"/>
          <w:szCs w:val="22"/>
        </w:rPr>
      </w:pPr>
      <w:r w:rsidRPr="00CE7F91">
        <w:rPr>
          <w:rFonts w:ascii="Garamond" w:hAnsi="Garamond"/>
          <w:sz w:val="22"/>
          <w:szCs w:val="22"/>
        </w:rPr>
        <w:lastRenderedPageBreak/>
        <w:t>Chinook salmon otoliths were collected from the Yukon (2015, 2016, 2019–2021), Kuskokwim (2017–2022), and Nushagak (2011, 2014, 2015) river basins at</w:t>
      </w:r>
      <w:r w:rsidR="00DF1513" w:rsidRPr="00CE7F91">
        <w:rPr>
          <w:rFonts w:ascii="Garamond" w:hAnsi="Garamond"/>
          <w:sz w:val="22"/>
          <w:szCs w:val="22"/>
        </w:rPr>
        <w:t xml:space="preserve"> test fisheries near the downstream terminus of each river</w:t>
      </w:r>
      <w:r w:rsidR="002A47CE">
        <w:rPr>
          <w:rFonts w:ascii="Garamond" w:hAnsi="Garamond"/>
          <w:sz w:val="22"/>
          <w:szCs w:val="22"/>
        </w:rPr>
        <w:t xml:space="preserve"> (Figure 1). </w:t>
      </w:r>
      <w:r w:rsidR="0075722E" w:rsidRPr="00CE7F91">
        <w:rPr>
          <w:rFonts w:ascii="Garamond" w:hAnsi="Garamond"/>
          <w:sz w:val="22"/>
          <w:szCs w:val="22"/>
        </w:rPr>
        <w:t xml:space="preserve">Fish were sampled through collaborative efforts </w:t>
      </w:r>
      <w:r w:rsidR="00DF1513" w:rsidRPr="00CE7F91">
        <w:rPr>
          <w:rFonts w:ascii="Garamond" w:hAnsi="Garamond"/>
          <w:sz w:val="22"/>
          <w:szCs w:val="22"/>
        </w:rPr>
        <w:t xml:space="preserve">with the Alaska Department of Fish and Game Lower Yukon Test Fishery (LYTF), Orutsararmiut Native Council at the Bethel Test Fishery, and </w:t>
      </w:r>
      <w:del w:id="37" w:author="Daniel Schindler" w:date="2025-10-02T15:05:00Z" w16du:dateUtc="2025-10-02T22:05:00Z">
        <w:r w:rsidR="002A47CE" w:rsidRPr="002A47CE" w:rsidDel="002D16B7">
          <w:rPr>
            <w:rFonts w:ascii="Garamond" w:hAnsi="Garamond"/>
            <w:sz w:val="22"/>
            <w:szCs w:val="22"/>
            <w:highlight w:val="yellow"/>
          </w:rPr>
          <w:delText>* insert sampling location for Nush*.</w:delText>
        </w:r>
      </w:del>
      <w:ins w:id="38" w:author="Daniel Schindler" w:date="2025-10-02T15:05:00Z" w16du:dateUtc="2025-10-02T22:05:00Z">
        <w:r w:rsidR="002D16B7">
          <w:rPr>
            <w:rFonts w:ascii="Garamond" w:hAnsi="Garamond"/>
            <w:sz w:val="22"/>
            <w:szCs w:val="22"/>
          </w:rPr>
          <w:t>from Chinook salmon caught within the Nushagak commercial fishing district in Bristol Bay.</w:t>
        </w:r>
      </w:ins>
      <w:ins w:id="39" w:author="Daniel Schindler" w:date="2025-10-02T15:07:00Z" w16du:dateUtc="2025-10-02T22:07:00Z">
        <w:r w:rsidR="002D16B7">
          <w:rPr>
            <w:rFonts w:ascii="Garamond" w:hAnsi="Garamond"/>
            <w:sz w:val="22"/>
            <w:szCs w:val="22"/>
          </w:rPr>
          <w:t xml:space="preserve"> We assumed that all Chinook salmon caught in this fishing district were returning to the Nushagak </w:t>
        </w:r>
      </w:ins>
      <w:ins w:id="40" w:author="Daniel Schindler" w:date="2025-10-02T15:08:00Z" w16du:dateUtc="2025-10-02T22:08:00Z">
        <w:r w:rsidR="002D16B7">
          <w:rPr>
            <w:rFonts w:ascii="Garamond" w:hAnsi="Garamond"/>
            <w:sz w:val="22"/>
            <w:szCs w:val="22"/>
          </w:rPr>
          <w:t>River.</w:t>
        </w:r>
      </w:ins>
      <w:r w:rsidR="002A47CE">
        <w:rPr>
          <w:rFonts w:ascii="Garamond" w:hAnsi="Garamond"/>
          <w:sz w:val="22"/>
          <w:szCs w:val="22"/>
        </w:rPr>
        <w:t xml:space="preserve"> </w:t>
      </w:r>
      <w:r w:rsidR="00DF1513" w:rsidRPr="00CE7F91">
        <w:rPr>
          <w:rFonts w:ascii="Garamond" w:hAnsi="Garamond"/>
          <w:sz w:val="22"/>
          <w:szCs w:val="22"/>
        </w:rPr>
        <w:t xml:space="preserve">For each year approximately 500 otoliths were collected throughout the season. From these, </w:t>
      </w:r>
      <w:r w:rsidR="0075722E" w:rsidRPr="00CE7F91">
        <w:rPr>
          <w:rFonts w:ascii="Garamond" w:hAnsi="Garamond"/>
          <w:sz w:val="22"/>
          <w:szCs w:val="22"/>
        </w:rPr>
        <w:t xml:space="preserve">~250 otoliths from each year were </w:t>
      </w:r>
      <w:ins w:id="41" w:author="Daniel Schindler" w:date="2025-10-02T15:08:00Z" w16du:dateUtc="2025-10-02T22:08:00Z">
        <w:r w:rsidR="002D16B7">
          <w:rPr>
            <w:rFonts w:ascii="Garamond" w:hAnsi="Garamond"/>
            <w:sz w:val="22"/>
            <w:szCs w:val="22"/>
          </w:rPr>
          <w:t xml:space="preserve">randomly </w:t>
        </w:r>
      </w:ins>
      <w:r w:rsidR="0075722E" w:rsidRPr="00CE7F91">
        <w:rPr>
          <w:rFonts w:ascii="Garamond" w:hAnsi="Garamond"/>
          <w:sz w:val="22"/>
          <w:szCs w:val="22"/>
        </w:rPr>
        <w:t>selected for further analysis. Selected samples were cut along the transverse plane</w:t>
      </w:r>
      <w:r w:rsidR="00DF1513" w:rsidRPr="00CE7F91">
        <w:rPr>
          <w:rFonts w:ascii="Garamond" w:hAnsi="Garamond"/>
          <w:sz w:val="22"/>
          <w:szCs w:val="22"/>
        </w:rPr>
        <w:t xml:space="preserve"> using a low speed</w:t>
      </w:r>
      <w:r w:rsidR="0075722E" w:rsidRPr="00CE7F91">
        <w:rPr>
          <w:rFonts w:ascii="Garamond" w:hAnsi="Garamond"/>
          <w:sz w:val="22"/>
          <w:szCs w:val="22"/>
        </w:rPr>
        <w:t xml:space="preserve"> </w:t>
      </w:r>
      <w:proofErr w:type="spellStart"/>
      <w:r w:rsidR="0075722E" w:rsidRPr="00CE7F91">
        <w:rPr>
          <w:rFonts w:ascii="Garamond" w:hAnsi="Garamond"/>
          <w:sz w:val="22"/>
          <w:szCs w:val="22"/>
        </w:rPr>
        <w:t>isomet</w:t>
      </w:r>
      <w:proofErr w:type="spellEnd"/>
      <w:r w:rsidR="0075722E" w:rsidRPr="00CE7F91">
        <w:rPr>
          <w:rFonts w:ascii="Garamond" w:hAnsi="Garamond"/>
          <w:sz w:val="22"/>
          <w:szCs w:val="22"/>
        </w:rPr>
        <w:t xml:space="preserve"> saw</w:t>
      </w:r>
      <w:r w:rsidR="00DF1513" w:rsidRPr="00CE7F91">
        <w:rPr>
          <w:rFonts w:ascii="Garamond" w:hAnsi="Garamond"/>
          <w:sz w:val="22"/>
          <w:szCs w:val="22"/>
        </w:rPr>
        <w:t xml:space="preserve"> to reveal the growth structure of the otolith</w:t>
      </w:r>
      <w:r w:rsidR="0075722E" w:rsidRPr="00CE7F91">
        <w:rPr>
          <w:rFonts w:ascii="Garamond" w:hAnsi="Garamond"/>
          <w:sz w:val="22"/>
          <w:szCs w:val="22"/>
        </w:rPr>
        <w:t>, mounted on microscope slides, and polished to enhance clarity</w:t>
      </w:r>
      <w:r w:rsidR="00070CB1">
        <w:rPr>
          <w:rFonts w:ascii="Garamond" w:hAnsi="Garamond"/>
          <w:sz w:val="22"/>
          <w:szCs w:val="22"/>
        </w:rPr>
        <w:t xml:space="preserve"> </w:t>
      </w:r>
      <w:r w:rsidR="00C26DD3">
        <w:rPr>
          <w:rFonts w:ascii="Garamond" w:hAnsi="Garamond"/>
          <w:sz w:val="22"/>
          <w:szCs w:val="22"/>
        </w:rPr>
        <w:fldChar w:fldCharType="begin"/>
      </w:r>
      <w:r w:rsidR="00C26DD3">
        <w:rPr>
          <w:rFonts w:ascii="Garamond" w:hAnsi="Garamond"/>
          <w:sz w:val="22"/>
          <w:szCs w:val="22"/>
        </w:rPr>
        <w:instrText xml:space="preserve"> ADDIN ZOTERO_ITEM CSL_CITATION {"citationID":"UdeDBfeN","properties":{"formattedCitation":"(Donohoe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C26DD3">
        <w:rPr>
          <w:rFonts w:ascii="Garamond" w:hAnsi="Garamond"/>
          <w:sz w:val="22"/>
          <w:szCs w:val="22"/>
        </w:rPr>
        <w:fldChar w:fldCharType="separate"/>
      </w:r>
      <w:r w:rsidR="00C26DD3">
        <w:rPr>
          <w:rFonts w:ascii="Garamond" w:hAnsi="Garamond"/>
          <w:noProof/>
          <w:sz w:val="22"/>
          <w:szCs w:val="22"/>
        </w:rPr>
        <w:t>(Donohoe &amp; Zimmerman, 2010; Zimmerman &amp; Reeves, 2002)</w:t>
      </w:r>
      <w:r w:rsidR="00C26DD3">
        <w:rPr>
          <w:rFonts w:ascii="Garamond" w:hAnsi="Garamond"/>
          <w:sz w:val="22"/>
          <w:szCs w:val="22"/>
        </w:rPr>
        <w:fldChar w:fldCharType="end"/>
      </w:r>
      <w:r w:rsidR="00C26DD3">
        <w:rPr>
          <w:rFonts w:ascii="Garamond" w:hAnsi="Garamond"/>
          <w:sz w:val="22"/>
          <w:szCs w:val="22"/>
        </w:rPr>
        <w:t xml:space="preserve">. </w:t>
      </w:r>
      <w:r w:rsidR="002A47CE">
        <w:rPr>
          <w:rFonts w:ascii="Garamond" w:hAnsi="Garamond"/>
          <w:sz w:val="22"/>
          <w:szCs w:val="22"/>
        </w:rPr>
        <w:t>Samples</w:t>
      </w:r>
      <w:r w:rsidR="00DF1513" w:rsidRPr="00CE7F91">
        <w:rPr>
          <w:rFonts w:ascii="Garamond" w:hAnsi="Garamond"/>
          <w:sz w:val="22"/>
          <w:szCs w:val="22"/>
        </w:rPr>
        <w:t xml:space="preserve"> were</w:t>
      </w:r>
      <w:r w:rsidR="002A47CE">
        <w:rPr>
          <w:rFonts w:ascii="Garamond" w:hAnsi="Garamond"/>
          <w:sz w:val="22"/>
          <w:szCs w:val="22"/>
        </w:rPr>
        <w:t xml:space="preserve"> then</w:t>
      </w:r>
      <w:r w:rsidR="00DF1513" w:rsidRPr="00CE7F91">
        <w:rPr>
          <w:rFonts w:ascii="Garamond" w:hAnsi="Garamond"/>
          <w:sz w:val="22"/>
          <w:szCs w:val="22"/>
        </w:rPr>
        <w:t xml:space="preserve"> analyzed using Laser Ablation Inductively Coupled Plasma Mass Spectrometry (LA-ICP-MS) at the University of Utah Strontium Metals Lab, </w:t>
      </w:r>
      <w:proofErr w:type="gramStart"/>
      <w:r w:rsidR="00DF1513" w:rsidRPr="00CE7F91">
        <w:rPr>
          <w:rFonts w:ascii="Garamond" w:hAnsi="Garamond"/>
          <w:sz w:val="22"/>
          <w:szCs w:val="22"/>
        </w:rPr>
        <w:t>with the exception of</w:t>
      </w:r>
      <w:proofErr w:type="gramEnd"/>
      <w:r w:rsidR="00DF1513" w:rsidRPr="00CE7F91">
        <w:rPr>
          <w:rFonts w:ascii="Garamond" w:hAnsi="Garamond"/>
          <w:sz w:val="22"/>
          <w:szCs w:val="22"/>
        </w:rPr>
        <w:t xml:space="preserve"> 2022 Kuskokwim samples</w:t>
      </w:r>
      <w:r w:rsidR="002A47CE">
        <w:rPr>
          <w:rFonts w:ascii="Garamond" w:hAnsi="Garamond"/>
          <w:sz w:val="22"/>
          <w:szCs w:val="22"/>
        </w:rPr>
        <w:t xml:space="preserve"> </w:t>
      </w:r>
      <w:r w:rsidR="00DF1513" w:rsidRPr="00CE7F91">
        <w:rPr>
          <w:rFonts w:ascii="Garamond" w:hAnsi="Garamond"/>
          <w:sz w:val="22"/>
          <w:szCs w:val="22"/>
        </w:rPr>
        <w:t>which were processed at the</w:t>
      </w:r>
      <w:r w:rsidR="00C26DD3">
        <w:rPr>
          <w:rFonts w:ascii="Garamond" w:hAnsi="Garamond"/>
          <w:sz w:val="22"/>
          <w:szCs w:val="22"/>
        </w:rPr>
        <w:t xml:space="preserve"> W.M. Keck Collaboratory for Plasma Spectrometry </w:t>
      </w:r>
      <w:r w:rsidR="00DF1513" w:rsidRPr="00CE7F91">
        <w:rPr>
          <w:rFonts w:ascii="Garamond" w:hAnsi="Garamond"/>
          <w:sz w:val="22"/>
          <w:szCs w:val="22"/>
        </w:rPr>
        <w:t>at Oregon State University.</w:t>
      </w:r>
      <w:r w:rsidR="00CE7F91">
        <w:rPr>
          <w:rFonts w:ascii="Garamond" w:hAnsi="Garamond"/>
          <w:sz w:val="22"/>
          <w:szCs w:val="22"/>
        </w:rPr>
        <w:t xml:space="preserve"> </w:t>
      </w:r>
      <w:r w:rsidR="0075722E" w:rsidRPr="00CE7F91">
        <w:rPr>
          <w:rFonts w:ascii="Garamond" w:hAnsi="Garamond"/>
          <w:sz w:val="22"/>
          <w:szCs w:val="22"/>
        </w:rPr>
        <w:t xml:space="preserve">Laser ablation </w:t>
      </w:r>
      <w:r w:rsidR="00CE7F91" w:rsidRPr="00CE7F91">
        <w:rPr>
          <w:rFonts w:ascii="Garamond" w:hAnsi="Garamond"/>
          <w:sz w:val="22"/>
          <w:szCs w:val="22"/>
        </w:rPr>
        <w:t>was p</w:t>
      </w:r>
      <w:del w:id="42" w:author="Daniel Schindler" w:date="2025-10-02T15:08:00Z" w16du:dateUtc="2025-10-02T22:08:00Z">
        <w:r w:rsidR="00CE7F91" w:rsidRPr="00CE7F91" w:rsidDel="002D16B7">
          <w:rPr>
            <w:rFonts w:ascii="Garamond" w:hAnsi="Garamond"/>
            <w:sz w:val="22"/>
            <w:szCs w:val="22"/>
          </w:rPr>
          <w:delText>r</w:delText>
        </w:r>
      </w:del>
      <w:r w:rsidR="00CE7F91" w:rsidRPr="00CE7F91">
        <w:rPr>
          <w:rFonts w:ascii="Garamond" w:hAnsi="Garamond"/>
          <w:sz w:val="22"/>
          <w:szCs w:val="22"/>
        </w:rPr>
        <w:t>e</w:t>
      </w:r>
      <w:ins w:id="43" w:author="Daniel Schindler" w:date="2025-10-02T15:08:00Z" w16du:dateUtc="2025-10-02T22:08:00Z">
        <w:r w:rsidR="002D16B7">
          <w:rPr>
            <w:rFonts w:ascii="Garamond" w:hAnsi="Garamond"/>
            <w:sz w:val="22"/>
            <w:szCs w:val="22"/>
          </w:rPr>
          <w:t>r</w:t>
        </w:r>
      </w:ins>
      <w:r w:rsidR="00CE7F91" w:rsidRPr="00CE7F91">
        <w:rPr>
          <w:rFonts w:ascii="Garamond" w:hAnsi="Garamond"/>
          <w:sz w:val="22"/>
          <w:szCs w:val="22"/>
        </w:rPr>
        <w:t xml:space="preserve">formed from the </w:t>
      </w:r>
      <w:ins w:id="44" w:author="Daniel Schindler" w:date="2025-10-02T15:08:00Z" w16du:dateUtc="2025-10-02T22:08:00Z">
        <w:r w:rsidR="002D16B7">
          <w:rPr>
            <w:rFonts w:ascii="Garamond" w:hAnsi="Garamond"/>
            <w:sz w:val="22"/>
            <w:szCs w:val="22"/>
          </w:rPr>
          <w:t xml:space="preserve">otolith </w:t>
        </w:r>
      </w:ins>
      <w:r w:rsidR="00CE7F91" w:rsidRPr="00CE7F91">
        <w:rPr>
          <w:rFonts w:ascii="Garamond" w:hAnsi="Garamond"/>
          <w:sz w:val="22"/>
          <w:szCs w:val="22"/>
        </w:rPr>
        <w:t>core to just after the onset of the marine signature along the dorsal lobe</w:t>
      </w:r>
      <w:r w:rsidR="00CE7F91">
        <w:rPr>
          <w:rFonts w:ascii="Garamond" w:hAnsi="Garamond"/>
          <w:sz w:val="22"/>
          <w:szCs w:val="22"/>
        </w:rPr>
        <w:t xml:space="preserve"> scanning at </w:t>
      </w:r>
      <w:commentRangeStart w:id="45"/>
      <w:r w:rsidR="00CE7F91">
        <w:rPr>
          <w:rFonts w:ascii="Garamond" w:hAnsi="Garamond"/>
          <w:sz w:val="22"/>
          <w:szCs w:val="22"/>
        </w:rPr>
        <w:t xml:space="preserve">[ insert specifications here for </w:t>
      </w:r>
      <w:proofErr w:type="spellStart"/>
      <w:r w:rsidR="00CE7F91">
        <w:rPr>
          <w:rFonts w:ascii="Garamond" w:hAnsi="Garamond"/>
          <w:sz w:val="22"/>
          <w:szCs w:val="22"/>
        </w:rPr>
        <w:t>icpms</w:t>
      </w:r>
      <w:proofErr w:type="spellEnd"/>
      <w:r w:rsidR="00CE7F91">
        <w:rPr>
          <w:rFonts w:ascii="Garamond" w:hAnsi="Garamond"/>
          <w:sz w:val="22"/>
          <w:szCs w:val="22"/>
        </w:rPr>
        <w:t xml:space="preserve">]. </w:t>
      </w:r>
      <w:commentRangeEnd w:id="45"/>
      <w:r w:rsidR="002A47CE">
        <w:rPr>
          <w:rStyle w:val="CommentReference"/>
        </w:rPr>
        <w:commentReference w:id="45"/>
      </w:r>
      <w:r w:rsidR="00CE7F91">
        <w:rPr>
          <w:rFonts w:ascii="Garamond" w:hAnsi="Garamond"/>
          <w:sz w:val="22"/>
          <w:szCs w:val="22"/>
        </w:rPr>
        <w:t>The resulting data</w:t>
      </w:r>
      <w:r w:rsidR="00616EA6">
        <w:rPr>
          <w:rFonts w:ascii="Garamond" w:hAnsi="Garamond"/>
          <w:sz w:val="22"/>
          <w:szCs w:val="22"/>
        </w:rPr>
        <w:t xml:space="preserve">set </w:t>
      </w:r>
      <w:r w:rsidR="002A47CE">
        <w:rPr>
          <w:rFonts w:ascii="Garamond" w:hAnsi="Garamond"/>
          <w:sz w:val="22"/>
          <w:szCs w:val="22"/>
        </w:rPr>
        <w:t>includes</w:t>
      </w:r>
      <w:r w:rsidR="00CE7F91">
        <w:rPr>
          <w:rFonts w:ascii="Garamond" w:hAnsi="Garamond"/>
          <w:sz w:val="22"/>
          <w:szCs w:val="22"/>
        </w:rPr>
        <w:t xml:space="preserve"> </w:t>
      </w:r>
      <w:r w:rsidR="002A47CE">
        <w:rPr>
          <w:rFonts w:ascii="Garamond" w:hAnsi="Garamond"/>
          <w:sz w:val="22"/>
          <w:szCs w:val="22"/>
        </w:rPr>
        <w:t xml:space="preserve">a concurrently collected </w:t>
      </w:r>
      <w:del w:id="46" w:author="Daniel Schindler" w:date="2025-10-02T15:16:00Z" w16du:dateUtc="2025-10-02T22:16:00Z">
        <w:r w:rsidR="002A47CE" w:rsidDel="007833A8">
          <w:rPr>
            <w:rFonts w:ascii="Garamond" w:hAnsi="Garamond"/>
            <w:sz w:val="22"/>
            <w:szCs w:val="22"/>
          </w:rPr>
          <w:delText>timeseries</w:delText>
        </w:r>
      </w:del>
      <w:ins w:id="47" w:author="Daniel Schindler" w:date="2025-10-02T15:16:00Z" w16du:dateUtc="2025-10-02T22:16:00Z">
        <w:r w:rsidR="007833A8">
          <w:rPr>
            <w:rFonts w:ascii="Garamond" w:hAnsi="Garamond"/>
            <w:sz w:val="22"/>
            <w:szCs w:val="22"/>
          </w:rPr>
          <w:t>time series</w:t>
        </w:r>
      </w:ins>
      <w:r w:rsidR="002A47CE">
        <w:rPr>
          <w:rFonts w:ascii="Garamond" w:hAnsi="Garamond"/>
          <w:sz w:val="22"/>
          <w:szCs w:val="22"/>
        </w:rPr>
        <w:t xml:space="preserve"> of </w:t>
      </w:r>
      <w:r w:rsidR="00C26DD3" w:rsidRPr="00CA63D8">
        <w:rPr>
          <w:rFonts w:ascii="Cambria Math" w:hAnsi="Cambria Math" w:cs="Cambria Math"/>
          <w:sz w:val="22"/>
          <w:szCs w:val="22"/>
        </w:rPr>
        <w:t>⁸⁷</w:t>
      </w:r>
      <w:r w:rsidR="00C26DD3" w:rsidRPr="00CA63D8">
        <w:rPr>
          <w:rFonts w:ascii="Garamond" w:hAnsi="Garamond"/>
          <w:sz w:val="22"/>
          <w:szCs w:val="22"/>
        </w:rPr>
        <w:t>Sr/</w:t>
      </w:r>
      <w:r w:rsidR="00C26DD3" w:rsidRPr="00CA63D8">
        <w:rPr>
          <w:rFonts w:ascii="Cambria Math" w:hAnsi="Cambria Math" w:cs="Cambria Math"/>
          <w:sz w:val="22"/>
          <w:szCs w:val="22"/>
        </w:rPr>
        <w:t>⁸⁶</w:t>
      </w:r>
      <w:r w:rsidR="00C26DD3" w:rsidRPr="00CA63D8">
        <w:rPr>
          <w:rFonts w:ascii="Garamond" w:hAnsi="Garamond"/>
          <w:sz w:val="22"/>
          <w:szCs w:val="22"/>
        </w:rPr>
        <w:t>Sr</w:t>
      </w:r>
      <w:r w:rsidR="002A47CE">
        <w:rPr>
          <w:rFonts w:ascii="Garamond" w:hAnsi="Garamond"/>
          <w:sz w:val="22"/>
          <w:szCs w:val="22"/>
        </w:rPr>
        <w:t xml:space="preserve"> and Sr</w:t>
      </w:r>
      <w:r w:rsidR="00C26DD3">
        <w:rPr>
          <w:rFonts w:ascii="Garamond" w:hAnsi="Garamond"/>
          <w:sz w:val="22"/>
          <w:szCs w:val="22"/>
          <w:vertAlign w:val="superscript"/>
        </w:rPr>
        <w:t>88</w:t>
      </w:r>
      <w:r w:rsidR="002A47CE">
        <w:rPr>
          <w:rFonts w:ascii="Garamond" w:hAnsi="Garamond"/>
          <w:sz w:val="22"/>
          <w:szCs w:val="22"/>
        </w:rPr>
        <w:t xml:space="preserve"> along the same transect for all individuals. </w:t>
      </w:r>
    </w:p>
    <w:p w14:paraId="362240BC" w14:textId="77777777" w:rsidR="00CE7F91" w:rsidRDefault="00CE7F91" w:rsidP="00071CCC">
      <w:pPr>
        <w:rPr>
          <w:rFonts w:ascii="Garamond" w:hAnsi="Garamond"/>
          <w:b/>
          <w:bCs/>
          <w:sz w:val="22"/>
          <w:szCs w:val="22"/>
          <w:u w:val="single"/>
        </w:rPr>
      </w:pPr>
    </w:p>
    <w:p w14:paraId="5CC4E6D5" w14:textId="27B40A68" w:rsidR="00616EA6" w:rsidRPr="00557AB9" w:rsidRDefault="004D2BA0" w:rsidP="00557AB9">
      <w:pPr>
        <w:rPr>
          <w:rFonts w:ascii="Garamond" w:hAnsi="Garamond"/>
          <w:b/>
          <w:bCs/>
          <w:sz w:val="22"/>
          <w:szCs w:val="22"/>
          <w:u w:val="single"/>
        </w:rPr>
      </w:pPr>
      <w:r w:rsidRPr="00F6547F">
        <w:rPr>
          <w:rFonts w:ascii="Garamond" w:hAnsi="Garamond"/>
          <w:b/>
          <w:bCs/>
          <w:sz w:val="22"/>
          <w:szCs w:val="22"/>
          <w:u w:val="single"/>
        </w:rPr>
        <w:t>Data pre</w:t>
      </w:r>
      <w:ins w:id="48" w:author="Daniel Schindler" w:date="2025-10-02T15:09:00Z" w16du:dateUtc="2025-10-02T22:09:00Z">
        <w:r w:rsidR="002D16B7">
          <w:rPr>
            <w:rFonts w:ascii="Garamond" w:hAnsi="Garamond"/>
            <w:b/>
            <w:bCs/>
            <w:sz w:val="22"/>
            <w:szCs w:val="22"/>
            <w:u w:val="single"/>
          </w:rPr>
          <w:t>-</w:t>
        </w:r>
      </w:ins>
      <w:r w:rsidRPr="00F6547F">
        <w:rPr>
          <w:rFonts w:ascii="Garamond" w:hAnsi="Garamond"/>
          <w:b/>
          <w:bCs/>
          <w:sz w:val="22"/>
          <w:szCs w:val="22"/>
          <w:u w:val="single"/>
        </w:rPr>
        <w:t xml:space="preserve">processing </w:t>
      </w:r>
    </w:p>
    <w:p w14:paraId="0678BE3E" w14:textId="77777777" w:rsidR="00070CB1" w:rsidRDefault="00070CB1" w:rsidP="002A47CE">
      <w:pPr>
        <w:spacing w:line="480" w:lineRule="auto"/>
        <w:ind w:firstLine="720"/>
        <w:rPr>
          <w:rFonts w:ascii="Garamond" w:hAnsi="Garamond"/>
          <w:sz w:val="22"/>
          <w:szCs w:val="22"/>
        </w:rPr>
      </w:pPr>
    </w:p>
    <w:p w14:paraId="7EC1B482" w14:textId="73955ECC" w:rsidR="00CE7F91" w:rsidRDefault="005E7567" w:rsidP="00070CB1">
      <w:pPr>
        <w:spacing w:line="480" w:lineRule="auto"/>
        <w:ind w:firstLine="720"/>
        <w:rPr>
          <w:rFonts w:ascii="Garamond" w:hAnsi="Garamond"/>
          <w:sz w:val="22"/>
          <w:szCs w:val="22"/>
        </w:rPr>
      </w:pPr>
      <w:r w:rsidRPr="005E7567">
        <w:rPr>
          <w:rFonts w:ascii="Garamond" w:hAnsi="Garamond"/>
          <w:sz w:val="22"/>
          <w:szCs w:val="22"/>
        </w:rPr>
        <w:t xml:space="preserve">To standardize all data to the same life history period, </w:t>
      </w:r>
      <w:r w:rsidR="002A47CE">
        <w:rPr>
          <w:rFonts w:ascii="Garamond" w:hAnsi="Garamond"/>
          <w:sz w:val="22"/>
          <w:szCs w:val="22"/>
        </w:rPr>
        <w:t xml:space="preserve">full </w:t>
      </w:r>
      <w:r w:rsidR="00616EA6">
        <w:rPr>
          <w:rFonts w:ascii="Garamond" w:hAnsi="Garamond"/>
          <w:sz w:val="22"/>
          <w:szCs w:val="22"/>
        </w:rPr>
        <w:t>laser ablation datasets</w:t>
      </w:r>
      <w:r w:rsidR="002A47CE">
        <w:rPr>
          <w:rFonts w:ascii="Garamond" w:hAnsi="Garamond"/>
          <w:sz w:val="22"/>
          <w:szCs w:val="22"/>
        </w:rPr>
        <w:t xml:space="preserve"> were trimmed to include only data between the </w:t>
      </w:r>
      <w:r w:rsidR="00070CB1">
        <w:rPr>
          <w:rFonts w:ascii="Garamond" w:hAnsi="Garamond"/>
          <w:sz w:val="22"/>
          <w:szCs w:val="22"/>
        </w:rPr>
        <w:t>onset of the natal origin region</w:t>
      </w:r>
      <w:r w:rsidR="00CE7F91">
        <w:rPr>
          <w:rFonts w:ascii="Garamond" w:hAnsi="Garamond"/>
          <w:sz w:val="22"/>
          <w:szCs w:val="22"/>
        </w:rPr>
        <w:t xml:space="preserve"> and the </w:t>
      </w:r>
      <w:ins w:id="49" w:author="Daniel Schindler" w:date="2025-10-02T15:09:00Z" w16du:dateUtc="2025-10-02T22:09:00Z">
        <w:r w:rsidR="002D16B7">
          <w:rPr>
            <w:rFonts w:ascii="Garamond" w:hAnsi="Garamond"/>
            <w:sz w:val="22"/>
            <w:szCs w:val="22"/>
          </w:rPr>
          <w:t xml:space="preserve">beginning of </w:t>
        </w:r>
      </w:ins>
      <w:r w:rsidR="00CE7F91">
        <w:rPr>
          <w:rFonts w:ascii="Garamond" w:hAnsi="Garamond"/>
          <w:sz w:val="22"/>
          <w:szCs w:val="22"/>
        </w:rPr>
        <w:t>marine residence. These cutoff points were identified by</w:t>
      </w:r>
      <w:r w:rsidRPr="005E7567">
        <w:rPr>
          <w:rFonts w:ascii="Garamond" w:hAnsi="Garamond"/>
          <w:sz w:val="22"/>
          <w:szCs w:val="22"/>
        </w:rPr>
        <w:t xml:space="preserve"> examining patterns in </w:t>
      </w:r>
      <w:r w:rsidRPr="005E7567">
        <w:rPr>
          <w:rFonts w:ascii="Cambria Math" w:hAnsi="Cambria Math" w:cs="Cambria Math"/>
          <w:sz w:val="22"/>
          <w:szCs w:val="22"/>
        </w:rPr>
        <w:t>⁸⁷</w:t>
      </w:r>
      <w:r w:rsidRPr="005E7567">
        <w:rPr>
          <w:rFonts w:ascii="Garamond" w:hAnsi="Garamond"/>
          <w:sz w:val="22"/>
          <w:szCs w:val="22"/>
        </w:rPr>
        <w:t>Sr/</w:t>
      </w:r>
      <w:r w:rsidRPr="005E7567">
        <w:rPr>
          <w:rFonts w:ascii="Cambria Math" w:hAnsi="Cambria Math" w:cs="Cambria Math"/>
          <w:sz w:val="22"/>
          <w:szCs w:val="22"/>
        </w:rPr>
        <w:t>⁸⁶</w:t>
      </w:r>
      <w:r w:rsidRPr="005E7567">
        <w:rPr>
          <w:rFonts w:ascii="Garamond" w:hAnsi="Garamond"/>
          <w:sz w:val="22"/>
          <w:szCs w:val="22"/>
        </w:rPr>
        <w:t xml:space="preserve">Sr, </w:t>
      </w:r>
      <w:r w:rsidRPr="005E7567">
        <w:rPr>
          <w:rFonts w:ascii="Cambria Math" w:hAnsi="Cambria Math" w:cs="Cambria Math"/>
          <w:sz w:val="22"/>
          <w:szCs w:val="22"/>
        </w:rPr>
        <w:t>⁸⁸</w:t>
      </w:r>
      <w:r w:rsidRPr="005E7567">
        <w:rPr>
          <w:rFonts w:ascii="Garamond" w:hAnsi="Garamond"/>
          <w:sz w:val="22"/>
          <w:szCs w:val="22"/>
        </w:rPr>
        <w:t xml:space="preserve">Sr, and </w:t>
      </w:r>
      <w:ins w:id="50" w:author="Daniel Schindler" w:date="2025-10-02T15:09:00Z" w16du:dateUtc="2025-10-02T22:09:00Z">
        <w:r w:rsidR="002D16B7">
          <w:rPr>
            <w:rFonts w:ascii="Garamond" w:hAnsi="Garamond"/>
            <w:sz w:val="22"/>
            <w:szCs w:val="22"/>
          </w:rPr>
          <w:t>visual</w:t>
        </w:r>
      </w:ins>
      <w:ins w:id="51" w:author="Daniel Schindler" w:date="2025-10-02T15:10:00Z" w16du:dateUtc="2025-10-02T22:10:00Z">
        <w:r w:rsidR="002D16B7">
          <w:rPr>
            <w:rFonts w:ascii="Garamond" w:hAnsi="Garamond"/>
            <w:sz w:val="22"/>
            <w:szCs w:val="22"/>
          </w:rPr>
          <w:t xml:space="preserve">ly apparent </w:t>
        </w:r>
      </w:ins>
      <w:r w:rsidRPr="005E7567">
        <w:rPr>
          <w:rFonts w:ascii="Garamond" w:hAnsi="Garamond"/>
          <w:sz w:val="22"/>
          <w:szCs w:val="22"/>
        </w:rPr>
        <w:t>morphological features along the laser ablation line</w:t>
      </w:r>
      <w:r w:rsidR="002A47CE">
        <w:rPr>
          <w:rFonts w:ascii="Garamond" w:hAnsi="Garamond"/>
          <w:sz w:val="22"/>
          <w:szCs w:val="22"/>
        </w:rPr>
        <w:t xml:space="preserve"> </w:t>
      </w:r>
      <w:r w:rsidR="002A47CE">
        <w:rPr>
          <w:rFonts w:ascii="Garamond" w:hAnsi="Garamond"/>
          <w:sz w:val="22"/>
          <w:szCs w:val="22"/>
        </w:rPr>
        <w:fldChar w:fldCharType="begin"/>
      </w:r>
      <w:r w:rsidR="002A47CE">
        <w:rPr>
          <w:rFonts w:ascii="Garamond" w:hAnsi="Garamond"/>
          <w:sz w:val="22"/>
          <w:szCs w:val="22"/>
        </w:rPr>
        <w:instrText xml:space="preserve"> ADDIN ZOTERO_ITEM CSL_CITATION {"citationID":"DX3Ucg21","properties":{"formattedCitation":"(Brennan &amp; Schindler, 2017)","plainCitation":"(Brennan &amp; Schindler, 2017)","noteIndex":0},"citationItems":[{"id":1694,"uris":["http://zotero.org/users/8421274/items/NSWL6YPN"],"itemData":{"id":1694,"type":"article-journal","abstract":"Production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E."}],"issued":{"date-parts":[["2017"]]}}}],"schema":"https://github.com/citation-style-language/schema/raw/master/csl-citation.json"} </w:instrText>
      </w:r>
      <w:r w:rsidR="002A47CE">
        <w:rPr>
          <w:rFonts w:ascii="Garamond" w:hAnsi="Garamond"/>
          <w:sz w:val="22"/>
          <w:szCs w:val="22"/>
        </w:rPr>
        <w:fldChar w:fldCharType="separate"/>
      </w:r>
      <w:r w:rsidR="002A47CE">
        <w:rPr>
          <w:rFonts w:ascii="Garamond" w:hAnsi="Garamond"/>
          <w:noProof/>
          <w:sz w:val="22"/>
          <w:szCs w:val="22"/>
        </w:rPr>
        <w:t>(Brennan &amp; Schindler, 2017)</w:t>
      </w:r>
      <w:r w:rsidR="002A47CE">
        <w:rPr>
          <w:rFonts w:ascii="Garamond" w:hAnsi="Garamond"/>
          <w:sz w:val="22"/>
          <w:szCs w:val="22"/>
        </w:rPr>
        <w:fldChar w:fldCharType="end"/>
      </w:r>
      <w:r w:rsidRPr="005E7567">
        <w:rPr>
          <w:rFonts w:ascii="Garamond" w:hAnsi="Garamond"/>
          <w:sz w:val="22"/>
          <w:szCs w:val="22"/>
        </w:rPr>
        <w:t xml:space="preserve">. </w:t>
      </w:r>
      <w:r w:rsidR="00070CB1">
        <w:rPr>
          <w:rFonts w:ascii="Garamond" w:hAnsi="Garamond"/>
          <w:sz w:val="22"/>
          <w:szCs w:val="22"/>
        </w:rPr>
        <w:t xml:space="preserve">Natal origin region was manually identified by the first steady state after the decline in Sr88 and movement of </w:t>
      </w:r>
      <w:r w:rsidR="00070CB1" w:rsidRPr="005E7567">
        <w:rPr>
          <w:rFonts w:ascii="Cambria Math" w:hAnsi="Cambria Math" w:cs="Cambria Math"/>
          <w:sz w:val="22"/>
          <w:szCs w:val="22"/>
        </w:rPr>
        <w:t>⁸⁷</w:t>
      </w:r>
      <w:r w:rsidR="00070CB1" w:rsidRPr="005E7567">
        <w:rPr>
          <w:rFonts w:ascii="Garamond" w:hAnsi="Garamond"/>
          <w:sz w:val="22"/>
          <w:szCs w:val="22"/>
        </w:rPr>
        <w:t>Sr/</w:t>
      </w:r>
      <w:r w:rsidR="00070CB1" w:rsidRPr="005E7567">
        <w:rPr>
          <w:rFonts w:ascii="Cambria Math" w:hAnsi="Cambria Math" w:cs="Cambria Math"/>
          <w:sz w:val="22"/>
          <w:szCs w:val="22"/>
        </w:rPr>
        <w:t>⁸⁶</w:t>
      </w:r>
      <w:r w:rsidR="00070CB1" w:rsidRPr="005E7567">
        <w:rPr>
          <w:rFonts w:ascii="Garamond" w:hAnsi="Garamond"/>
          <w:sz w:val="22"/>
          <w:szCs w:val="22"/>
        </w:rPr>
        <w:t>Sr</w:t>
      </w:r>
      <w:r w:rsidR="00070CB1">
        <w:rPr>
          <w:rFonts w:ascii="Garamond" w:hAnsi="Garamond"/>
          <w:sz w:val="22"/>
          <w:szCs w:val="22"/>
        </w:rPr>
        <w:t xml:space="preserve"> away from the global marine value (0.7092)</w:t>
      </w:r>
      <w:ins w:id="52" w:author="Daniel Schindler" w:date="2025-10-02T15:10:00Z" w16du:dateUtc="2025-10-02T22:10:00Z">
        <w:r w:rsidR="002D16B7">
          <w:rPr>
            <w:rFonts w:ascii="Garamond" w:hAnsi="Garamond"/>
            <w:sz w:val="22"/>
            <w:szCs w:val="22"/>
          </w:rPr>
          <w:t xml:space="preserve"> representing the maternal signal in the otolith</w:t>
        </w:r>
      </w:ins>
      <w:r w:rsidR="00070CB1">
        <w:rPr>
          <w:rFonts w:ascii="Garamond" w:hAnsi="Garamond"/>
          <w:sz w:val="22"/>
          <w:szCs w:val="22"/>
        </w:rPr>
        <w:t xml:space="preserve">. </w:t>
      </w:r>
      <w:r w:rsidR="00CE7F91" w:rsidRPr="005E7567">
        <w:rPr>
          <w:rFonts w:ascii="Garamond" w:hAnsi="Garamond"/>
          <w:sz w:val="22"/>
          <w:szCs w:val="22"/>
        </w:rPr>
        <w:t>Similarly,</w:t>
      </w:r>
      <w:r w:rsidR="00CE7F91">
        <w:rPr>
          <w:rFonts w:ascii="Garamond" w:hAnsi="Garamond"/>
          <w:sz w:val="22"/>
          <w:szCs w:val="22"/>
        </w:rPr>
        <w:t xml:space="preserve"> a cutoff at the </w:t>
      </w:r>
      <w:r w:rsidRPr="005E7567">
        <w:rPr>
          <w:rFonts w:ascii="Garamond" w:hAnsi="Garamond"/>
          <w:sz w:val="22"/>
          <w:szCs w:val="22"/>
        </w:rPr>
        <w:t xml:space="preserve">marine entry was identified </w:t>
      </w:r>
      <w:r w:rsidR="00CE7F91">
        <w:rPr>
          <w:rFonts w:ascii="Garamond" w:hAnsi="Garamond"/>
          <w:sz w:val="22"/>
          <w:szCs w:val="22"/>
        </w:rPr>
        <w:t xml:space="preserve">by </w:t>
      </w:r>
      <w:r w:rsidR="002A47CE">
        <w:rPr>
          <w:rFonts w:ascii="Garamond" w:hAnsi="Garamond"/>
          <w:sz w:val="22"/>
          <w:szCs w:val="22"/>
        </w:rPr>
        <w:t xml:space="preserve">the marine check </w:t>
      </w:r>
      <w:r w:rsidR="00CE7F91">
        <w:rPr>
          <w:rFonts w:ascii="Garamond" w:hAnsi="Garamond"/>
          <w:sz w:val="22"/>
          <w:szCs w:val="22"/>
        </w:rPr>
        <w:t>on the otolith</w:t>
      </w:r>
      <w:r w:rsidR="002A47CE">
        <w:rPr>
          <w:rFonts w:ascii="Garamond" w:hAnsi="Garamond"/>
          <w:sz w:val="22"/>
          <w:szCs w:val="22"/>
        </w:rPr>
        <w:t xml:space="preserve"> (dark annuli region)</w:t>
      </w:r>
      <w:r w:rsidR="00CE7F91">
        <w:rPr>
          <w:rFonts w:ascii="Garamond" w:hAnsi="Garamond"/>
          <w:sz w:val="22"/>
          <w:szCs w:val="22"/>
        </w:rPr>
        <w:t>, a rapid increase in</w:t>
      </w:r>
      <w:r w:rsidR="00070CB1">
        <w:rPr>
          <w:rFonts w:ascii="Garamond" w:hAnsi="Garamond"/>
          <w:sz w:val="22"/>
          <w:szCs w:val="22"/>
        </w:rPr>
        <w:t xml:space="preserve"> </w:t>
      </w:r>
      <w:r w:rsidR="00070CB1" w:rsidRPr="005E7567">
        <w:rPr>
          <w:rFonts w:ascii="Cambria Math" w:hAnsi="Cambria Math" w:cs="Cambria Math"/>
          <w:sz w:val="22"/>
          <w:szCs w:val="22"/>
        </w:rPr>
        <w:t>⁸⁸</w:t>
      </w:r>
      <w:r w:rsidR="00070CB1" w:rsidRPr="005E7567">
        <w:rPr>
          <w:rFonts w:ascii="Garamond" w:hAnsi="Garamond"/>
          <w:sz w:val="22"/>
          <w:szCs w:val="22"/>
        </w:rPr>
        <w:t>Sr</w:t>
      </w:r>
      <w:ins w:id="53" w:author="Daniel Schindler" w:date="2025-10-02T15:10:00Z" w16du:dateUtc="2025-10-02T22:10:00Z">
        <w:r w:rsidR="002D16B7">
          <w:rPr>
            <w:rFonts w:ascii="Garamond" w:hAnsi="Garamond"/>
            <w:sz w:val="22"/>
            <w:szCs w:val="22"/>
          </w:rPr>
          <w:t xml:space="preserve"> concentration</w:t>
        </w:r>
      </w:ins>
      <w:r w:rsidR="00CE7F91">
        <w:rPr>
          <w:rFonts w:ascii="Garamond" w:hAnsi="Garamond"/>
          <w:sz w:val="22"/>
          <w:szCs w:val="22"/>
        </w:rPr>
        <w:t xml:space="preserve">, and </w:t>
      </w:r>
      <w:r w:rsidR="00CE7F91">
        <w:rPr>
          <w:rFonts w:ascii="Garamond" w:hAnsi="Garamond"/>
          <w:sz w:val="22"/>
          <w:szCs w:val="22"/>
        </w:rPr>
        <w:lastRenderedPageBreak/>
        <w:t xml:space="preserve">a </w:t>
      </w:r>
      <w:r w:rsidRPr="005E7567">
        <w:rPr>
          <w:rFonts w:ascii="Garamond" w:hAnsi="Garamond"/>
          <w:sz w:val="22"/>
          <w:szCs w:val="22"/>
        </w:rPr>
        <w:t xml:space="preserve">shift in </w:t>
      </w:r>
      <w:r w:rsidRPr="005E7567">
        <w:rPr>
          <w:rFonts w:ascii="Cambria Math" w:hAnsi="Cambria Math" w:cs="Cambria Math"/>
          <w:sz w:val="22"/>
          <w:szCs w:val="22"/>
        </w:rPr>
        <w:t>⁸⁷</w:t>
      </w:r>
      <w:r w:rsidRPr="005E7567">
        <w:rPr>
          <w:rFonts w:ascii="Garamond" w:hAnsi="Garamond"/>
          <w:sz w:val="22"/>
          <w:szCs w:val="22"/>
        </w:rPr>
        <w:t>Sr/</w:t>
      </w:r>
      <w:r w:rsidRPr="005E7567">
        <w:rPr>
          <w:rFonts w:ascii="Cambria Math" w:hAnsi="Cambria Math" w:cs="Cambria Math"/>
          <w:sz w:val="22"/>
          <w:szCs w:val="22"/>
        </w:rPr>
        <w:t>⁸⁶</w:t>
      </w:r>
      <w:r w:rsidRPr="005E7567">
        <w:rPr>
          <w:rFonts w:ascii="Garamond" w:hAnsi="Garamond"/>
          <w:sz w:val="22"/>
          <w:szCs w:val="22"/>
        </w:rPr>
        <w:t>Sr to</w:t>
      </w:r>
      <w:r w:rsidR="002A47CE">
        <w:rPr>
          <w:rFonts w:ascii="Garamond" w:hAnsi="Garamond"/>
          <w:sz w:val="22"/>
          <w:szCs w:val="22"/>
        </w:rPr>
        <w:t>war</w:t>
      </w:r>
      <w:r w:rsidR="00616EA6">
        <w:rPr>
          <w:rFonts w:ascii="Garamond" w:hAnsi="Garamond"/>
          <w:sz w:val="22"/>
          <w:szCs w:val="22"/>
        </w:rPr>
        <w:t>d</w:t>
      </w:r>
      <w:r w:rsidR="002A47CE">
        <w:rPr>
          <w:rFonts w:ascii="Garamond" w:hAnsi="Garamond"/>
          <w:sz w:val="22"/>
          <w:szCs w:val="22"/>
        </w:rPr>
        <w:t>s</w:t>
      </w:r>
      <w:r w:rsidR="00616EA6">
        <w:rPr>
          <w:rFonts w:ascii="Garamond" w:hAnsi="Garamond"/>
          <w:sz w:val="22"/>
          <w:szCs w:val="22"/>
        </w:rPr>
        <w:t xml:space="preserve"> the</w:t>
      </w:r>
      <w:r w:rsidR="00CE7F91">
        <w:rPr>
          <w:rFonts w:ascii="Garamond" w:hAnsi="Garamond"/>
          <w:sz w:val="22"/>
          <w:szCs w:val="22"/>
        </w:rPr>
        <w:t xml:space="preserve"> global marine value</w:t>
      </w:r>
      <w:r w:rsidR="002A47CE">
        <w:rPr>
          <w:rFonts w:ascii="Garamond" w:hAnsi="Garamond"/>
          <w:sz w:val="22"/>
          <w:szCs w:val="22"/>
        </w:rPr>
        <w:t xml:space="preserve"> at the end of the </w:t>
      </w:r>
      <w:del w:id="54" w:author="Daniel Schindler" w:date="2025-10-02T15:16:00Z" w16du:dateUtc="2025-10-02T22:16:00Z">
        <w:r w:rsidR="002A47CE" w:rsidDel="007833A8">
          <w:rPr>
            <w:rFonts w:ascii="Garamond" w:hAnsi="Garamond"/>
            <w:sz w:val="22"/>
            <w:szCs w:val="22"/>
          </w:rPr>
          <w:delText>time</w:delText>
        </w:r>
        <w:r w:rsidR="00616EA6" w:rsidDel="007833A8">
          <w:rPr>
            <w:rFonts w:ascii="Garamond" w:hAnsi="Garamond"/>
            <w:sz w:val="22"/>
            <w:szCs w:val="22"/>
          </w:rPr>
          <w:delText>s</w:delText>
        </w:r>
        <w:r w:rsidR="002A47CE" w:rsidDel="007833A8">
          <w:rPr>
            <w:rFonts w:ascii="Garamond" w:hAnsi="Garamond"/>
            <w:sz w:val="22"/>
            <w:szCs w:val="22"/>
          </w:rPr>
          <w:delText>eries</w:delText>
        </w:r>
      </w:del>
      <w:ins w:id="55" w:author="Daniel Schindler" w:date="2025-10-02T15:16:00Z" w16du:dateUtc="2025-10-02T22:16:00Z">
        <w:r w:rsidR="007833A8">
          <w:rPr>
            <w:rFonts w:ascii="Garamond" w:hAnsi="Garamond"/>
            <w:sz w:val="22"/>
            <w:szCs w:val="22"/>
          </w:rPr>
          <w:t>time series</w:t>
        </w:r>
      </w:ins>
      <w:r w:rsidRPr="005E7567">
        <w:rPr>
          <w:rFonts w:ascii="Garamond" w:hAnsi="Garamond"/>
          <w:sz w:val="22"/>
          <w:szCs w:val="22"/>
        </w:rPr>
        <w:t xml:space="preserve">. </w:t>
      </w:r>
      <w:r w:rsidR="006C1496">
        <w:rPr>
          <w:rFonts w:ascii="Garamond" w:hAnsi="Garamond"/>
          <w:sz w:val="22"/>
          <w:szCs w:val="22"/>
        </w:rPr>
        <w:t>Manual s</w:t>
      </w:r>
      <w:r w:rsidR="00CE7F91">
        <w:rPr>
          <w:rFonts w:ascii="Garamond" w:hAnsi="Garamond"/>
          <w:sz w:val="22"/>
          <w:szCs w:val="22"/>
        </w:rPr>
        <w:t xml:space="preserve">election of trimming locations </w:t>
      </w:r>
      <w:r w:rsidR="00070CB1">
        <w:rPr>
          <w:rFonts w:ascii="Garamond" w:hAnsi="Garamond"/>
          <w:sz w:val="22"/>
          <w:szCs w:val="22"/>
        </w:rPr>
        <w:t>was</w:t>
      </w:r>
      <w:r w:rsidR="00CE7F91">
        <w:rPr>
          <w:rFonts w:ascii="Garamond" w:hAnsi="Garamond"/>
          <w:sz w:val="22"/>
          <w:szCs w:val="22"/>
        </w:rPr>
        <w:t xml:space="preserve"> randomized and blinded to avoid </w:t>
      </w:r>
      <w:r w:rsidR="006C1496">
        <w:rPr>
          <w:rFonts w:ascii="Garamond" w:hAnsi="Garamond"/>
          <w:sz w:val="22"/>
          <w:szCs w:val="22"/>
        </w:rPr>
        <w:t xml:space="preserve">bias. </w:t>
      </w:r>
      <w:r w:rsidR="00616EA6">
        <w:rPr>
          <w:rFonts w:ascii="Garamond" w:hAnsi="Garamond"/>
          <w:sz w:val="22"/>
          <w:szCs w:val="22"/>
        </w:rPr>
        <w:t>All trimmed datasets were then manually</w:t>
      </w:r>
      <w:r w:rsidR="00070CB1">
        <w:rPr>
          <w:rFonts w:ascii="Garamond" w:hAnsi="Garamond"/>
          <w:sz w:val="22"/>
          <w:szCs w:val="22"/>
        </w:rPr>
        <w:t xml:space="preserve"> checked for quality</w:t>
      </w:r>
      <w:r w:rsidR="00616EA6">
        <w:rPr>
          <w:rFonts w:ascii="Garamond" w:hAnsi="Garamond"/>
          <w:sz w:val="22"/>
          <w:szCs w:val="22"/>
        </w:rPr>
        <w:t xml:space="preserve"> and s</w:t>
      </w:r>
      <w:r w:rsidR="009E23C6">
        <w:rPr>
          <w:rFonts w:ascii="Garamond" w:hAnsi="Garamond"/>
          <w:sz w:val="22"/>
          <w:szCs w:val="22"/>
        </w:rPr>
        <w:t xml:space="preserve">amples with significant error (i.e large cracks) </w:t>
      </w:r>
      <w:r w:rsidR="006C1496">
        <w:rPr>
          <w:rFonts w:ascii="Garamond" w:hAnsi="Garamond"/>
          <w:sz w:val="22"/>
          <w:szCs w:val="22"/>
        </w:rPr>
        <w:t>or</w:t>
      </w:r>
      <w:r w:rsidR="009E23C6">
        <w:rPr>
          <w:rFonts w:ascii="Garamond" w:hAnsi="Garamond"/>
          <w:sz w:val="22"/>
          <w:szCs w:val="22"/>
        </w:rPr>
        <w:t xml:space="preserve"> without a clear core </w:t>
      </w:r>
      <w:r w:rsidR="006C1496">
        <w:rPr>
          <w:rFonts w:ascii="Garamond" w:hAnsi="Garamond"/>
          <w:sz w:val="22"/>
          <w:szCs w:val="22"/>
        </w:rPr>
        <w:t xml:space="preserve">and marine </w:t>
      </w:r>
      <w:r w:rsidR="009E23C6">
        <w:rPr>
          <w:rFonts w:ascii="Garamond" w:hAnsi="Garamond"/>
          <w:sz w:val="22"/>
          <w:szCs w:val="22"/>
        </w:rPr>
        <w:t xml:space="preserve">signal were removed from the dataset. </w:t>
      </w:r>
      <w:r w:rsidR="000F0779">
        <w:rPr>
          <w:rFonts w:ascii="Garamond" w:hAnsi="Garamond"/>
          <w:sz w:val="22"/>
          <w:szCs w:val="22"/>
        </w:rPr>
        <w:t xml:space="preserve">The resulting dataset contained </w:t>
      </w:r>
      <w:del w:id="56" w:author="Daniel Schindler" w:date="2025-10-02T15:11:00Z" w16du:dateUtc="2025-10-02T22:11:00Z">
        <w:r w:rsidR="006C1496" w:rsidDel="00776FB6">
          <w:rPr>
            <w:rFonts w:ascii="Garamond" w:hAnsi="Garamond"/>
            <w:sz w:val="22"/>
            <w:szCs w:val="22"/>
          </w:rPr>
          <w:delText xml:space="preserve">2,531 </w:delText>
        </w:r>
      </w:del>
      <w:del w:id="57" w:author="Daniel Schindler" w:date="2025-10-02T15:16:00Z" w16du:dateUtc="2025-10-02T22:16:00Z">
        <w:r w:rsidR="006C1496" w:rsidDel="007833A8">
          <w:rPr>
            <w:rFonts w:ascii="Garamond" w:hAnsi="Garamond"/>
            <w:sz w:val="22"/>
            <w:szCs w:val="22"/>
          </w:rPr>
          <w:delText>timeseries</w:delText>
        </w:r>
      </w:del>
      <w:ins w:id="58" w:author="Daniel Schindler" w:date="2025-10-02T15:16:00Z" w16du:dateUtc="2025-10-02T22:16:00Z">
        <w:r w:rsidR="007833A8">
          <w:rPr>
            <w:rFonts w:ascii="Garamond" w:hAnsi="Garamond"/>
            <w:sz w:val="22"/>
            <w:szCs w:val="22"/>
          </w:rPr>
          <w:t>time series</w:t>
        </w:r>
      </w:ins>
      <w:ins w:id="59" w:author="Daniel Schindler" w:date="2025-10-02T15:11:00Z" w16du:dateUtc="2025-10-02T22:11:00Z">
        <w:r w:rsidR="00776FB6">
          <w:rPr>
            <w:rFonts w:ascii="Garamond" w:hAnsi="Garamond"/>
            <w:sz w:val="22"/>
            <w:szCs w:val="22"/>
          </w:rPr>
          <w:t xml:space="preserve"> from 2,531 individual otolith</w:t>
        </w:r>
      </w:ins>
      <w:ins w:id="60" w:author="Daniel Schindler" w:date="2025-10-02T15:14:00Z" w16du:dateUtc="2025-10-02T22:14:00Z">
        <w:r w:rsidR="00776FB6">
          <w:rPr>
            <w:rFonts w:ascii="Garamond" w:hAnsi="Garamond"/>
            <w:sz w:val="22"/>
            <w:szCs w:val="22"/>
          </w:rPr>
          <w:t>s</w:t>
        </w:r>
      </w:ins>
      <w:r w:rsidR="006C1496">
        <w:rPr>
          <w:rFonts w:ascii="Garamond" w:hAnsi="Garamond"/>
          <w:sz w:val="22"/>
          <w:szCs w:val="22"/>
        </w:rPr>
        <w:t xml:space="preserve"> (971 Yukon, 875 Kuskokwim, and 685 Nushagak). </w:t>
      </w:r>
    </w:p>
    <w:p w14:paraId="3086D9BE" w14:textId="2FF71677" w:rsidR="00701699" w:rsidRDefault="009E23C6" w:rsidP="00557AB9">
      <w:pPr>
        <w:spacing w:line="480" w:lineRule="auto"/>
        <w:ind w:firstLine="720"/>
        <w:rPr>
          <w:rFonts w:ascii="Garamond" w:hAnsi="Garamond"/>
          <w:sz w:val="22"/>
          <w:szCs w:val="22"/>
        </w:rPr>
      </w:pPr>
      <w:r>
        <w:rPr>
          <w:rFonts w:ascii="Garamond" w:hAnsi="Garamond"/>
          <w:sz w:val="22"/>
          <w:szCs w:val="22"/>
        </w:rPr>
        <w:t>To test whether</w:t>
      </w:r>
      <w:r w:rsidR="00B32AF3" w:rsidRPr="00F6547F">
        <w:rPr>
          <w:rFonts w:ascii="Garamond" w:hAnsi="Garamond"/>
          <w:sz w:val="22"/>
          <w:szCs w:val="22"/>
        </w:rPr>
        <w:t xml:space="preserve"> </w:t>
      </w:r>
      <w:r>
        <w:rPr>
          <w:rFonts w:ascii="Garamond" w:hAnsi="Garamond"/>
          <w:sz w:val="22"/>
          <w:szCs w:val="22"/>
        </w:rPr>
        <w:t>time</w:t>
      </w:r>
      <w:ins w:id="61" w:author="Daniel Schindler" w:date="2025-10-02T15:12:00Z" w16du:dateUtc="2025-10-02T22:12:00Z">
        <w:r w:rsidR="00776FB6">
          <w:rPr>
            <w:rFonts w:ascii="Garamond" w:hAnsi="Garamond"/>
            <w:sz w:val="22"/>
            <w:szCs w:val="22"/>
          </w:rPr>
          <w:t>-</w:t>
        </w:r>
      </w:ins>
      <w:del w:id="62" w:author="Daniel Schindler" w:date="2025-10-02T15:12:00Z" w16du:dateUtc="2025-10-02T22:12:00Z">
        <w:r w:rsidDel="00776FB6">
          <w:rPr>
            <w:rFonts w:ascii="Garamond" w:hAnsi="Garamond"/>
            <w:sz w:val="22"/>
            <w:szCs w:val="22"/>
          </w:rPr>
          <w:delText xml:space="preserve"> </w:delText>
        </w:r>
      </w:del>
      <w:r>
        <w:rPr>
          <w:rFonts w:ascii="Garamond" w:hAnsi="Garamond"/>
          <w:sz w:val="22"/>
          <w:szCs w:val="22"/>
        </w:rPr>
        <w:t xml:space="preserve">series smoothing techniques </w:t>
      </w:r>
      <w:r w:rsidR="00B32AF3" w:rsidRPr="00F6547F">
        <w:rPr>
          <w:rFonts w:ascii="Garamond" w:hAnsi="Garamond"/>
          <w:sz w:val="22"/>
          <w:szCs w:val="22"/>
        </w:rPr>
        <w:t>could improve model performance</w:t>
      </w:r>
      <w:r>
        <w:rPr>
          <w:rFonts w:ascii="Garamond" w:hAnsi="Garamond"/>
          <w:sz w:val="22"/>
          <w:szCs w:val="22"/>
        </w:rPr>
        <w:t xml:space="preserve">, we applied </w:t>
      </w:r>
      <w:r w:rsidR="00B32AF3" w:rsidRPr="00F6547F">
        <w:rPr>
          <w:rFonts w:ascii="Garamond" w:hAnsi="Garamond"/>
          <w:sz w:val="22"/>
          <w:szCs w:val="22"/>
        </w:rPr>
        <w:t>two commonly used approaches: moving average (MA) and a generalized additive model (GAM)</w:t>
      </w:r>
      <w:ins w:id="63" w:author="Daniel Schindler" w:date="2025-10-02T15:12:00Z" w16du:dateUtc="2025-10-02T22:12:00Z">
        <w:r w:rsidR="00776FB6">
          <w:rPr>
            <w:rFonts w:ascii="Garamond" w:hAnsi="Garamond"/>
            <w:sz w:val="22"/>
            <w:szCs w:val="22"/>
          </w:rPr>
          <w:t xml:space="preserve"> on the raw strontium isotope data</w:t>
        </w:r>
      </w:ins>
      <w:r w:rsidR="00B32AF3" w:rsidRPr="00F6547F">
        <w:rPr>
          <w:rFonts w:ascii="Garamond" w:hAnsi="Garamond"/>
          <w:sz w:val="22"/>
          <w:szCs w:val="22"/>
        </w:rPr>
        <w:t xml:space="preserve">. </w:t>
      </w:r>
      <w:r w:rsidR="006C1496">
        <w:rPr>
          <w:rFonts w:ascii="Garamond" w:hAnsi="Garamond"/>
          <w:sz w:val="22"/>
          <w:szCs w:val="22"/>
        </w:rPr>
        <w:t>For the moving average smoothing w</w:t>
      </w:r>
      <w:r w:rsidR="000F0779">
        <w:rPr>
          <w:rFonts w:ascii="Garamond" w:hAnsi="Garamond"/>
          <w:sz w:val="22"/>
          <w:szCs w:val="22"/>
        </w:rPr>
        <w:t>e used a 60</w:t>
      </w:r>
      <w:r w:rsidR="00616EA6">
        <w:rPr>
          <w:rFonts w:ascii="Garamond" w:hAnsi="Garamond"/>
          <w:sz w:val="22"/>
          <w:szCs w:val="22"/>
        </w:rPr>
        <w:t>-</w:t>
      </w:r>
      <w:r w:rsidR="000F0779">
        <w:rPr>
          <w:rFonts w:ascii="Garamond" w:hAnsi="Garamond"/>
          <w:sz w:val="22"/>
          <w:szCs w:val="22"/>
        </w:rPr>
        <w:t>point center weighted window</w:t>
      </w:r>
      <w:r w:rsidR="006C1496">
        <w:rPr>
          <w:rFonts w:ascii="Garamond" w:hAnsi="Garamond"/>
          <w:sz w:val="22"/>
          <w:szCs w:val="22"/>
        </w:rPr>
        <w:t xml:space="preserve">. </w:t>
      </w:r>
      <w:r w:rsidR="00F67738" w:rsidRPr="00F67738">
        <w:rPr>
          <w:rFonts w:ascii="Garamond" w:hAnsi="Garamond"/>
          <w:sz w:val="22"/>
          <w:szCs w:val="22"/>
        </w:rPr>
        <w:t xml:space="preserve">The GAM was fitted using thin plate regression and penalized iteratively re-weighted least squares (P-IRLS) to maximize goodness of fit, with a generalized cross-validation (GCV) method employed to minimize overfitting </w:t>
      </w:r>
      <w:r w:rsidR="00B32AF3" w:rsidRPr="00F6547F">
        <w:rPr>
          <w:rFonts w:ascii="Garamond" w:hAnsi="Garamond"/>
          <w:sz w:val="22"/>
          <w:szCs w:val="22"/>
        </w:rPr>
        <w:t xml:space="preserve">(Wood, 2006). The maximum degrees of freedom (k) were scaled by the number of data points in each ablation line (n) by k = 10N </w:t>
      </w:r>
      <w:r w:rsidR="00B32AF3" w:rsidRPr="00F6547F">
        <w:rPr>
          <w:rFonts w:ascii="Garamond" w:hAnsi="Garamond"/>
          <w:sz w:val="22"/>
          <w:szCs w:val="22"/>
          <w:vertAlign w:val="superscript"/>
        </w:rPr>
        <w:t>2/9</w:t>
      </w:r>
      <w:r w:rsidR="006D1DD4" w:rsidRPr="00F6547F">
        <w:rPr>
          <w:rFonts w:ascii="Garamond" w:hAnsi="Garamond"/>
          <w:sz w:val="22"/>
          <w:szCs w:val="22"/>
          <w:vertAlign w:val="superscript"/>
        </w:rPr>
        <w:t xml:space="preserve"> </w:t>
      </w:r>
      <w:r w:rsidR="006D1DD4" w:rsidRPr="00F6547F">
        <w:rPr>
          <w:rFonts w:ascii="Garamond" w:hAnsi="Garamond"/>
          <w:sz w:val="22"/>
          <w:szCs w:val="22"/>
        </w:rPr>
        <w:t xml:space="preserve">(Kim and Gu, 2004, Brennan et al., </w:t>
      </w:r>
      <w:r w:rsidR="00F6547F" w:rsidRPr="00F6547F">
        <w:rPr>
          <w:rFonts w:ascii="Garamond" w:hAnsi="Garamond"/>
          <w:sz w:val="22"/>
          <w:szCs w:val="22"/>
        </w:rPr>
        <w:t>2014)</w:t>
      </w:r>
      <w:r w:rsidR="006C1496">
        <w:rPr>
          <w:rFonts w:ascii="Garamond" w:hAnsi="Garamond"/>
          <w:sz w:val="22"/>
          <w:szCs w:val="22"/>
        </w:rPr>
        <w:t xml:space="preserve">. </w:t>
      </w:r>
      <w:r w:rsidR="00B008EE" w:rsidRPr="00B008EE">
        <w:rPr>
          <w:rFonts w:ascii="Garamond" w:hAnsi="Garamond"/>
          <w:sz w:val="22"/>
          <w:szCs w:val="22"/>
        </w:rPr>
        <w:t>This process resulted in three versions of the</w:t>
      </w:r>
      <w:r w:rsidR="00616EA6">
        <w:rPr>
          <w:rFonts w:ascii="Garamond" w:hAnsi="Garamond"/>
          <w:sz w:val="22"/>
          <w:szCs w:val="22"/>
        </w:rPr>
        <w:t xml:space="preserve"> same laser ablation </w:t>
      </w:r>
      <w:commentRangeStart w:id="64"/>
      <w:r w:rsidR="00616EA6">
        <w:rPr>
          <w:rFonts w:ascii="Garamond" w:hAnsi="Garamond"/>
          <w:sz w:val="22"/>
          <w:szCs w:val="22"/>
        </w:rPr>
        <w:t>time</w:t>
      </w:r>
      <w:ins w:id="65" w:author="Daniel Schindler" w:date="2025-10-02T15:14:00Z" w16du:dateUtc="2025-10-02T22:14:00Z">
        <w:r w:rsidR="00776FB6">
          <w:rPr>
            <w:rFonts w:ascii="Garamond" w:hAnsi="Garamond"/>
            <w:sz w:val="22"/>
            <w:szCs w:val="22"/>
          </w:rPr>
          <w:t xml:space="preserve"> </w:t>
        </w:r>
      </w:ins>
      <w:r w:rsidR="00616EA6">
        <w:rPr>
          <w:rFonts w:ascii="Garamond" w:hAnsi="Garamond"/>
          <w:sz w:val="22"/>
          <w:szCs w:val="22"/>
        </w:rPr>
        <w:t xml:space="preserve">series </w:t>
      </w:r>
      <w:commentRangeEnd w:id="64"/>
      <w:r w:rsidR="00776FB6">
        <w:rPr>
          <w:rStyle w:val="CommentReference"/>
        </w:rPr>
        <w:commentReference w:id="64"/>
      </w:r>
      <w:r w:rsidR="00616EA6">
        <w:rPr>
          <w:rFonts w:ascii="Garamond" w:hAnsi="Garamond"/>
          <w:sz w:val="22"/>
          <w:szCs w:val="22"/>
        </w:rPr>
        <w:t xml:space="preserve">for </w:t>
      </w:r>
      <w:proofErr w:type="gramStart"/>
      <w:r w:rsidR="00616EA6">
        <w:rPr>
          <w:rFonts w:ascii="Garamond" w:hAnsi="Garamond"/>
          <w:sz w:val="22"/>
          <w:szCs w:val="22"/>
        </w:rPr>
        <w:t>each individual</w:t>
      </w:r>
      <w:proofErr w:type="gramEnd"/>
      <w:r w:rsidR="00B008EE" w:rsidRPr="00B008EE">
        <w:rPr>
          <w:rFonts w:ascii="Garamond" w:hAnsi="Garamond"/>
          <w:sz w:val="22"/>
          <w:szCs w:val="22"/>
        </w:rPr>
        <w:t>: GAM-smoothed, MA-smoothed, and raw LA data.</w:t>
      </w:r>
      <w:r w:rsidR="00B008EE">
        <w:rPr>
          <w:rFonts w:ascii="Garamond" w:hAnsi="Garamond"/>
          <w:sz w:val="22"/>
          <w:szCs w:val="22"/>
        </w:rPr>
        <w:t xml:space="preserve"> </w:t>
      </w:r>
      <w:r w:rsidR="00B008EE" w:rsidRPr="00B008EE">
        <w:rPr>
          <w:rFonts w:ascii="Garamond" w:hAnsi="Garamond"/>
          <w:sz w:val="22"/>
          <w:szCs w:val="22"/>
        </w:rPr>
        <w:t>Finally, all samples were interpolated to a common length</w:t>
      </w:r>
      <w:r w:rsidR="00616EA6">
        <w:rPr>
          <w:rFonts w:ascii="Garamond" w:hAnsi="Garamond"/>
          <w:sz w:val="22"/>
          <w:szCs w:val="22"/>
        </w:rPr>
        <w:t xml:space="preserve"> </w:t>
      </w:r>
      <w:r w:rsidR="00B008EE" w:rsidRPr="00B008EE">
        <w:rPr>
          <w:rFonts w:ascii="Garamond" w:hAnsi="Garamond"/>
          <w:sz w:val="22"/>
          <w:szCs w:val="22"/>
        </w:rPr>
        <w:t xml:space="preserve">defined as the average length of </w:t>
      </w:r>
      <w:proofErr w:type="spellStart"/>
      <w:r w:rsidR="00557AB9" w:rsidRPr="00B008EE">
        <w:rPr>
          <w:rFonts w:ascii="Garamond" w:hAnsi="Garamond"/>
          <w:sz w:val="22"/>
          <w:szCs w:val="22"/>
        </w:rPr>
        <w:t>all</w:t>
      </w:r>
      <w:r w:rsidR="00557AB9">
        <w:rPr>
          <w:rFonts w:ascii="Garamond" w:hAnsi="Garamond"/>
          <w:sz w:val="22"/>
          <w:szCs w:val="22"/>
        </w:rPr>
        <w:t xml:space="preserve"> t</w:t>
      </w:r>
      <w:r w:rsidR="00557AB9" w:rsidRPr="00B008EE">
        <w:rPr>
          <w:rFonts w:ascii="Garamond" w:hAnsi="Garamond"/>
          <w:sz w:val="22"/>
          <w:szCs w:val="22"/>
        </w:rPr>
        <w:t>ime</w:t>
      </w:r>
      <w:proofErr w:type="spellEnd"/>
      <w:ins w:id="66" w:author="Daniel Schindler" w:date="2025-10-02T15:15:00Z" w16du:dateUtc="2025-10-02T22:15:00Z">
        <w:r w:rsidR="007F7563">
          <w:rPr>
            <w:rFonts w:ascii="Garamond" w:hAnsi="Garamond"/>
            <w:sz w:val="22"/>
            <w:szCs w:val="22"/>
          </w:rPr>
          <w:t xml:space="preserve"> </w:t>
        </w:r>
      </w:ins>
      <w:r w:rsidR="00557AB9">
        <w:rPr>
          <w:rFonts w:ascii="Garamond" w:hAnsi="Garamond"/>
          <w:sz w:val="22"/>
          <w:szCs w:val="22"/>
        </w:rPr>
        <w:t>s</w:t>
      </w:r>
      <w:r w:rsidR="00B008EE" w:rsidRPr="00B008EE">
        <w:rPr>
          <w:rFonts w:ascii="Garamond" w:hAnsi="Garamond"/>
          <w:sz w:val="22"/>
          <w:szCs w:val="22"/>
        </w:rPr>
        <w:t xml:space="preserve">eries </w:t>
      </w:r>
      <w:r w:rsidR="00616EA6">
        <w:rPr>
          <w:rFonts w:ascii="Garamond" w:hAnsi="Garamond"/>
          <w:sz w:val="22"/>
          <w:szCs w:val="22"/>
        </w:rPr>
        <w:t xml:space="preserve">of that type </w:t>
      </w:r>
      <w:r w:rsidR="00B008EE" w:rsidRPr="00B008EE">
        <w:rPr>
          <w:rFonts w:ascii="Garamond" w:hAnsi="Garamond"/>
          <w:sz w:val="22"/>
          <w:szCs w:val="22"/>
        </w:rPr>
        <w:t xml:space="preserve">(700 points for non-MA and 600 points for MA-smoothed samples, respectively) </w:t>
      </w:r>
      <w:r w:rsidR="00701699">
        <w:rPr>
          <w:rFonts w:ascii="Garamond" w:hAnsi="Garamond"/>
          <w:sz w:val="22"/>
          <w:szCs w:val="22"/>
        </w:rPr>
        <w:t>(Hegg and Kennedy, 2021).</w:t>
      </w:r>
      <w:r w:rsidR="00616EA6">
        <w:rPr>
          <w:rFonts w:ascii="Garamond" w:hAnsi="Garamond"/>
          <w:sz w:val="22"/>
          <w:szCs w:val="22"/>
        </w:rPr>
        <w:t xml:space="preserve"> This was done to satisfy the requirement for equal length vectors for </w:t>
      </w:r>
      <w:del w:id="67" w:author="Daniel Schindler" w:date="2025-10-02T14:29:00Z" w16du:dateUtc="2025-10-02T21:29:00Z">
        <w:r w:rsidR="00616EA6" w:rsidDel="00D02385">
          <w:rPr>
            <w:rFonts w:ascii="Garamond" w:hAnsi="Garamond"/>
            <w:sz w:val="22"/>
            <w:szCs w:val="22"/>
          </w:rPr>
          <w:delText>machine learning</w:delText>
        </w:r>
      </w:del>
      <w:ins w:id="68" w:author="Daniel Schindler" w:date="2025-10-02T14:29:00Z" w16du:dateUtc="2025-10-02T21:29:00Z">
        <w:r w:rsidR="00D02385">
          <w:rPr>
            <w:rFonts w:ascii="Garamond" w:hAnsi="Garamond"/>
            <w:sz w:val="22"/>
            <w:szCs w:val="22"/>
          </w:rPr>
          <w:t>ML</w:t>
        </w:r>
      </w:ins>
      <w:r w:rsidR="00616EA6">
        <w:rPr>
          <w:rFonts w:ascii="Garamond" w:hAnsi="Garamond"/>
          <w:sz w:val="22"/>
          <w:szCs w:val="22"/>
        </w:rPr>
        <w:t xml:space="preserve"> algorithms </w:t>
      </w:r>
      <w:r w:rsidR="00557AB9">
        <w:rPr>
          <w:rFonts w:ascii="Garamond" w:hAnsi="Garamond"/>
          <w:sz w:val="22"/>
          <w:szCs w:val="22"/>
        </w:rPr>
        <w:t xml:space="preserve">while minimizing warping from interpolation. </w:t>
      </w:r>
    </w:p>
    <w:p w14:paraId="3C911B8B" w14:textId="30889A37" w:rsidR="00AF5A80" w:rsidRPr="00FB146C" w:rsidDel="000434F7" w:rsidRDefault="00AF5A80" w:rsidP="00AF5A80">
      <w:pPr>
        <w:spacing w:line="480" w:lineRule="auto"/>
        <w:rPr>
          <w:del w:id="69" w:author="Daniel Schindler" w:date="2025-10-02T15:16:00Z" w16du:dateUtc="2025-10-02T22:16:00Z"/>
          <w:rFonts w:ascii="Garamond" w:hAnsi="Garamond"/>
          <w:b/>
          <w:bCs/>
          <w:sz w:val="22"/>
          <w:szCs w:val="22"/>
          <w:u w:val="single"/>
        </w:rPr>
      </w:pPr>
      <w:del w:id="70" w:author="Daniel Schindler" w:date="2025-10-02T15:16:00Z" w16du:dateUtc="2025-10-02T22:16:00Z">
        <w:r w:rsidRPr="00FB146C" w:rsidDel="000434F7">
          <w:rPr>
            <w:rFonts w:ascii="Garamond" w:hAnsi="Garamond"/>
            <w:b/>
            <w:bCs/>
            <w:sz w:val="22"/>
            <w:szCs w:val="22"/>
            <w:u w:val="single"/>
          </w:rPr>
          <w:delText>PCA Analysis</w:delText>
        </w:r>
      </w:del>
    </w:p>
    <w:p w14:paraId="4FBA00FB" w14:textId="28C1AA7F" w:rsidR="00AF5A80" w:rsidRDefault="002F10A9" w:rsidP="00AF5A80">
      <w:pPr>
        <w:spacing w:line="480" w:lineRule="auto"/>
        <w:ind w:firstLine="720"/>
        <w:rPr>
          <w:sz w:val="22"/>
          <w:szCs w:val="22"/>
        </w:rPr>
      </w:pPr>
      <w:r w:rsidRPr="002F10A9">
        <w:rPr>
          <w:rFonts w:ascii="Garamond" w:hAnsi="Garamond"/>
          <w:sz w:val="22"/>
          <w:szCs w:val="22"/>
        </w:rPr>
        <w:t xml:space="preserve">Principal component analysis (PCA) was applied </w:t>
      </w:r>
      <w:r w:rsidR="00557AB9">
        <w:rPr>
          <w:rFonts w:ascii="Garamond" w:hAnsi="Garamond"/>
          <w:sz w:val="22"/>
          <w:szCs w:val="22"/>
        </w:rPr>
        <w:t xml:space="preserve">to </w:t>
      </w:r>
      <w:r w:rsidR="00AF5A80">
        <w:rPr>
          <w:rFonts w:ascii="Garamond" w:hAnsi="Garamond"/>
          <w:sz w:val="22"/>
          <w:szCs w:val="22"/>
        </w:rPr>
        <w:t xml:space="preserve">all points from </w:t>
      </w:r>
      <w:r w:rsidRPr="002F10A9">
        <w:rPr>
          <w:rFonts w:ascii="Garamond" w:hAnsi="Garamond"/>
          <w:sz w:val="22"/>
          <w:szCs w:val="22"/>
        </w:rPr>
        <w:t>the</w:t>
      </w:r>
      <w:r w:rsidR="00AF5A80">
        <w:rPr>
          <w:rFonts w:ascii="Garamond" w:hAnsi="Garamond"/>
          <w:sz w:val="22"/>
          <w:szCs w:val="22"/>
        </w:rPr>
        <w:t xml:space="preserve"> dataset in the</w:t>
      </w:r>
      <w:r w:rsidRPr="002F10A9">
        <w:rPr>
          <w:rFonts w:ascii="Garamond" w:hAnsi="Garamond"/>
          <w:sz w:val="22"/>
          <w:szCs w:val="22"/>
        </w:rPr>
        <w:t xml:space="preserve"> top-performing model</w:t>
      </w:r>
      <w:r w:rsidR="00AF5A80">
        <w:rPr>
          <w:rFonts w:ascii="Garamond" w:hAnsi="Garamond"/>
          <w:sz w:val="22"/>
          <w:szCs w:val="22"/>
        </w:rPr>
        <w:t xml:space="preserve"> (GAM smoothed data)</w:t>
      </w:r>
      <w:r w:rsidRPr="002F10A9">
        <w:rPr>
          <w:rFonts w:ascii="Garamond" w:hAnsi="Garamond"/>
          <w:sz w:val="22"/>
          <w:szCs w:val="22"/>
        </w:rPr>
        <w:t xml:space="preserve"> to qualitatively assess clustering patterns in multivariate space</w:t>
      </w:r>
      <w:r w:rsidR="00730E96">
        <w:rPr>
          <w:rFonts w:ascii="Garamond" w:hAnsi="Garamond"/>
          <w:sz w:val="22"/>
          <w:szCs w:val="22"/>
        </w:rPr>
        <w:t>.</w:t>
      </w:r>
      <w:r w:rsidRPr="002F10A9">
        <w:rPr>
          <w:rFonts w:ascii="Garamond" w:hAnsi="Garamond"/>
          <w:sz w:val="22"/>
          <w:szCs w:val="22"/>
        </w:rPr>
        <w:t xml:space="preserve"> PCA transforms the original </w:t>
      </w:r>
      <w:r w:rsidR="00AF5A80">
        <w:rPr>
          <w:rFonts w:ascii="Garamond" w:hAnsi="Garamond"/>
          <w:sz w:val="22"/>
          <w:szCs w:val="22"/>
        </w:rPr>
        <w:t>time</w:t>
      </w:r>
      <w:ins w:id="71" w:author="Daniel Schindler" w:date="2025-10-02T15:16:00Z" w16du:dateUtc="2025-10-02T22:16:00Z">
        <w:r w:rsidR="000434F7">
          <w:rPr>
            <w:rFonts w:ascii="Garamond" w:hAnsi="Garamond"/>
            <w:sz w:val="22"/>
            <w:szCs w:val="22"/>
          </w:rPr>
          <w:t xml:space="preserve"> </w:t>
        </w:r>
      </w:ins>
      <w:r w:rsidR="00AF5A80">
        <w:rPr>
          <w:rFonts w:ascii="Garamond" w:hAnsi="Garamond"/>
          <w:sz w:val="22"/>
          <w:szCs w:val="22"/>
        </w:rPr>
        <w:t xml:space="preserve">series </w:t>
      </w:r>
      <w:r w:rsidRPr="002F10A9">
        <w:rPr>
          <w:rFonts w:ascii="Garamond" w:hAnsi="Garamond"/>
          <w:sz w:val="22"/>
          <w:szCs w:val="22"/>
        </w:rPr>
        <w:t xml:space="preserve">into uncorrelated principal components that capture the greatest variance in the dataset, thereby highlighting variability among </w:t>
      </w:r>
      <w:del w:id="72" w:author="Daniel Schindler" w:date="2025-10-02T15:16:00Z" w16du:dateUtc="2025-10-02T22:16:00Z">
        <w:r w:rsidRPr="002F10A9" w:rsidDel="007833A8">
          <w:rPr>
            <w:rFonts w:ascii="Garamond" w:hAnsi="Garamond"/>
            <w:sz w:val="22"/>
            <w:szCs w:val="22"/>
          </w:rPr>
          <w:delText>time-series</w:delText>
        </w:r>
      </w:del>
      <w:ins w:id="73" w:author="Daniel Schindler" w:date="2025-10-02T15:16:00Z" w16du:dateUtc="2025-10-02T22:16:00Z">
        <w:r w:rsidR="007833A8">
          <w:rPr>
            <w:rFonts w:ascii="Garamond" w:hAnsi="Garamond"/>
            <w:sz w:val="22"/>
            <w:szCs w:val="22"/>
          </w:rPr>
          <w:t>time series</w:t>
        </w:r>
      </w:ins>
      <w:r w:rsidRPr="002F10A9">
        <w:rPr>
          <w:rFonts w:ascii="Garamond" w:hAnsi="Garamond"/>
          <w:sz w:val="22"/>
          <w:szCs w:val="22"/>
        </w:rPr>
        <w:t xml:space="preserve"> that may contain distinguishing watershed characteristics.</w:t>
      </w:r>
      <w:r w:rsidR="00AF5A80">
        <w:rPr>
          <w:rFonts w:ascii="Garamond" w:hAnsi="Garamond"/>
          <w:sz w:val="22"/>
          <w:szCs w:val="22"/>
        </w:rPr>
        <w:t xml:space="preserve"> </w:t>
      </w:r>
      <w:r w:rsidR="00AF5A80" w:rsidRPr="00730E96">
        <w:rPr>
          <w:rFonts w:ascii="Garamond" w:hAnsi="Garamond"/>
          <w:sz w:val="22"/>
          <w:szCs w:val="22"/>
        </w:rPr>
        <w:t>95% confidence interval ellipses were added to visualize the extent of multivariate dispersion for each watershed group and to</w:t>
      </w:r>
      <w:r w:rsidR="00557AB9">
        <w:rPr>
          <w:rFonts w:ascii="Garamond" w:hAnsi="Garamond"/>
          <w:sz w:val="22"/>
          <w:szCs w:val="22"/>
        </w:rPr>
        <w:t xml:space="preserve"> visually</w:t>
      </w:r>
      <w:r w:rsidR="00AF5A80" w:rsidRPr="00730E96">
        <w:rPr>
          <w:rFonts w:ascii="Garamond" w:hAnsi="Garamond"/>
          <w:sz w:val="22"/>
          <w:szCs w:val="22"/>
        </w:rPr>
        <w:t xml:space="preserve"> assess the degree of separation between populations in reduced dimensional space</w:t>
      </w:r>
      <w:r w:rsidR="00730E96">
        <w:rPr>
          <w:rFonts w:ascii="Garamond" w:hAnsi="Garamond"/>
          <w:sz w:val="22"/>
          <w:szCs w:val="22"/>
        </w:rPr>
        <w:t xml:space="preserve"> (Figure 4). </w:t>
      </w:r>
    </w:p>
    <w:p w14:paraId="0E87D85D" w14:textId="7CAA4566" w:rsidR="00CD3FB4" w:rsidRDefault="00AF5A80" w:rsidP="00070CB1">
      <w:pPr>
        <w:spacing w:line="480" w:lineRule="auto"/>
        <w:ind w:firstLine="720"/>
        <w:rPr>
          <w:rFonts w:ascii="Garamond" w:hAnsi="Garamond"/>
          <w:sz w:val="22"/>
          <w:szCs w:val="22"/>
        </w:rPr>
      </w:pPr>
      <w:r w:rsidRPr="00AE24AA">
        <w:rPr>
          <w:rFonts w:ascii="Garamond" w:hAnsi="Garamond"/>
          <w:sz w:val="22"/>
          <w:szCs w:val="22"/>
        </w:rPr>
        <w:lastRenderedPageBreak/>
        <w:t xml:space="preserve">To further illustrate how variability among </w:t>
      </w:r>
      <w:del w:id="74" w:author="Daniel Schindler" w:date="2025-10-02T15:16:00Z" w16du:dateUtc="2025-10-02T22:16:00Z">
        <w:r w:rsidRPr="00AE24AA" w:rsidDel="007833A8">
          <w:rPr>
            <w:rFonts w:ascii="Garamond" w:hAnsi="Garamond"/>
            <w:sz w:val="22"/>
            <w:szCs w:val="22"/>
          </w:rPr>
          <w:delText>timeseries</w:delText>
        </w:r>
      </w:del>
      <w:ins w:id="75" w:author="Daniel Schindler" w:date="2025-10-02T15:16:00Z" w16du:dateUtc="2025-10-02T22:16:00Z">
        <w:r w:rsidR="007833A8">
          <w:rPr>
            <w:rFonts w:ascii="Garamond" w:hAnsi="Garamond"/>
            <w:sz w:val="22"/>
            <w:szCs w:val="22"/>
          </w:rPr>
          <w:t>time series</w:t>
        </w:r>
      </w:ins>
      <w:r w:rsidR="00730E96" w:rsidRPr="00AE24AA">
        <w:rPr>
          <w:rFonts w:ascii="Garamond" w:hAnsi="Garamond"/>
          <w:sz w:val="22"/>
          <w:szCs w:val="22"/>
        </w:rPr>
        <w:t xml:space="preserve"> can distinguish among </w:t>
      </w:r>
      <w:del w:id="76" w:author="Daniel Schindler" w:date="2025-10-02T15:16:00Z" w16du:dateUtc="2025-10-02T22:16:00Z">
        <w:r w:rsidR="00730E96" w:rsidRPr="00AE24AA" w:rsidDel="007833A8">
          <w:rPr>
            <w:rFonts w:ascii="Garamond" w:hAnsi="Garamond"/>
            <w:sz w:val="22"/>
            <w:szCs w:val="22"/>
          </w:rPr>
          <w:delText>timeseries</w:delText>
        </w:r>
      </w:del>
      <w:ins w:id="77" w:author="Daniel Schindler" w:date="2025-10-02T15:17:00Z" w16du:dateUtc="2025-10-02T22:17:00Z">
        <w:r w:rsidR="009A1451">
          <w:rPr>
            <w:rFonts w:ascii="Garamond" w:hAnsi="Garamond"/>
            <w:sz w:val="22"/>
            <w:szCs w:val="22"/>
          </w:rPr>
          <w:t>individuals</w:t>
        </w:r>
      </w:ins>
      <w:r w:rsidR="00730E96" w:rsidRPr="00AE24AA">
        <w:rPr>
          <w:rFonts w:ascii="Garamond" w:hAnsi="Garamond"/>
          <w:sz w:val="22"/>
          <w:szCs w:val="22"/>
        </w:rPr>
        <w:t xml:space="preserve"> </w:t>
      </w:r>
      <w:r w:rsidRPr="00AE24AA">
        <w:rPr>
          <w:rFonts w:ascii="Garamond" w:hAnsi="Garamond"/>
          <w:sz w:val="22"/>
          <w:szCs w:val="22"/>
        </w:rPr>
        <w:t xml:space="preserve">that are otherwise indistinguishable using </w:t>
      </w:r>
      <w:r w:rsidR="00CD3FB4">
        <w:rPr>
          <w:rFonts w:ascii="Garamond" w:hAnsi="Garamond"/>
          <w:sz w:val="22"/>
          <w:szCs w:val="22"/>
        </w:rPr>
        <w:t xml:space="preserve">the </w:t>
      </w:r>
      <w:r w:rsidRPr="00AE24AA">
        <w:rPr>
          <w:rFonts w:ascii="Garamond" w:hAnsi="Garamond"/>
          <w:sz w:val="22"/>
          <w:szCs w:val="22"/>
        </w:rPr>
        <w:t xml:space="preserve">natal </w:t>
      </w:r>
      <w:r w:rsidR="00CD3FB4">
        <w:rPr>
          <w:rFonts w:ascii="Garamond" w:hAnsi="Garamond"/>
          <w:sz w:val="22"/>
          <w:szCs w:val="22"/>
        </w:rPr>
        <w:t xml:space="preserve">freshwater </w:t>
      </w:r>
      <w:r w:rsidR="00CD3FB4" w:rsidRPr="00CA63D8">
        <w:rPr>
          <w:rFonts w:ascii="Cambria Math" w:hAnsi="Cambria Math" w:cs="Cambria Math"/>
          <w:sz w:val="22"/>
          <w:szCs w:val="22"/>
        </w:rPr>
        <w:t>⁸⁷</w:t>
      </w:r>
      <w:r w:rsidR="00CD3FB4" w:rsidRPr="00CA63D8">
        <w:rPr>
          <w:rFonts w:ascii="Garamond" w:hAnsi="Garamond"/>
          <w:sz w:val="22"/>
          <w:szCs w:val="22"/>
        </w:rPr>
        <w:t>Sr/</w:t>
      </w:r>
      <w:r w:rsidR="00CD3FB4" w:rsidRPr="00CA63D8">
        <w:rPr>
          <w:rFonts w:ascii="Cambria Math" w:hAnsi="Cambria Math" w:cs="Cambria Math"/>
          <w:sz w:val="22"/>
          <w:szCs w:val="22"/>
        </w:rPr>
        <w:t>⁸⁶</w:t>
      </w:r>
      <w:r w:rsidR="00CD3FB4" w:rsidRPr="00CA63D8">
        <w:rPr>
          <w:rFonts w:ascii="Garamond" w:hAnsi="Garamond"/>
          <w:sz w:val="22"/>
          <w:szCs w:val="22"/>
        </w:rPr>
        <w:t>Sr</w:t>
      </w:r>
      <w:r w:rsidR="00730E96" w:rsidRPr="00AE24AA">
        <w:rPr>
          <w:rFonts w:ascii="Garamond" w:hAnsi="Garamond"/>
          <w:sz w:val="22"/>
          <w:szCs w:val="22"/>
        </w:rPr>
        <w:t xml:space="preserve">, PCA analysis </w:t>
      </w:r>
      <w:r w:rsidR="00CD3FB4">
        <w:rPr>
          <w:rFonts w:ascii="Garamond" w:hAnsi="Garamond"/>
          <w:sz w:val="22"/>
          <w:szCs w:val="22"/>
        </w:rPr>
        <w:t>was also</w:t>
      </w:r>
      <w:r w:rsidR="00730E96" w:rsidRPr="00AE24AA">
        <w:rPr>
          <w:rFonts w:ascii="Garamond" w:hAnsi="Garamond"/>
          <w:sz w:val="22"/>
          <w:szCs w:val="22"/>
        </w:rPr>
        <w:t xml:space="preserve"> done on a subset of the GAM smoothed dataset which include only individuals with a natal </w:t>
      </w:r>
      <w:r w:rsidR="00CD3FB4" w:rsidRPr="00CA63D8">
        <w:rPr>
          <w:rFonts w:ascii="Cambria Math" w:hAnsi="Cambria Math" w:cs="Cambria Math"/>
          <w:sz w:val="22"/>
          <w:szCs w:val="22"/>
        </w:rPr>
        <w:t>⁸⁷</w:t>
      </w:r>
      <w:r w:rsidR="00CD3FB4" w:rsidRPr="00CA63D8">
        <w:rPr>
          <w:rFonts w:ascii="Garamond" w:hAnsi="Garamond"/>
          <w:sz w:val="22"/>
          <w:szCs w:val="22"/>
        </w:rPr>
        <w:t>Sr/</w:t>
      </w:r>
      <w:r w:rsidR="00CD3FB4" w:rsidRPr="00CA63D8">
        <w:rPr>
          <w:rFonts w:ascii="Cambria Math" w:hAnsi="Cambria Math" w:cs="Cambria Math"/>
          <w:sz w:val="22"/>
          <w:szCs w:val="22"/>
        </w:rPr>
        <w:t>⁸⁶</w:t>
      </w:r>
      <w:r w:rsidR="00CD3FB4" w:rsidRPr="00CA63D8">
        <w:rPr>
          <w:rFonts w:ascii="Garamond" w:hAnsi="Garamond"/>
          <w:sz w:val="22"/>
          <w:szCs w:val="22"/>
        </w:rPr>
        <w:t xml:space="preserve">Sr </w:t>
      </w:r>
      <w:r w:rsidR="00070CB1">
        <w:rPr>
          <w:rFonts w:ascii="Garamond" w:hAnsi="Garamond"/>
          <w:sz w:val="22"/>
          <w:szCs w:val="22"/>
        </w:rPr>
        <w:t>between</w:t>
      </w:r>
      <w:r w:rsidR="00730E96" w:rsidRPr="00AE24AA">
        <w:rPr>
          <w:rFonts w:ascii="Garamond" w:hAnsi="Garamond"/>
          <w:sz w:val="22"/>
          <w:szCs w:val="22"/>
        </w:rPr>
        <w:t xml:space="preserve"> 0.7075</w:t>
      </w:r>
      <w:r w:rsidR="00070CB1">
        <w:rPr>
          <w:rFonts w:ascii="Garamond" w:hAnsi="Garamond"/>
          <w:sz w:val="22"/>
          <w:szCs w:val="22"/>
        </w:rPr>
        <w:t xml:space="preserve"> and </w:t>
      </w:r>
      <w:r w:rsidR="00730E96" w:rsidRPr="00AE24AA">
        <w:rPr>
          <w:rFonts w:ascii="Garamond" w:hAnsi="Garamond"/>
          <w:sz w:val="22"/>
          <w:szCs w:val="22"/>
        </w:rPr>
        <w:t>0.7080. PCA plots were produced to visualize clustering of both PC1 (47.</w:t>
      </w:r>
      <w:ins w:id="78" w:author="Daniel Schindler" w:date="2025-10-02T15:17:00Z" w16du:dateUtc="2025-10-02T22:17:00Z">
        <w:r w:rsidR="009A1451">
          <w:rPr>
            <w:rFonts w:ascii="Garamond" w:hAnsi="Garamond"/>
            <w:sz w:val="22"/>
            <w:szCs w:val="22"/>
          </w:rPr>
          <w:t>5</w:t>
        </w:r>
      </w:ins>
      <w:del w:id="79" w:author="Daniel Schindler" w:date="2025-10-02T15:17:00Z" w16du:dateUtc="2025-10-02T22:17:00Z">
        <w:r w:rsidR="00730E96" w:rsidRPr="00AE24AA" w:rsidDel="009A1451">
          <w:rPr>
            <w:rFonts w:ascii="Garamond" w:hAnsi="Garamond"/>
            <w:sz w:val="22"/>
            <w:szCs w:val="22"/>
          </w:rPr>
          <w:delText>46</w:delText>
        </w:r>
      </w:del>
      <w:r w:rsidR="00730E96" w:rsidRPr="00AE24AA">
        <w:rPr>
          <w:rFonts w:ascii="Garamond" w:hAnsi="Garamond"/>
          <w:sz w:val="22"/>
          <w:szCs w:val="22"/>
        </w:rPr>
        <w:t>% of variance) and PC2 (20.9</w:t>
      </w:r>
      <w:del w:id="80" w:author="Daniel Schindler" w:date="2025-10-02T15:17:00Z" w16du:dateUtc="2025-10-02T22:17:00Z">
        <w:r w:rsidR="00730E96" w:rsidRPr="00AE24AA" w:rsidDel="009A1451">
          <w:rPr>
            <w:rFonts w:ascii="Garamond" w:hAnsi="Garamond"/>
            <w:sz w:val="22"/>
            <w:szCs w:val="22"/>
          </w:rPr>
          <w:delText>3</w:delText>
        </w:r>
      </w:del>
      <w:r w:rsidR="00730E96" w:rsidRPr="00AE24AA">
        <w:rPr>
          <w:rFonts w:ascii="Garamond" w:hAnsi="Garamond"/>
          <w:sz w:val="22"/>
          <w:szCs w:val="22"/>
        </w:rPr>
        <w:t>% of variance) as well as between PC1 and PC3 (10.2</w:t>
      </w:r>
      <w:del w:id="81" w:author="Daniel Schindler" w:date="2025-10-02T15:17:00Z" w16du:dateUtc="2025-10-02T22:17:00Z">
        <w:r w:rsidR="00730E96" w:rsidRPr="00AE24AA" w:rsidDel="009A1451">
          <w:rPr>
            <w:rFonts w:ascii="Garamond" w:hAnsi="Garamond"/>
            <w:sz w:val="22"/>
            <w:szCs w:val="22"/>
          </w:rPr>
          <w:delText>3</w:delText>
        </w:r>
      </w:del>
      <w:r w:rsidR="00730E96" w:rsidRPr="00AE24AA">
        <w:rPr>
          <w:rFonts w:ascii="Garamond" w:hAnsi="Garamond"/>
          <w:sz w:val="22"/>
          <w:szCs w:val="22"/>
        </w:rPr>
        <w:t xml:space="preserve">% of variance). </w:t>
      </w:r>
      <w:r w:rsidR="00070CB1">
        <w:rPr>
          <w:rFonts w:ascii="Garamond" w:hAnsi="Garamond"/>
          <w:sz w:val="22"/>
          <w:szCs w:val="22"/>
        </w:rPr>
        <w:t>We then displayed the absolute</w:t>
      </w:r>
      <w:del w:id="82" w:author="Daniel Schindler" w:date="2025-10-02T15:17:00Z" w16du:dateUtc="2025-10-02T22:17:00Z">
        <w:r w:rsidR="00070CB1" w:rsidDel="009A1451">
          <w:rPr>
            <w:rFonts w:ascii="Garamond" w:hAnsi="Garamond"/>
            <w:sz w:val="22"/>
            <w:szCs w:val="22"/>
          </w:rPr>
          <w:delText>ly</w:delText>
        </w:r>
      </w:del>
      <w:r w:rsidR="00070CB1">
        <w:rPr>
          <w:rFonts w:ascii="Garamond" w:hAnsi="Garamond"/>
          <w:sz w:val="22"/>
          <w:szCs w:val="22"/>
        </w:rPr>
        <w:t xml:space="preserve"> values of the principal component loading from each point along the </w:t>
      </w:r>
      <w:del w:id="83" w:author="Daniel Schindler" w:date="2025-10-02T15:16:00Z" w16du:dateUtc="2025-10-02T22:16:00Z">
        <w:r w:rsidR="00070CB1" w:rsidDel="007833A8">
          <w:rPr>
            <w:rFonts w:ascii="Garamond" w:hAnsi="Garamond"/>
            <w:sz w:val="22"/>
            <w:szCs w:val="22"/>
          </w:rPr>
          <w:delText>timeseries</w:delText>
        </w:r>
      </w:del>
      <w:ins w:id="84" w:author="Daniel Schindler" w:date="2025-10-02T15:16:00Z" w16du:dateUtc="2025-10-02T22:16:00Z">
        <w:r w:rsidR="007833A8">
          <w:rPr>
            <w:rFonts w:ascii="Garamond" w:hAnsi="Garamond"/>
            <w:sz w:val="22"/>
            <w:szCs w:val="22"/>
          </w:rPr>
          <w:t>time series</w:t>
        </w:r>
      </w:ins>
      <w:r w:rsidR="00070CB1">
        <w:rPr>
          <w:rFonts w:ascii="Garamond" w:hAnsi="Garamond"/>
          <w:sz w:val="22"/>
          <w:szCs w:val="22"/>
        </w:rPr>
        <w:t xml:space="preserve"> to identify portions of the </w:t>
      </w:r>
      <w:del w:id="85" w:author="Daniel Schindler" w:date="2025-10-02T15:16:00Z" w16du:dateUtc="2025-10-02T22:16:00Z">
        <w:r w:rsidR="00070CB1" w:rsidDel="007833A8">
          <w:rPr>
            <w:rFonts w:ascii="Garamond" w:hAnsi="Garamond"/>
            <w:sz w:val="22"/>
            <w:szCs w:val="22"/>
          </w:rPr>
          <w:delText>timeseries</w:delText>
        </w:r>
      </w:del>
      <w:ins w:id="86" w:author="Daniel Schindler" w:date="2025-10-02T15:16:00Z" w16du:dateUtc="2025-10-02T22:16:00Z">
        <w:r w:rsidR="007833A8">
          <w:rPr>
            <w:rFonts w:ascii="Garamond" w:hAnsi="Garamond"/>
            <w:sz w:val="22"/>
            <w:szCs w:val="22"/>
          </w:rPr>
          <w:t>time series</w:t>
        </w:r>
      </w:ins>
      <w:r w:rsidR="00070CB1">
        <w:rPr>
          <w:rFonts w:ascii="Garamond" w:hAnsi="Garamond"/>
          <w:sz w:val="22"/>
          <w:szCs w:val="22"/>
        </w:rPr>
        <w:t xml:space="preserve"> contributing to these interclass separation</w:t>
      </w:r>
      <w:r w:rsidR="00CD3FB4">
        <w:rPr>
          <w:rFonts w:ascii="Garamond" w:hAnsi="Garamond"/>
          <w:sz w:val="22"/>
          <w:szCs w:val="22"/>
        </w:rPr>
        <w:t xml:space="preserve"> </w:t>
      </w:r>
      <w:r w:rsidR="005F1D8A" w:rsidRPr="00AE24AA">
        <w:rPr>
          <w:rFonts w:ascii="Garamond" w:hAnsi="Garamond"/>
          <w:sz w:val="22"/>
          <w:szCs w:val="22"/>
        </w:rPr>
        <w:t>(Figure 5b.)</w:t>
      </w:r>
      <w:r w:rsidR="00AE24AA">
        <w:rPr>
          <w:rFonts w:ascii="Garamond" w:hAnsi="Garamond"/>
          <w:sz w:val="22"/>
          <w:szCs w:val="22"/>
        </w:rPr>
        <w:t xml:space="preserve">. </w:t>
      </w:r>
    </w:p>
    <w:p w14:paraId="09D6A0ED" w14:textId="77777777" w:rsidR="00070CB1" w:rsidRPr="00CD3FB4" w:rsidRDefault="00070CB1" w:rsidP="00070CB1">
      <w:pPr>
        <w:spacing w:line="480" w:lineRule="auto"/>
        <w:ind w:firstLine="720"/>
        <w:rPr>
          <w:rFonts w:ascii="Garamond" w:hAnsi="Garamond"/>
          <w:sz w:val="22"/>
          <w:szCs w:val="22"/>
        </w:rPr>
      </w:pPr>
    </w:p>
    <w:p w14:paraId="4E37CC52" w14:textId="7F8B6B03" w:rsidR="00CD3FB4" w:rsidRDefault="00444663" w:rsidP="00CD3FB4">
      <w:pPr>
        <w:spacing w:line="480" w:lineRule="auto"/>
        <w:rPr>
          <w:rFonts w:ascii="Garamond" w:hAnsi="Garamond"/>
          <w:b/>
          <w:bCs/>
          <w:sz w:val="22"/>
          <w:szCs w:val="22"/>
          <w:u w:val="single"/>
        </w:rPr>
      </w:pPr>
      <w:r w:rsidRPr="00386D82">
        <w:rPr>
          <w:rFonts w:ascii="Garamond" w:hAnsi="Garamond"/>
          <w:b/>
          <w:bCs/>
          <w:sz w:val="22"/>
          <w:szCs w:val="22"/>
          <w:u w:val="single"/>
        </w:rPr>
        <w:t xml:space="preserve">Machine Learning Classification Models </w:t>
      </w:r>
    </w:p>
    <w:p w14:paraId="3CA0415B" w14:textId="3ECBEE33" w:rsidR="00444663" w:rsidRDefault="00CD3FB4" w:rsidP="00CD3FB4">
      <w:pPr>
        <w:spacing w:line="480" w:lineRule="auto"/>
        <w:ind w:firstLine="720"/>
        <w:rPr>
          <w:rFonts w:ascii="Garamond" w:hAnsi="Garamond"/>
          <w:sz w:val="22"/>
          <w:szCs w:val="22"/>
        </w:rPr>
      </w:pPr>
      <w:r>
        <w:rPr>
          <w:rFonts w:ascii="Garamond" w:hAnsi="Garamond"/>
          <w:sz w:val="22"/>
          <w:szCs w:val="22"/>
        </w:rPr>
        <w:t>All individuals in the dataset</w:t>
      </w:r>
      <w:r w:rsidR="00444663" w:rsidRPr="009B73BD">
        <w:rPr>
          <w:rFonts w:ascii="Garamond" w:hAnsi="Garamond"/>
          <w:sz w:val="22"/>
          <w:szCs w:val="22"/>
        </w:rPr>
        <w:t xml:space="preserve"> were partitioned into</w:t>
      </w:r>
      <w:r>
        <w:rPr>
          <w:rFonts w:ascii="Garamond" w:hAnsi="Garamond"/>
          <w:sz w:val="22"/>
          <w:szCs w:val="22"/>
        </w:rPr>
        <w:t xml:space="preserve"> either</w:t>
      </w:r>
      <w:r w:rsidR="00070CB1">
        <w:rPr>
          <w:rFonts w:ascii="Garamond" w:hAnsi="Garamond"/>
          <w:sz w:val="22"/>
          <w:szCs w:val="22"/>
        </w:rPr>
        <w:t xml:space="preserve"> </w:t>
      </w:r>
      <w:r w:rsidR="00444663" w:rsidRPr="009B73BD">
        <w:rPr>
          <w:rFonts w:ascii="Garamond" w:hAnsi="Garamond"/>
          <w:sz w:val="22"/>
          <w:szCs w:val="22"/>
        </w:rPr>
        <w:t xml:space="preserve">training </w:t>
      </w:r>
      <w:r w:rsidR="00070CB1">
        <w:rPr>
          <w:rFonts w:ascii="Garamond" w:hAnsi="Garamond"/>
          <w:sz w:val="22"/>
          <w:szCs w:val="22"/>
        </w:rPr>
        <w:t>or</w:t>
      </w:r>
      <w:r w:rsidR="00444663" w:rsidRPr="009B73BD">
        <w:rPr>
          <w:rFonts w:ascii="Garamond" w:hAnsi="Garamond"/>
          <w:sz w:val="22"/>
          <w:szCs w:val="22"/>
        </w:rPr>
        <w:t xml:space="preserve"> testing </w:t>
      </w:r>
      <w:r w:rsidR="00070CB1">
        <w:rPr>
          <w:rFonts w:ascii="Garamond" w:hAnsi="Garamond"/>
          <w:sz w:val="22"/>
          <w:szCs w:val="22"/>
        </w:rPr>
        <w:t>dataset</w:t>
      </w:r>
      <w:ins w:id="87" w:author="Daniel Schindler" w:date="2025-10-02T15:18:00Z" w16du:dateUtc="2025-10-02T22:18:00Z">
        <w:r w:rsidR="00947315">
          <w:rPr>
            <w:rFonts w:ascii="Garamond" w:hAnsi="Garamond"/>
            <w:sz w:val="22"/>
            <w:szCs w:val="22"/>
          </w:rPr>
          <w:t>s</w:t>
        </w:r>
      </w:ins>
      <w:del w:id="88" w:author="Daniel Schindler" w:date="2025-10-02T15:18:00Z" w16du:dateUtc="2025-10-02T22:18:00Z">
        <w:r w:rsidR="00070CB1" w:rsidDel="00947315">
          <w:rPr>
            <w:rFonts w:ascii="Garamond" w:hAnsi="Garamond"/>
            <w:sz w:val="22"/>
            <w:szCs w:val="22"/>
          </w:rPr>
          <w:delText>s</w:delText>
        </w:r>
        <w:r w:rsidR="00444663" w:rsidRPr="009B73BD" w:rsidDel="00947315">
          <w:rPr>
            <w:rFonts w:ascii="Garamond" w:hAnsi="Garamond"/>
            <w:sz w:val="22"/>
            <w:szCs w:val="22"/>
          </w:rPr>
          <w:delText>ets</w:delText>
        </w:r>
      </w:del>
      <w:r w:rsidR="00444663" w:rsidRPr="009B73BD">
        <w:rPr>
          <w:rFonts w:ascii="Garamond" w:hAnsi="Garamond"/>
          <w:sz w:val="22"/>
          <w:szCs w:val="22"/>
        </w:rPr>
        <w:t xml:space="preserve"> using a</w:t>
      </w:r>
      <w:r>
        <w:rPr>
          <w:rFonts w:ascii="Garamond" w:hAnsi="Garamond"/>
          <w:sz w:val="22"/>
          <w:szCs w:val="22"/>
        </w:rPr>
        <w:t xml:space="preserve"> randomized</w:t>
      </w:r>
      <w:r w:rsidR="00444663" w:rsidRPr="009B73BD">
        <w:rPr>
          <w:rFonts w:ascii="Garamond" w:hAnsi="Garamond"/>
          <w:sz w:val="22"/>
          <w:szCs w:val="22"/>
        </w:rPr>
        <w:t xml:space="preserve"> 80/20 split. To ensure consistency across analyses, the same individuals were assigned to the training and testing sets for all three </w:t>
      </w:r>
      <w:r w:rsidR="00444663">
        <w:rPr>
          <w:rFonts w:ascii="Garamond" w:hAnsi="Garamond"/>
          <w:sz w:val="22"/>
          <w:szCs w:val="22"/>
        </w:rPr>
        <w:t xml:space="preserve">datasets (non-smoothed (Raw), MA, and GAM). </w:t>
      </w:r>
      <w:r w:rsidR="00070CB1">
        <w:rPr>
          <w:rFonts w:ascii="Garamond" w:hAnsi="Garamond"/>
          <w:sz w:val="22"/>
          <w:szCs w:val="22"/>
        </w:rPr>
        <w:t>W</w:t>
      </w:r>
      <w:r>
        <w:rPr>
          <w:rFonts w:ascii="Garamond" w:hAnsi="Garamond"/>
          <w:sz w:val="22"/>
          <w:szCs w:val="22"/>
        </w:rPr>
        <w:t>e trained three supervised classification algorithms</w:t>
      </w:r>
      <w:r w:rsidR="00070CB1">
        <w:rPr>
          <w:rFonts w:ascii="Garamond" w:hAnsi="Garamond"/>
          <w:sz w:val="22"/>
          <w:szCs w:val="22"/>
        </w:rPr>
        <w:t xml:space="preserve"> on the training set for each dataset</w:t>
      </w:r>
      <w:r w:rsidR="00097484">
        <w:rPr>
          <w:rFonts w:ascii="Garamond" w:hAnsi="Garamond"/>
          <w:sz w:val="22"/>
          <w:szCs w:val="22"/>
        </w:rPr>
        <w:t xml:space="preserve"> using the </w:t>
      </w:r>
      <w:commentRangeStart w:id="89"/>
      <w:r w:rsidR="00097484">
        <w:rPr>
          <w:rFonts w:ascii="Garamond" w:hAnsi="Garamond"/>
          <w:sz w:val="22"/>
          <w:szCs w:val="22"/>
        </w:rPr>
        <w:t>{</w:t>
      </w:r>
      <w:proofErr w:type="spellStart"/>
      <w:r w:rsidR="00097484">
        <w:rPr>
          <w:rFonts w:ascii="Garamond" w:hAnsi="Garamond"/>
          <w:sz w:val="22"/>
          <w:szCs w:val="22"/>
        </w:rPr>
        <w:t>tidymodels</w:t>
      </w:r>
      <w:proofErr w:type="spellEnd"/>
      <w:r w:rsidR="00097484">
        <w:rPr>
          <w:rFonts w:ascii="Garamond" w:hAnsi="Garamond"/>
          <w:sz w:val="22"/>
          <w:szCs w:val="22"/>
        </w:rPr>
        <w:t xml:space="preserve">} </w:t>
      </w:r>
      <w:commentRangeEnd w:id="89"/>
      <w:r w:rsidR="00097484">
        <w:rPr>
          <w:rStyle w:val="CommentReference"/>
        </w:rPr>
        <w:commentReference w:id="89"/>
      </w:r>
      <w:r w:rsidR="00097484">
        <w:rPr>
          <w:rFonts w:ascii="Garamond" w:hAnsi="Garamond"/>
          <w:sz w:val="22"/>
          <w:szCs w:val="22"/>
        </w:rPr>
        <w:t xml:space="preserve">package in R </w:t>
      </w:r>
      <w:ins w:id="90" w:author="Daniel Schindler" w:date="2025-10-02T15:18:00Z" w16du:dateUtc="2025-10-02T22:18:00Z">
        <w:r w:rsidR="00947315">
          <w:rPr>
            <w:rFonts w:ascii="Garamond" w:hAnsi="Garamond"/>
            <w:sz w:val="22"/>
            <w:szCs w:val="22"/>
          </w:rPr>
          <w:t>(reference)</w:t>
        </w:r>
      </w:ins>
      <w:r>
        <w:rPr>
          <w:rFonts w:ascii="Garamond" w:hAnsi="Garamond"/>
          <w:sz w:val="22"/>
          <w:szCs w:val="22"/>
        </w:rPr>
        <w:t xml:space="preserve">: </w:t>
      </w:r>
      <w:r w:rsidR="00444663" w:rsidRPr="009B73BD">
        <w:rPr>
          <w:rStyle w:val="Strong"/>
          <w:rFonts w:ascii="Garamond" w:eastAsiaTheme="majorEastAsia" w:hAnsi="Garamond"/>
          <w:b w:val="0"/>
          <w:bCs w:val="0"/>
          <w:sz w:val="22"/>
          <w:szCs w:val="22"/>
        </w:rPr>
        <w:t>K-Nearest Neighbors (KNN)</w:t>
      </w:r>
      <w:r w:rsidR="00444663" w:rsidRPr="009B73BD">
        <w:rPr>
          <w:rFonts w:ascii="Garamond" w:hAnsi="Garamond"/>
          <w:b/>
          <w:bCs/>
          <w:sz w:val="22"/>
          <w:szCs w:val="22"/>
        </w:rPr>
        <w:t xml:space="preserve">, </w:t>
      </w:r>
      <w:r w:rsidR="00444663" w:rsidRPr="009B73BD">
        <w:rPr>
          <w:rStyle w:val="Strong"/>
          <w:rFonts w:ascii="Garamond" w:eastAsiaTheme="majorEastAsia" w:hAnsi="Garamond"/>
          <w:b w:val="0"/>
          <w:bCs w:val="0"/>
          <w:sz w:val="22"/>
          <w:szCs w:val="22"/>
        </w:rPr>
        <w:t>Random Forest (RF)</w:t>
      </w:r>
      <w:r w:rsidR="00444663" w:rsidRPr="009B73BD">
        <w:rPr>
          <w:rFonts w:ascii="Garamond" w:hAnsi="Garamond"/>
          <w:b/>
          <w:bCs/>
          <w:sz w:val="22"/>
          <w:szCs w:val="22"/>
        </w:rPr>
        <w:t xml:space="preserve">, </w:t>
      </w:r>
      <w:r w:rsidR="00444663" w:rsidRPr="009B73BD">
        <w:rPr>
          <w:rFonts w:ascii="Garamond" w:hAnsi="Garamond"/>
          <w:sz w:val="22"/>
          <w:szCs w:val="22"/>
        </w:rPr>
        <w:t xml:space="preserve">and </w:t>
      </w:r>
      <w:r w:rsidR="00444663" w:rsidRPr="009B73BD">
        <w:rPr>
          <w:rStyle w:val="Strong"/>
          <w:rFonts w:ascii="Garamond" w:eastAsiaTheme="majorEastAsia" w:hAnsi="Garamond"/>
          <w:b w:val="0"/>
          <w:bCs w:val="0"/>
          <w:sz w:val="22"/>
          <w:szCs w:val="22"/>
        </w:rPr>
        <w:t>Support Vector Machine (SVM)</w:t>
      </w:r>
      <w:r w:rsidR="00444663">
        <w:rPr>
          <w:rFonts w:ascii="Garamond" w:hAnsi="Garamond"/>
          <w:sz w:val="22"/>
          <w:szCs w:val="22"/>
        </w:rPr>
        <w:t xml:space="preserve">. </w:t>
      </w:r>
      <w:r w:rsidR="00444663" w:rsidRPr="00701699">
        <w:rPr>
          <w:rFonts w:ascii="Garamond" w:hAnsi="Garamond"/>
          <w:sz w:val="22"/>
          <w:szCs w:val="22"/>
        </w:rPr>
        <w:t xml:space="preserve">The Random Forest model was configured </w:t>
      </w:r>
      <w:del w:id="91" w:author="Daniel Schindler" w:date="2025-10-02T15:19:00Z" w16du:dateUtc="2025-10-02T22:19:00Z">
        <w:r w:rsidR="00097484" w:rsidDel="00947315">
          <w:rPr>
            <w:rFonts w:ascii="Garamond" w:hAnsi="Garamond"/>
            <w:sz w:val="22"/>
            <w:szCs w:val="22"/>
          </w:rPr>
          <w:delText>u</w:delText>
        </w:r>
      </w:del>
      <w:r w:rsidR="00444663" w:rsidRPr="00701699">
        <w:rPr>
          <w:rFonts w:ascii="Garamond" w:hAnsi="Garamond"/>
          <w:sz w:val="22"/>
          <w:szCs w:val="22"/>
        </w:rPr>
        <w:t>with 500 trees, and the number of predictors randomly sampled at each split (</w:t>
      </w:r>
      <w:commentRangeStart w:id="92"/>
      <w:proofErr w:type="spellStart"/>
      <w:r w:rsidR="00444663" w:rsidRPr="00701699">
        <w:rPr>
          <w:rStyle w:val="HTMLCode"/>
          <w:rFonts w:ascii="Garamond" w:eastAsiaTheme="majorEastAsia" w:hAnsi="Garamond"/>
          <w:sz w:val="22"/>
          <w:szCs w:val="22"/>
        </w:rPr>
        <w:t>mtry</w:t>
      </w:r>
      <w:proofErr w:type="spellEnd"/>
      <w:r w:rsidR="00444663" w:rsidRPr="00701699">
        <w:rPr>
          <w:rFonts w:ascii="Garamond" w:hAnsi="Garamond"/>
          <w:sz w:val="22"/>
          <w:szCs w:val="22"/>
        </w:rPr>
        <w:t>)</w:t>
      </w:r>
      <w:commentRangeEnd w:id="92"/>
      <w:r w:rsidR="00E84B9A">
        <w:rPr>
          <w:rStyle w:val="CommentReference"/>
        </w:rPr>
        <w:commentReference w:id="92"/>
      </w:r>
      <w:r w:rsidR="00444663" w:rsidRPr="00701699">
        <w:rPr>
          <w:rFonts w:ascii="Garamond" w:hAnsi="Garamond"/>
          <w:sz w:val="22"/>
          <w:szCs w:val="22"/>
        </w:rPr>
        <w:t xml:space="preserve"> was set to the square root of the total number of predictors, following standard practice for classification problems. The KNN model was trained using five neighbors, while the SVM model used default hyperparameters for the RBF kernel. All models were implemented using the </w:t>
      </w:r>
      <w:r w:rsidRPr="00701699">
        <w:rPr>
          <w:rStyle w:val="HTMLCode"/>
          <w:rFonts w:ascii="Garamond" w:eastAsiaTheme="majorEastAsia" w:hAnsi="Garamond"/>
          <w:sz w:val="22"/>
          <w:szCs w:val="22"/>
        </w:rPr>
        <w:t xml:space="preserve">tidy </w:t>
      </w:r>
      <w:proofErr w:type="gramStart"/>
      <w:r w:rsidRPr="00701699">
        <w:rPr>
          <w:rStyle w:val="HTMLCode"/>
          <w:rFonts w:ascii="Garamond" w:eastAsiaTheme="majorEastAsia" w:hAnsi="Garamond"/>
          <w:sz w:val="22"/>
          <w:szCs w:val="22"/>
        </w:rPr>
        <w:t>models</w:t>
      </w:r>
      <w:proofErr w:type="gramEnd"/>
      <w:r w:rsidR="00444663" w:rsidRPr="00701699">
        <w:rPr>
          <w:rFonts w:ascii="Garamond" w:hAnsi="Garamond"/>
          <w:sz w:val="22"/>
          <w:szCs w:val="22"/>
        </w:rPr>
        <w:t xml:space="preserve"> framework in </w:t>
      </w:r>
      <w:commentRangeStart w:id="93"/>
      <w:r w:rsidR="00444663" w:rsidRPr="00701699">
        <w:rPr>
          <w:rFonts w:ascii="Garamond" w:hAnsi="Garamond"/>
          <w:sz w:val="22"/>
          <w:szCs w:val="22"/>
        </w:rPr>
        <w:t>R</w:t>
      </w:r>
      <w:r w:rsidR="00444663">
        <w:rPr>
          <w:rFonts w:ascii="Garamond" w:hAnsi="Garamond"/>
          <w:sz w:val="22"/>
          <w:szCs w:val="22"/>
        </w:rPr>
        <w:t xml:space="preserve">. </w:t>
      </w:r>
      <w:commentRangeEnd w:id="93"/>
      <w:r>
        <w:rPr>
          <w:rStyle w:val="CommentReference"/>
        </w:rPr>
        <w:commentReference w:id="93"/>
      </w:r>
    </w:p>
    <w:p w14:paraId="090C2636" w14:textId="5D512FC2" w:rsidR="00CD3FB4" w:rsidRPr="00043EBC" w:rsidRDefault="00444663" w:rsidP="00CD3FB4">
      <w:pPr>
        <w:pStyle w:val="NormalWeb"/>
        <w:spacing w:line="480" w:lineRule="auto"/>
        <w:ind w:firstLine="720"/>
        <w:rPr>
          <w:rFonts w:ascii="Garamond" w:hAnsi="Garamond"/>
          <w:sz w:val="22"/>
          <w:szCs w:val="22"/>
        </w:rPr>
      </w:pPr>
      <w:r w:rsidRPr="00AF5A80">
        <w:rPr>
          <w:rFonts w:ascii="Garamond" w:hAnsi="Garamond"/>
          <w:sz w:val="22"/>
          <w:szCs w:val="22"/>
        </w:rPr>
        <w:t xml:space="preserve">Trained models were </w:t>
      </w:r>
      <w:r w:rsidR="00CD3FB4">
        <w:rPr>
          <w:rFonts w:ascii="Garamond" w:hAnsi="Garamond"/>
          <w:sz w:val="22"/>
          <w:szCs w:val="22"/>
        </w:rPr>
        <w:t xml:space="preserve">then </w:t>
      </w:r>
      <w:r w:rsidRPr="00AF5A80">
        <w:rPr>
          <w:rFonts w:ascii="Garamond" w:hAnsi="Garamond"/>
          <w:sz w:val="22"/>
          <w:szCs w:val="22"/>
        </w:rPr>
        <w:t xml:space="preserve">evaluated on two separate </w:t>
      </w:r>
      <w:r w:rsidR="00CD3FB4">
        <w:rPr>
          <w:rFonts w:ascii="Garamond" w:hAnsi="Garamond"/>
          <w:sz w:val="22"/>
          <w:szCs w:val="22"/>
        </w:rPr>
        <w:t>versions of the t</w:t>
      </w:r>
      <w:r w:rsidR="00070CB1">
        <w:rPr>
          <w:rFonts w:ascii="Garamond" w:hAnsi="Garamond"/>
          <w:sz w:val="22"/>
          <w:szCs w:val="22"/>
        </w:rPr>
        <w:t>esting</w:t>
      </w:r>
      <w:r w:rsidR="00CD3FB4">
        <w:rPr>
          <w:rFonts w:ascii="Garamond" w:hAnsi="Garamond"/>
          <w:sz w:val="22"/>
          <w:szCs w:val="22"/>
        </w:rPr>
        <w:t xml:space="preserve"> dataset for each data type</w:t>
      </w:r>
      <w:r w:rsidRPr="00AF5A80">
        <w:rPr>
          <w:rFonts w:ascii="Garamond" w:hAnsi="Garamond"/>
          <w:sz w:val="22"/>
          <w:szCs w:val="22"/>
        </w:rPr>
        <w:t xml:space="preserve">. First, models were tested on the original randomly selected 20% holdout set. Second, models were evaluated on a modified testing set in which samples with natal origin </w:t>
      </w:r>
      <w:r w:rsidRPr="00AF5A80">
        <w:rPr>
          <w:rFonts w:ascii="Cambria Math" w:hAnsi="Cambria Math" w:cs="Cambria Math"/>
          <w:sz w:val="22"/>
          <w:szCs w:val="22"/>
        </w:rPr>
        <w:t>⁸⁷</w:t>
      </w:r>
      <w:r w:rsidRPr="00AF5A80">
        <w:rPr>
          <w:rFonts w:ascii="Garamond" w:hAnsi="Garamond"/>
          <w:sz w:val="22"/>
          <w:szCs w:val="22"/>
        </w:rPr>
        <w:t>Sr/</w:t>
      </w:r>
      <w:r w:rsidRPr="00AF5A80">
        <w:rPr>
          <w:rFonts w:ascii="Cambria Math" w:hAnsi="Cambria Math" w:cs="Cambria Math"/>
          <w:sz w:val="22"/>
          <w:szCs w:val="22"/>
        </w:rPr>
        <w:t>⁸⁶</w:t>
      </w:r>
      <w:r w:rsidRPr="00AF5A80">
        <w:rPr>
          <w:rFonts w:ascii="Garamond" w:hAnsi="Garamond"/>
          <w:sz w:val="22"/>
          <w:szCs w:val="22"/>
        </w:rPr>
        <w:t xml:space="preserve">Sr values above 0.7150 were </w:t>
      </w:r>
      <w:r w:rsidR="00CD3FB4">
        <w:rPr>
          <w:rFonts w:ascii="Garamond" w:hAnsi="Garamond"/>
          <w:sz w:val="22"/>
          <w:szCs w:val="22"/>
        </w:rPr>
        <w:t>excluded</w:t>
      </w:r>
      <w:r w:rsidRPr="00AF5A80">
        <w:rPr>
          <w:rFonts w:ascii="Garamond" w:hAnsi="Garamond"/>
          <w:sz w:val="22"/>
          <w:szCs w:val="22"/>
        </w:rPr>
        <w:t xml:space="preserve">. Only the Yukon </w:t>
      </w:r>
      <w:ins w:id="94" w:author="Daniel Schindler" w:date="2025-10-02T15:20:00Z" w16du:dateUtc="2025-10-02T22:20:00Z">
        <w:r w:rsidR="00FA3005">
          <w:rPr>
            <w:rFonts w:ascii="Garamond" w:hAnsi="Garamond"/>
            <w:sz w:val="22"/>
            <w:szCs w:val="22"/>
          </w:rPr>
          <w:t xml:space="preserve">River </w:t>
        </w:r>
      </w:ins>
      <w:r w:rsidRPr="00AF5A80">
        <w:rPr>
          <w:rFonts w:ascii="Garamond" w:hAnsi="Garamond"/>
          <w:sz w:val="22"/>
          <w:szCs w:val="22"/>
        </w:rPr>
        <w:t>watershed contains enriched isotope values above this threshold and can therefore be distinguished using natal origin values alone. This modified dataset</w:t>
      </w:r>
      <w:r w:rsidR="00CD3FB4">
        <w:rPr>
          <w:rFonts w:ascii="Garamond" w:hAnsi="Garamond"/>
          <w:sz w:val="22"/>
          <w:szCs w:val="22"/>
        </w:rPr>
        <w:t xml:space="preserve">, </w:t>
      </w:r>
      <w:r w:rsidR="003A0BEA">
        <w:rPr>
          <w:rFonts w:ascii="Garamond" w:hAnsi="Garamond"/>
          <w:sz w:val="22"/>
          <w:szCs w:val="22"/>
        </w:rPr>
        <w:t>hereby</w:t>
      </w:r>
      <w:r w:rsidR="00CD3FB4">
        <w:rPr>
          <w:rFonts w:ascii="Garamond" w:hAnsi="Garamond"/>
          <w:sz w:val="22"/>
          <w:szCs w:val="22"/>
        </w:rPr>
        <w:t xml:space="preserve"> </w:t>
      </w:r>
      <w:r w:rsidR="00070CB1">
        <w:rPr>
          <w:rFonts w:ascii="Garamond" w:hAnsi="Garamond"/>
          <w:sz w:val="22"/>
          <w:szCs w:val="22"/>
        </w:rPr>
        <w:t>referred</w:t>
      </w:r>
      <w:r w:rsidR="00CD3FB4">
        <w:rPr>
          <w:rFonts w:ascii="Garamond" w:hAnsi="Garamond"/>
          <w:sz w:val="22"/>
          <w:szCs w:val="22"/>
        </w:rPr>
        <w:t xml:space="preserve"> to as the “Overlap” testing set evaluates the ability of the model to correctly classify </w:t>
      </w:r>
      <w:r w:rsidRPr="00AF5A80">
        <w:rPr>
          <w:rFonts w:ascii="Garamond" w:hAnsi="Garamond"/>
          <w:sz w:val="22"/>
          <w:szCs w:val="22"/>
        </w:rPr>
        <w:t>o</w:t>
      </w:r>
      <w:r w:rsidR="00CD3FB4">
        <w:rPr>
          <w:rFonts w:ascii="Garamond" w:hAnsi="Garamond"/>
          <w:sz w:val="22"/>
          <w:szCs w:val="22"/>
        </w:rPr>
        <w:t>nly</w:t>
      </w:r>
      <w:r w:rsidRPr="00AF5A80">
        <w:rPr>
          <w:rFonts w:ascii="Garamond" w:hAnsi="Garamond"/>
          <w:sz w:val="22"/>
          <w:szCs w:val="22"/>
        </w:rPr>
        <w:t xml:space="preserve"> samples that are otherwise </w:t>
      </w:r>
      <w:r w:rsidRPr="00AF5A80">
        <w:rPr>
          <w:rFonts w:ascii="Garamond" w:hAnsi="Garamond"/>
          <w:sz w:val="22"/>
          <w:szCs w:val="22"/>
        </w:rPr>
        <w:lastRenderedPageBreak/>
        <w:t>indistinguishable using natal origin values</w:t>
      </w:r>
      <w:r w:rsidR="00070CB1">
        <w:rPr>
          <w:rFonts w:ascii="Garamond" w:hAnsi="Garamond"/>
          <w:sz w:val="22"/>
          <w:szCs w:val="22"/>
        </w:rPr>
        <w:t xml:space="preserve"> alone. </w:t>
      </w:r>
      <w:r w:rsidR="00043EBC" w:rsidRPr="00043EBC">
        <w:rPr>
          <w:rFonts w:ascii="Garamond" w:hAnsi="Garamond"/>
          <w:sz w:val="22"/>
          <w:szCs w:val="22"/>
        </w:rPr>
        <w:t>Model performance was</w:t>
      </w:r>
      <w:r w:rsidR="00070CB1">
        <w:rPr>
          <w:rFonts w:ascii="Garamond" w:hAnsi="Garamond"/>
          <w:sz w:val="22"/>
          <w:szCs w:val="22"/>
        </w:rPr>
        <w:t xml:space="preserve"> then</w:t>
      </w:r>
      <w:r w:rsidR="00043EBC" w:rsidRPr="00043EBC">
        <w:rPr>
          <w:rFonts w:ascii="Garamond" w:hAnsi="Garamond"/>
          <w:sz w:val="22"/>
          <w:szCs w:val="22"/>
        </w:rPr>
        <w:t xml:space="preserve"> assessed using </w:t>
      </w:r>
      <w:r w:rsidR="00043EBC" w:rsidRPr="00043EBC">
        <w:rPr>
          <w:rStyle w:val="Strong"/>
          <w:rFonts w:ascii="Garamond" w:eastAsiaTheme="majorEastAsia" w:hAnsi="Garamond"/>
          <w:b w:val="0"/>
          <w:bCs w:val="0"/>
          <w:sz w:val="22"/>
          <w:szCs w:val="22"/>
        </w:rPr>
        <w:t>accuracy</w:t>
      </w:r>
      <w:r w:rsidR="00043EBC" w:rsidRPr="00043EBC">
        <w:rPr>
          <w:rFonts w:ascii="Garamond" w:hAnsi="Garamond"/>
          <w:b/>
          <w:bCs/>
          <w:sz w:val="22"/>
          <w:szCs w:val="22"/>
        </w:rPr>
        <w:t xml:space="preserve"> </w:t>
      </w:r>
      <w:r w:rsidR="00043EBC" w:rsidRPr="00043EBC">
        <w:rPr>
          <w:rFonts w:ascii="Garamond" w:hAnsi="Garamond"/>
          <w:sz w:val="22"/>
          <w:szCs w:val="22"/>
        </w:rPr>
        <w:t xml:space="preserve">and </w:t>
      </w:r>
      <w:r w:rsidR="00043EBC" w:rsidRPr="00043EBC">
        <w:rPr>
          <w:rStyle w:val="Strong"/>
          <w:rFonts w:ascii="Garamond" w:eastAsiaTheme="majorEastAsia" w:hAnsi="Garamond"/>
          <w:b w:val="0"/>
          <w:bCs w:val="0"/>
          <w:sz w:val="22"/>
          <w:szCs w:val="22"/>
        </w:rPr>
        <w:t>F1-score</w:t>
      </w:r>
      <w:r w:rsidR="00070CB1">
        <w:rPr>
          <w:rFonts w:ascii="Garamond" w:hAnsi="Garamond"/>
          <w:sz w:val="22"/>
          <w:szCs w:val="22"/>
        </w:rPr>
        <w:t xml:space="preserve"> (Figure 2). </w:t>
      </w:r>
      <w:r w:rsidR="00043EBC" w:rsidRPr="00043EBC">
        <w:rPr>
          <w:rFonts w:ascii="Garamond" w:hAnsi="Garamond"/>
          <w:sz w:val="22"/>
          <w:szCs w:val="22"/>
        </w:rPr>
        <w:t>Accuracy measures the proportion of correctly classified samples:</w:t>
      </w:r>
    </w:p>
    <w:p w14:paraId="159B0EF0" w14:textId="65D33CB0" w:rsidR="00043EBC" w:rsidRPr="00043EBC" w:rsidRDefault="00043EBC" w:rsidP="00043EBC">
      <w:pPr>
        <w:pStyle w:val="NormalWeb"/>
        <w:spacing w:line="480" w:lineRule="auto"/>
        <w:jc w:val="center"/>
        <w:rPr>
          <w:rFonts w:ascii="Garamond" w:hAnsi="Garamond"/>
          <w:sz w:val="22"/>
          <w:szCs w:val="22"/>
        </w:rPr>
      </w:pPr>
      <w:r w:rsidRPr="00043EBC">
        <w:rPr>
          <w:rFonts w:ascii="Garamond" w:hAnsi="Garamond"/>
          <w:b/>
          <w:bCs/>
          <w:sz w:val="22"/>
          <w:szCs w:val="22"/>
        </w:rPr>
        <w:t>Accuracy</w:t>
      </w:r>
      <w:r w:rsidRPr="00043EBC">
        <w:rPr>
          <w:rFonts w:ascii="Garamond" w:hAnsi="Garamond"/>
          <w:sz w:val="22"/>
          <w:szCs w:val="22"/>
        </w:rPr>
        <w:t xml:space="preserve"> = Correct predictions/ Total predictions</w:t>
      </w:r>
    </w:p>
    <w:p w14:paraId="3E6450C4" w14:textId="77777777" w:rsidR="00043EBC" w:rsidRPr="000869FF" w:rsidRDefault="00043EBC" w:rsidP="00043EBC">
      <w:pPr>
        <w:pStyle w:val="NormalWeb"/>
        <w:spacing w:line="480" w:lineRule="auto"/>
        <w:rPr>
          <w:rFonts w:ascii="Garamond" w:hAnsi="Garamond"/>
          <w:sz w:val="22"/>
          <w:szCs w:val="22"/>
        </w:rPr>
      </w:pPr>
      <w:r w:rsidRPr="000869FF">
        <w:rPr>
          <w:rFonts w:ascii="Garamond" w:hAnsi="Garamond"/>
          <w:sz w:val="22"/>
          <w:szCs w:val="22"/>
        </w:rPr>
        <w:t xml:space="preserve">The </w:t>
      </w:r>
      <w:commentRangeStart w:id="95"/>
      <w:r w:rsidRPr="000869FF">
        <w:rPr>
          <w:rStyle w:val="Strong"/>
          <w:rFonts w:ascii="Garamond" w:eastAsiaTheme="majorEastAsia" w:hAnsi="Garamond"/>
          <w:b w:val="0"/>
          <w:bCs w:val="0"/>
          <w:sz w:val="22"/>
          <w:szCs w:val="22"/>
        </w:rPr>
        <w:t>F1-score</w:t>
      </w:r>
      <w:r w:rsidRPr="000869FF">
        <w:rPr>
          <w:rFonts w:ascii="Garamond" w:hAnsi="Garamond"/>
          <w:sz w:val="22"/>
          <w:szCs w:val="22"/>
        </w:rPr>
        <w:t xml:space="preserve"> </w:t>
      </w:r>
      <w:commentRangeEnd w:id="95"/>
      <w:r w:rsidR="00FA3005">
        <w:rPr>
          <w:rStyle w:val="CommentReference"/>
          <w:rFonts w:asciiTheme="minorHAnsi" w:eastAsiaTheme="minorHAnsi" w:hAnsiTheme="minorHAnsi" w:cstheme="minorBidi"/>
          <w:kern w:val="2"/>
          <w14:ligatures w14:val="standardContextual"/>
        </w:rPr>
        <w:commentReference w:id="95"/>
      </w:r>
      <w:r w:rsidRPr="000869FF">
        <w:rPr>
          <w:rFonts w:ascii="Garamond" w:hAnsi="Garamond"/>
          <w:sz w:val="22"/>
          <w:szCs w:val="22"/>
        </w:rPr>
        <w:t xml:space="preserve">balances </w:t>
      </w:r>
      <w:r w:rsidRPr="000869FF">
        <w:rPr>
          <w:rStyle w:val="Strong"/>
          <w:rFonts w:ascii="Garamond" w:eastAsiaTheme="majorEastAsia" w:hAnsi="Garamond"/>
          <w:b w:val="0"/>
          <w:bCs w:val="0"/>
          <w:sz w:val="22"/>
          <w:szCs w:val="22"/>
        </w:rPr>
        <w:t>precision</w:t>
      </w:r>
      <w:r w:rsidRPr="000869FF">
        <w:rPr>
          <w:rFonts w:ascii="Garamond" w:hAnsi="Garamond"/>
          <w:sz w:val="22"/>
          <w:szCs w:val="22"/>
        </w:rPr>
        <w:t xml:space="preserve"> and </w:t>
      </w:r>
      <w:r w:rsidRPr="000869FF">
        <w:rPr>
          <w:rStyle w:val="Strong"/>
          <w:rFonts w:ascii="Garamond" w:eastAsiaTheme="majorEastAsia" w:hAnsi="Garamond"/>
          <w:b w:val="0"/>
          <w:bCs w:val="0"/>
          <w:sz w:val="22"/>
          <w:szCs w:val="22"/>
        </w:rPr>
        <w:t>recall</w:t>
      </w:r>
      <w:r w:rsidRPr="000869FF">
        <w:rPr>
          <w:rFonts w:ascii="Garamond" w:hAnsi="Garamond"/>
          <w:sz w:val="22"/>
          <w:szCs w:val="22"/>
        </w:rPr>
        <w:t xml:space="preserve"> and is calculated as their harmonic mean:</w:t>
      </w:r>
    </w:p>
    <w:p w14:paraId="62D76756" w14:textId="3FC68836" w:rsidR="00043EBC" w:rsidRDefault="00043EBC" w:rsidP="00043EBC">
      <w:pPr>
        <w:pStyle w:val="NormalWeb"/>
        <w:spacing w:line="480" w:lineRule="auto"/>
        <w:jc w:val="center"/>
        <w:rPr>
          <w:rFonts w:ascii="Garamond" w:hAnsi="Garamond"/>
          <w:sz w:val="22"/>
          <w:szCs w:val="22"/>
        </w:rPr>
      </w:pPr>
      <w:r w:rsidRPr="00043EBC">
        <w:rPr>
          <w:rFonts w:ascii="Garamond" w:hAnsi="Garamond"/>
          <w:b/>
          <w:bCs/>
          <w:sz w:val="22"/>
          <w:szCs w:val="22"/>
        </w:rPr>
        <w:t>F1-Score</w:t>
      </w:r>
      <w:r w:rsidRPr="00043EBC">
        <w:rPr>
          <w:rFonts w:ascii="Garamond" w:hAnsi="Garamond"/>
          <w:sz w:val="22"/>
          <w:szCs w:val="22"/>
        </w:rPr>
        <w:t xml:space="preserve"> = 2 * (Precision * Recall) / (Precision + Recall)</w:t>
      </w:r>
    </w:p>
    <w:p w14:paraId="0461E756" w14:textId="58825531" w:rsidR="003A0BEA" w:rsidRDefault="00043EBC" w:rsidP="003A0BEA">
      <w:pPr>
        <w:pStyle w:val="NormalWeb"/>
        <w:spacing w:line="480" w:lineRule="auto"/>
        <w:ind w:firstLine="720"/>
        <w:rPr>
          <w:rFonts w:ascii="Garamond" w:hAnsi="Garamond"/>
          <w:sz w:val="22"/>
          <w:szCs w:val="22"/>
        </w:rPr>
      </w:pPr>
      <w:r w:rsidRPr="00043EBC">
        <w:rPr>
          <w:rFonts w:ascii="Garamond" w:hAnsi="Garamond"/>
          <w:sz w:val="22"/>
          <w:szCs w:val="22"/>
        </w:rPr>
        <w:t xml:space="preserve">Here, </w:t>
      </w:r>
      <w:r w:rsidRPr="00043EBC">
        <w:rPr>
          <w:rStyle w:val="Strong"/>
          <w:rFonts w:ascii="Garamond" w:eastAsiaTheme="majorEastAsia" w:hAnsi="Garamond"/>
          <w:b w:val="0"/>
          <w:bCs w:val="0"/>
          <w:sz w:val="22"/>
          <w:szCs w:val="22"/>
        </w:rPr>
        <w:t>precision</w:t>
      </w:r>
      <w:r w:rsidRPr="00043EBC">
        <w:rPr>
          <w:rFonts w:ascii="Garamond" w:hAnsi="Garamond"/>
          <w:b/>
          <w:bCs/>
          <w:sz w:val="22"/>
          <w:szCs w:val="22"/>
        </w:rPr>
        <w:t xml:space="preserve"> </w:t>
      </w:r>
      <w:r w:rsidRPr="00043EBC">
        <w:rPr>
          <w:rFonts w:ascii="Garamond" w:hAnsi="Garamond"/>
          <w:sz w:val="22"/>
          <w:szCs w:val="22"/>
        </w:rPr>
        <w:t xml:space="preserve">is the proportion of samples predicted as positive that are truly positive, and </w:t>
      </w:r>
      <w:r w:rsidRPr="00043EBC">
        <w:rPr>
          <w:rStyle w:val="Strong"/>
          <w:rFonts w:ascii="Garamond" w:eastAsiaTheme="majorEastAsia" w:hAnsi="Garamond"/>
          <w:b w:val="0"/>
          <w:bCs w:val="0"/>
          <w:sz w:val="22"/>
          <w:szCs w:val="22"/>
        </w:rPr>
        <w:t>recall</w:t>
      </w:r>
      <w:r w:rsidRPr="00043EBC">
        <w:rPr>
          <w:rFonts w:ascii="Garamond" w:hAnsi="Garamond"/>
          <w:sz w:val="22"/>
          <w:szCs w:val="22"/>
        </w:rPr>
        <w:t xml:space="preserve"> is the proportion of actual positive samples that are correctly identified. The F1-score provides a single metric that accounts for both false positives and false negatives, making it particularly useful for evaluating performance on imbalanced datasets</w:t>
      </w:r>
      <w:ins w:id="96" w:author="Daniel Schindler" w:date="2025-10-02T15:21:00Z" w16du:dateUtc="2025-10-02T22:21:00Z">
        <w:r w:rsidR="00286D15">
          <w:rPr>
            <w:rFonts w:ascii="Garamond" w:hAnsi="Garamond"/>
            <w:sz w:val="22"/>
            <w:szCs w:val="22"/>
          </w:rPr>
          <w:t xml:space="preserve"> (reference)</w:t>
        </w:r>
      </w:ins>
      <w:r w:rsidRPr="00043EBC">
        <w:rPr>
          <w:rFonts w:ascii="Garamond" w:hAnsi="Garamond"/>
          <w:sz w:val="22"/>
          <w:szCs w:val="22"/>
        </w:rPr>
        <w:t>.</w:t>
      </w:r>
    </w:p>
    <w:p w14:paraId="0433F72D" w14:textId="0788DC16" w:rsidR="00070CB1" w:rsidRDefault="00043EBC" w:rsidP="00070CB1">
      <w:pPr>
        <w:pStyle w:val="NormalWeb"/>
        <w:spacing w:line="480" w:lineRule="auto"/>
        <w:ind w:firstLine="720"/>
        <w:rPr>
          <w:rFonts w:ascii="Garamond" w:hAnsi="Garamond"/>
          <w:sz w:val="22"/>
          <w:szCs w:val="22"/>
        </w:rPr>
      </w:pPr>
      <w:r w:rsidRPr="00043EBC">
        <w:rPr>
          <w:rFonts w:ascii="Garamond" w:hAnsi="Garamond"/>
          <w:sz w:val="22"/>
          <w:szCs w:val="22"/>
        </w:rPr>
        <w:t xml:space="preserve">For the highest-performing model, </w:t>
      </w:r>
      <w:r w:rsidRPr="00043EBC">
        <w:rPr>
          <w:rStyle w:val="Strong"/>
          <w:rFonts w:ascii="Garamond" w:eastAsiaTheme="majorEastAsia" w:hAnsi="Garamond"/>
          <w:b w:val="0"/>
          <w:bCs w:val="0"/>
          <w:sz w:val="22"/>
          <w:szCs w:val="22"/>
        </w:rPr>
        <w:t>confusion matrices</w:t>
      </w:r>
      <w:r w:rsidRPr="00043EBC">
        <w:rPr>
          <w:rFonts w:ascii="Garamond" w:hAnsi="Garamond"/>
          <w:b/>
          <w:bCs/>
          <w:sz w:val="22"/>
          <w:szCs w:val="22"/>
        </w:rPr>
        <w:t xml:space="preserve"> </w:t>
      </w:r>
      <w:r w:rsidRPr="00043EBC">
        <w:rPr>
          <w:rFonts w:ascii="Garamond" w:hAnsi="Garamond"/>
          <w:sz w:val="22"/>
          <w:szCs w:val="22"/>
        </w:rPr>
        <w:t>were generated to visualize class-specific accuracy and to explore trends in misclassification among classes (Figure 3).</w:t>
      </w:r>
      <w:r w:rsidR="003A0BEA">
        <w:rPr>
          <w:rFonts w:ascii="Garamond" w:hAnsi="Garamond"/>
          <w:sz w:val="22"/>
          <w:szCs w:val="22"/>
        </w:rPr>
        <w:t xml:space="preserve"> In addition to accuracy by watershed, we calculated the accuracy of fish from within the CWAK (Coastal Western Alaska) genetic reporting group (Figure 1) by </w:t>
      </w:r>
      <w:commentRangeStart w:id="97"/>
      <w:r w:rsidR="003A0BEA">
        <w:rPr>
          <w:rFonts w:ascii="Garamond" w:hAnsi="Garamond"/>
          <w:sz w:val="22"/>
          <w:szCs w:val="22"/>
        </w:rPr>
        <w:t xml:space="preserve">removing individuals with genetic assignments from the Middle or Upper Yukon reporting groups, which are outside of the CWAK region. </w:t>
      </w:r>
      <w:commentRangeEnd w:id="97"/>
      <w:r w:rsidR="00286D15">
        <w:rPr>
          <w:rStyle w:val="CommentReference"/>
          <w:rFonts w:asciiTheme="minorHAnsi" w:eastAsiaTheme="minorHAnsi" w:hAnsiTheme="minorHAnsi" w:cstheme="minorBidi"/>
          <w:kern w:val="2"/>
          <w14:ligatures w14:val="standardContextual"/>
        </w:rPr>
        <w:commentReference w:id="97"/>
      </w:r>
    </w:p>
    <w:p w14:paraId="1E36E3FD" w14:textId="6F58B80B" w:rsidR="004D2BA0" w:rsidRPr="00D70E26" w:rsidRDefault="004D2BA0" w:rsidP="004D2BA0">
      <w:pPr>
        <w:rPr>
          <w:rFonts w:ascii="Garamond" w:hAnsi="Garamond"/>
          <w:b/>
          <w:bCs/>
          <w:sz w:val="22"/>
          <w:szCs w:val="22"/>
        </w:rPr>
      </w:pPr>
      <w:r w:rsidRPr="00D70E26">
        <w:rPr>
          <w:rFonts w:ascii="Garamond" w:hAnsi="Garamond"/>
          <w:b/>
          <w:bCs/>
          <w:sz w:val="22"/>
          <w:szCs w:val="22"/>
        </w:rPr>
        <w:t xml:space="preserve">Probability </w:t>
      </w:r>
      <w:r w:rsidR="002F10A9" w:rsidRPr="00D70E26">
        <w:rPr>
          <w:rFonts w:ascii="Garamond" w:hAnsi="Garamond"/>
          <w:b/>
          <w:bCs/>
          <w:sz w:val="22"/>
          <w:szCs w:val="22"/>
        </w:rPr>
        <w:t xml:space="preserve">calibration </w:t>
      </w:r>
      <w:r w:rsidR="00527EB9" w:rsidRPr="00D70E26">
        <w:rPr>
          <w:rFonts w:ascii="Garamond" w:hAnsi="Garamond"/>
          <w:b/>
          <w:bCs/>
          <w:sz w:val="22"/>
          <w:szCs w:val="22"/>
        </w:rPr>
        <w:t xml:space="preserve">and threshold testing </w:t>
      </w:r>
    </w:p>
    <w:p w14:paraId="6C00951C" w14:textId="57C07856" w:rsidR="00F6547F" w:rsidRPr="00985634" w:rsidRDefault="00FB146C" w:rsidP="003A4B5F">
      <w:pPr>
        <w:pStyle w:val="whitespace-normal"/>
        <w:spacing w:line="480" w:lineRule="auto"/>
        <w:ind w:firstLine="720"/>
        <w:rPr>
          <w:rFonts w:ascii="Garamond" w:hAnsi="Garamond"/>
          <w:sz w:val="22"/>
          <w:szCs w:val="22"/>
        </w:rPr>
      </w:pPr>
      <w:r w:rsidRPr="00D440B2">
        <w:rPr>
          <w:rFonts w:ascii="Garamond" w:hAnsi="Garamond"/>
          <w:sz w:val="22"/>
          <w:szCs w:val="22"/>
        </w:rPr>
        <w:t xml:space="preserve">Many </w:t>
      </w:r>
      <w:del w:id="98" w:author="Daniel Schindler" w:date="2025-10-02T14:29:00Z" w16du:dateUtc="2025-10-02T21:29:00Z">
        <w:r w:rsidRPr="00D440B2" w:rsidDel="00D02385">
          <w:rPr>
            <w:rFonts w:ascii="Garamond" w:hAnsi="Garamond"/>
            <w:sz w:val="22"/>
            <w:szCs w:val="22"/>
          </w:rPr>
          <w:delText>machine learning</w:delText>
        </w:r>
      </w:del>
      <w:ins w:id="99" w:author="Daniel Schindler" w:date="2025-10-02T14:29:00Z" w16du:dateUtc="2025-10-02T21:29:00Z">
        <w:r w:rsidR="00D02385">
          <w:rPr>
            <w:rFonts w:ascii="Garamond" w:hAnsi="Garamond"/>
            <w:sz w:val="22"/>
            <w:szCs w:val="22"/>
          </w:rPr>
          <w:t>ML</w:t>
        </w:r>
      </w:ins>
      <w:r w:rsidRPr="00D440B2">
        <w:rPr>
          <w:rFonts w:ascii="Garamond" w:hAnsi="Garamond"/>
          <w:sz w:val="22"/>
          <w:szCs w:val="22"/>
        </w:rPr>
        <w:t xml:space="preserve"> classification models produce probability estimates that do not accurately reflect the true likelihood of correct prediction</w:t>
      </w:r>
      <w:ins w:id="100" w:author="Daniel Schindler" w:date="2025-10-02T15:23:00Z" w16du:dateUtc="2025-10-02T22:23:00Z">
        <w:r w:rsidR="00286D15">
          <w:rPr>
            <w:rFonts w:ascii="Garamond" w:hAnsi="Garamond"/>
            <w:sz w:val="22"/>
            <w:szCs w:val="22"/>
          </w:rPr>
          <w:t xml:space="preserve"> (ref?)</w:t>
        </w:r>
      </w:ins>
      <w:r w:rsidRPr="00D440B2">
        <w:rPr>
          <w:rFonts w:ascii="Garamond" w:hAnsi="Garamond"/>
          <w:sz w:val="22"/>
          <w:szCs w:val="22"/>
        </w:rPr>
        <w:t>. While these models may achieve high classification accuracy, their reported confidence</w:t>
      </w:r>
      <w:r w:rsidR="00097484">
        <w:rPr>
          <w:rFonts w:ascii="Garamond" w:hAnsi="Garamond"/>
          <w:sz w:val="22"/>
          <w:szCs w:val="22"/>
        </w:rPr>
        <w:t xml:space="preserve"> scores</w:t>
      </w:r>
      <w:r w:rsidRPr="00D440B2">
        <w:rPr>
          <w:rFonts w:ascii="Garamond" w:hAnsi="Garamond"/>
          <w:sz w:val="22"/>
          <w:szCs w:val="22"/>
        </w:rPr>
        <w:t xml:space="preserve"> may not match the true proportion of correct classifications within each confidence bin</w:t>
      </w:r>
      <w:del w:id="101" w:author="Daniel Schindler" w:date="2025-10-02T15:23:00Z" w16du:dateUtc="2025-10-02T22:23:00Z">
        <w:r w:rsidR="00097484" w:rsidDel="00286D15">
          <w:rPr>
            <w:rFonts w:ascii="Garamond" w:hAnsi="Garamond"/>
            <w:sz w:val="22"/>
            <w:szCs w:val="22"/>
          </w:rPr>
          <w:delText xml:space="preserve"> </w:delText>
        </w:r>
      </w:del>
      <w:r w:rsidRPr="00D440B2">
        <w:rPr>
          <w:rFonts w:ascii="Garamond" w:hAnsi="Garamond"/>
          <w:sz w:val="22"/>
          <w:szCs w:val="22"/>
        </w:rPr>
        <w:t xml:space="preserve">. </w:t>
      </w:r>
      <w:r w:rsidR="00097484">
        <w:rPr>
          <w:rFonts w:ascii="Garamond" w:hAnsi="Garamond"/>
          <w:sz w:val="22"/>
          <w:szCs w:val="22"/>
        </w:rPr>
        <w:t>Although these scores may provide sufficient class ranking, t</w:t>
      </w:r>
      <w:commentRangeStart w:id="102"/>
      <w:r w:rsidRPr="00D440B2">
        <w:rPr>
          <w:rFonts w:ascii="Garamond" w:hAnsi="Garamond"/>
          <w:sz w:val="22"/>
          <w:szCs w:val="22"/>
        </w:rPr>
        <w:t>his</w:t>
      </w:r>
      <w:commentRangeEnd w:id="102"/>
      <w:r w:rsidR="00E84B9A">
        <w:rPr>
          <w:rStyle w:val="CommentReference"/>
          <w:rFonts w:asciiTheme="minorHAnsi" w:eastAsiaTheme="minorHAnsi" w:hAnsiTheme="minorHAnsi" w:cstheme="minorBidi"/>
          <w:kern w:val="2"/>
          <w14:ligatures w14:val="standardContextual"/>
        </w:rPr>
        <w:commentReference w:id="102"/>
      </w:r>
      <w:r w:rsidRPr="00D440B2">
        <w:rPr>
          <w:rFonts w:ascii="Garamond" w:hAnsi="Garamond"/>
          <w:sz w:val="22"/>
          <w:szCs w:val="22"/>
        </w:rPr>
        <w:t xml:space="preserve"> limits the utility of these results for decision-making based on confidence thresholds or propagation of uncertainty through further probability-based models. To calibrate predictions from our models, we used the </w:t>
      </w:r>
      <w:r w:rsidR="00AA7224">
        <w:rPr>
          <w:rFonts w:ascii="Garamond" w:hAnsi="Garamond"/>
          <w:sz w:val="22"/>
          <w:szCs w:val="22"/>
        </w:rPr>
        <w:t>{</w:t>
      </w:r>
      <w:r w:rsidRPr="00D440B2">
        <w:rPr>
          <w:rStyle w:val="HTMLCode"/>
          <w:rFonts w:ascii="Garamond" w:eastAsiaTheme="majorEastAsia" w:hAnsi="Garamond"/>
          <w:sz w:val="22"/>
          <w:szCs w:val="22"/>
        </w:rPr>
        <w:t>probably</w:t>
      </w:r>
      <w:r w:rsidR="00AA7224">
        <w:rPr>
          <w:rStyle w:val="HTMLCode"/>
          <w:rFonts w:ascii="Garamond" w:eastAsiaTheme="majorEastAsia" w:hAnsi="Garamond"/>
          <w:sz w:val="22"/>
          <w:szCs w:val="22"/>
        </w:rPr>
        <w:t>}</w:t>
      </w:r>
      <w:r w:rsidRPr="00D440B2">
        <w:rPr>
          <w:rFonts w:ascii="Garamond" w:hAnsi="Garamond"/>
          <w:sz w:val="22"/>
          <w:szCs w:val="22"/>
        </w:rPr>
        <w:t xml:space="preserve"> package in R to apply multinomial isotonic regression to our testing set predictions. </w:t>
      </w:r>
      <w:commentRangeStart w:id="103"/>
      <w:commentRangeStart w:id="104"/>
      <w:r w:rsidRPr="00D440B2">
        <w:rPr>
          <w:rFonts w:ascii="Garamond" w:hAnsi="Garamond"/>
          <w:sz w:val="22"/>
          <w:szCs w:val="22"/>
        </w:rPr>
        <w:t xml:space="preserve">This approach adjusts the </w:t>
      </w:r>
      <w:r w:rsidR="00097484">
        <w:rPr>
          <w:rFonts w:ascii="Garamond" w:hAnsi="Garamond"/>
          <w:sz w:val="22"/>
          <w:szCs w:val="22"/>
        </w:rPr>
        <w:t xml:space="preserve">raw </w:t>
      </w:r>
      <w:r w:rsidRPr="00D440B2">
        <w:rPr>
          <w:rFonts w:ascii="Garamond" w:hAnsi="Garamond"/>
          <w:sz w:val="22"/>
          <w:szCs w:val="22"/>
        </w:rPr>
        <w:t xml:space="preserve">probability </w:t>
      </w:r>
      <w:r w:rsidR="00097484">
        <w:rPr>
          <w:rFonts w:ascii="Garamond" w:hAnsi="Garamond"/>
          <w:sz w:val="22"/>
          <w:szCs w:val="22"/>
        </w:rPr>
        <w:t>scores</w:t>
      </w:r>
      <w:r w:rsidRPr="00D440B2">
        <w:rPr>
          <w:rFonts w:ascii="Garamond" w:hAnsi="Garamond"/>
          <w:sz w:val="22"/>
          <w:szCs w:val="22"/>
        </w:rPr>
        <w:t xml:space="preserve"> to better align </w:t>
      </w:r>
      <w:r w:rsidR="00097484">
        <w:rPr>
          <w:rFonts w:ascii="Garamond" w:hAnsi="Garamond"/>
          <w:sz w:val="22"/>
          <w:szCs w:val="22"/>
        </w:rPr>
        <w:t>with the true observed probabilities</w:t>
      </w:r>
      <w:r w:rsidRPr="00D440B2">
        <w:rPr>
          <w:rFonts w:ascii="Garamond" w:hAnsi="Garamond"/>
          <w:sz w:val="22"/>
          <w:szCs w:val="22"/>
        </w:rPr>
        <w:t xml:space="preserve"> through a non-parametric monotonic </w:t>
      </w:r>
      <w:r w:rsidRPr="00D440B2">
        <w:rPr>
          <w:rFonts w:ascii="Garamond" w:hAnsi="Garamond"/>
          <w:sz w:val="22"/>
          <w:szCs w:val="22"/>
        </w:rPr>
        <w:lastRenderedPageBreak/>
        <w:t xml:space="preserve">transformation. </w:t>
      </w:r>
      <w:commentRangeEnd w:id="103"/>
      <w:r w:rsidR="00E84B9A">
        <w:rPr>
          <w:rStyle w:val="CommentReference"/>
          <w:rFonts w:asciiTheme="minorHAnsi" w:eastAsiaTheme="minorHAnsi" w:hAnsiTheme="minorHAnsi" w:cstheme="minorBidi"/>
          <w:kern w:val="2"/>
          <w14:ligatures w14:val="standardContextual"/>
        </w:rPr>
        <w:commentReference w:id="103"/>
      </w:r>
      <w:commentRangeEnd w:id="104"/>
      <w:r w:rsidR="00E84B9A">
        <w:rPr>
          <w:rStyle w:val="CommentReference"/>
          <w:rFonts w:asciiTheme="minorHAnsi" w:eastAsiaTheme="minorHAnsi" w:hAnsiTheme="minorHAnsi" w:cstheme="minorBidi"/>
          <w:kern w:val="2"/>
          <w14:ligatures w14:val="standardContextual"/>
        </w:rPr>
        <w:commentReference w:id="104"/>
      </w:r>
      <w:r w:rsidRPr="00D440B2">
        <w:rPr>
          <w:rFonts w:ascii="Garamond" w:hAnsi="Garamond"/>
          <w:sz w:val="22"/>
          <w:szCs w:val="22"/>
        </w:rPr>
        <w:t xml:space="preserve">We verified calibration effectiveness through </w:t>
      </w:r>
      <w:r w:rsidR="003A0BEA">
        <w:rPr>
          <w:rFonts w:ascii="Garamond" w:hAnsi="Garamond"/>
          <w:sz w:val="22"/>
          <w:szCs w:val="22"/>
        </w:rPr>
        <w:t xml:space="preserve">visual assessment of </w:t>
      </w:r>
      <w:del w:id="105" w:author="Daniel Schindler" w:date="2025-10-02T15:25:00Z" w16du:dateUtc="2025-10-02T22:25:00Z">
        <w:r w:rsidRPr="00D440B2" w:rsidDel="00286D15">
          <w:rPr>
            <w:rFonts w:ascii="Garamond" w:hAnsi="Garamond"/>
            <w:sz w:val="22"/>
            <w:szCs w:val="22"/>
          </w:rPr>
          <w:delText>diagrams that plot</w:delText>
        </w:r>
      </w:del>
      <w:ins w:id="106" w:author="Daniel Schindler" w:date="2025-10-02T15:25:00Z" w16du:dateUtc="2025-10-02T22:25:00Z">
        <w:r w:rsidR="00286D15">
          <w:rPr>
            <w:rFonts w:ascii="Garamond" w:hAnsi="Garamond"/>
            <w:sz w:val="22"/>
            <w:szCs w:val="22"/>
          </w:rPr>
          <w:t>plots of</w:t>
        </w:r>
      </w:ins>
      <w:r w:rsidRPr="00D440B2">
        <w:rPr>
          <w:rFonts w:ascii="Garamond" w:hAnsi="Garamond"/>
          <w:sz w:val="22"/>
          <w:szCs w:val="22"/>
        </w:rPr>
        <w:t xml:space="preserve"> predicted probabilities against observed class frequencies across probability bins</w:t>
      </w:r>
      <w:r w:rsidR="00070CB1">
        <w:rPr>
          <w:rFonts w:ascii="Garamond" w:hAnsi="Garamond"/>
          <w:sz w:val="22"/>
          <w:szCs w:val="22"/>
        </w:rPr>
        <w:t xml:space="preserve"> (Supplemental?)</w:t>
      </w:r>
      <w:r w:rsidRPr="00D440B2">
        <w:rPr>
          <w:rFonts w:ascii="Garamond" w:hAnsi="Garamond"/>
          <w:sz w:val="22"/>
          <w:szCs w:val="22"/>
        </w:rPr>
        <w:t xml:space="preserve">. Additionally, we quantified calibration improvements using Brier scores and logarithmic loss calculated before and after </w:t>
      </w:r>
      <w:commentRangeStart w:id="107"/>
      <w:r w:rsidRPr="00D440B2">
        <w:rPr>
          <w:rFonts w:ascii="Garamond" w:hAnsi="Garamond"/>
          <w:sz w:val="22"/>
          <w:szCs w:val="22"/>
        </w:rPr>
        <w:t>calibration</w:t>
      </w:r>
      <w:ins w:id="108" w:author="Daniel Schindler" w:date="2025-10-02T15:25:00Z" w16du:dateUtc="2025-10-02T22:25:00Z">
        <w:r w:rsidR="00286D15">
          <w:rPr>
            <w:rFonts w:ascii="Garamond" w:hAnsi="Garamond"/>
            <w:sz w:val="22"/>
            <w:szCs w:val="22"/>
          </w:rPr>
          <w:t xml:space="preserve"> </w:t>
        </w:r>
      </w:ins>
      <w:commentRangeEnd w:id="107"/>
      <w:ins w:id="109" w:author="Daniel Schindler" w:date="2025-10-02T15:26:00Z" w16du:dateUtc="2025-10-02T22:26:00Z">
        <w:r w:rsidR="00286D15">
          <w:rPr>
            <w:rStyle w:val="CommentReference"/>
            <w:rFonts w:asciiTheme="minorHAnsi" w:eastAsiaTheme="minorHAnsi" w:hAnsiTheme="minorHAnsi" w:cstheme="minorBidi"/>
            <w:kern w:val="2"/>
            <w14:ligatures w14:val="standardContextual"/>
          </w:rPr>
          <w:commentReference w:id="107"/>
        </w:r>
      </w:ins>
      <w:ins w:id="110" w:author="Daniel Schindler" w:date="2025-10-02T15:25:00Z" w16du:dateUtc="2025-10-02T22:25:00Z">
        <w:r w:rsidR="00286D15">
          <w:rPr>
            <w:rFonts w:ascii="Garamond" w:hAnsi="Garamond"/>
            <w:sz w:val="22"/>
            <w:szCs w:val="22"/>
          </w:rPr>
          <w:t>(ref??)</w:t>
        </w:r>
      </w:ins>
      <w:r w:rsidRPr="00D440B2">
        <w:rPr>
          <w:rFonts w:ascii="Garamond" w:hAnsi="Garamond"/>
          <w:sz w:val="22"/>
          <w:szCs w:val="22"/>
        </w:rPr>
        <w:t>.</w:t>
      </w:r>
      <w:r w:rsidR="00043EBC">
        <w:rPr>
          <w:rFonts w:ascii="Garamond" w:hAnsi="Garamond"/>
          <w:sz w:val="22"/>
          <w:szCs w:val="22"/>
        </w:rPr>
        <w:t xml:space="preserve"> </w:t>
      </w:r>
      <w:r w:rsidRPr="00D440B2">
        <w:rPr>
          <w:rFonts w:ascii="Garamond" w:hAnsi="Garamond"/>
          <w:sz w:val="22"/>
          <w:szCs w:val="22"/>
        </w:rPr>
        <w:t>Calibration transformations were fitted separately for each model-data type combination and stored as reusable functions that can be applied consistently to future predictions. This ensures that probability estimates from our models accurately reflect true classification confidence</w:t>
      </w:r>
      <w:r w:rsidR="00E2005E">
        <w:rPr>
          <w:rFonts w:ascii="Garamond" w:hAnsi="Garamond"/>
          <w:sz w:val="22"/>
          <w:szCs w:val="22"/>
        </w:rPr>
        <w:t xml:space="preserve">. </w:t>
      </w:r>
      <w:r w:rsidR="0034572F">
        <w:rPr>
          <w:rFonts w:ascii="Garamond" w:hAnsi="Garamond"/>
          <w:sz w:val="22"/>
          <w:szCs w:val="22"/>
        </w:rPr>
        <w:t xml:space="preserve">Using </w:t>
      </w:r>
      <w:r w:rsidR="00E2005E">
        <w:rPr>
          <w:rFonts w:ascii="Garamond" w:hAnsi="Garamond"/>
          <w:sz w:val="22"/>
          <w:szCs w:val="22"/>
        </w:rPr>
        <w:t xml:space="preserve">calibrated </w:t>
      </w:r>
      <w:r w:rsidR="000869FF">
        <w:rPr>
          <w:rFonts w:ascii="Garamond" w:hAnsi="Garamond"/>
          <w:sz w:val="22"/>
          <w:szCs w:val="22"/>
        </w:rPr>
        <w:t xml:space="preserve">testing set </w:t>
      </w:r>
      <w:r w:rsidR="00E2005E">
        <w:rPr>
          <w:rFonts w:ascii="Garamond" w:hAnsi="Garamond"/>
          <w:sz w:val="22"/>
          <w:szCs w:val="22"/>
        </w:rPr>
        <w:t>probabiliti</w:t>
      </w:r>
      <w:r w:rsidR="000869FF">
        <w:rPr>
          <w:rFonts w:ascii="Garamond" w:hAnsi="Garamond"/>
          <w:sz w:val="22"/>
          <w:szCs w:val="22"/>
        </w:rPr>
        <w:t>es</w:t>
      </w:r>
      <w:r w:rsidR="00E2005E">
        <w:rPr>
          <w:rFonts w:ascii="Garamond" w:hAnsi="Garamond"/>
          <w:sz w:val="22"/>
          <w:szCs w:val="22"/>
        </w:rPr>
        <w:t xml:space="preserve"> we tested the accuracy obtained </w:t>
      </w:r>
      <w:r w:rsidR="000869FF">
        <w:rPr>
          <w:rFonts w:ascii="Garamond" w:hAnsi="Garamond"/>
          <w:sz w:val="22"/>
          <w:szCs w:val="22"/>
        </w:rPr>
        <w:t xml:space="preserve">from our model with an added confidence threshold. </w:t>
      </w:r>
      <w:r w:rsidR="0034572F">
        <w:rPr>
          <w:rFonts w:ascii="Garamond" w:hAnsi="Garamond"/>
          <w:sz w:val="22"/>
          <w:szCs w:val="22"/>
        </w:rPr>
        <w:t xml:space="preserve">We </w:t>
      </w:r>
      <w:r w:rsidR="000869FF">
        <w:rPr>
          <w:rFonts w:ascii="Garamond" w:hAnsi="Garamond"/>
          <w:sz w:val="22"/>
          <w:szCs w:val="22"/>
        </w:rPr>
        <w:t xml:space="preserve">evaluated the proportion of correctly assigned individuals </w:t>
      </w:r>
      <w:r w:rsidR="0034572F">
        <w:rPr>
          <w:rFonts w:ascii="Garamond" w:hAnsi="Garamond"/>
          <w:sz w:val="22"/>
          <w:szCs w:val="22"/>
        </w:rPr>
        <w:t>in which the assigned and calibrated probability value is above a given threshold value from 60-90%. From these results we recorded both class specific and overall accuracy at each threshold value</w:t>
      </w:r>
      <w:r w:rsidR="00C51A58">
        <w:rPr>
          <w:rFonts w:ascii="Garamond" w:hAnsi="Garamond"/>
          <w:sz w:val="22"/>
          <w:szCs w:val="22"/>
        </w:rPr>
        <w:t xml:space="preserve"> (Figure 6). </w:t>
      </w:r>
    </w:p>
    <w:p w14:paraId="3B505BBA" w14:textId="77777777" w:rsidR="00ED3EE6" w:rsidRPr="000869FF" w:rsidRDefault="003E5607" w:rsidP="003E5607">
      <w:pPr>
        <w:tabs>
          <w:tab w:val="left" w:pos="3088"/>
        </w:tabs>
        <w:rPr>
          <w:rFonts w:ascii="Garamond" w:hAnsi="Garamond"/>
          <w:b/>
          <w:bCs/>
          <w:sz w:val="32"/>
          <w:szCs w:val="32"/>
        </w:rPr>
      </w:pPr>
      <w:r w:rsidRPr="000869FF">
        <w:rPr>
          <w:rFonts w:ascii="Garamond" w:hAnsi="Garamond"/>
          <w:b/>
          <w:bCs/>
          <w:sz w:val="32"/>
          <w:szCs w:val="32"/>
        </w:rPr>
        <w:t xml:space="preserve">Results </w:t>
      </w:r>
    </w:p>
    <w:p w14:paraId="3BDF4E4D" w14:textId="77777777" w:rsidR="00C2398D" w:rsidRDefault="00C2398D" w:rsidP="003E5607">
      <w:pPr>
        <w:tabs>
          <w:tab w:val="left" w:pos="3088"/>
        </w:tabs>
        <w:rPr>
          <w:rFonts w:ascii="Garamond" w:hAnsi="Garamond"/>
          <w:b/>
          <w:bCs/>
          <w:sz w:val="22"/>
          <w:szCs w:val="22"/>
        </w:rPr>
      </w:pPr>
    </w:p>
    <w:p w14:paraId="7C01285C" w14:textId="1AFC9524" w:rsidR="004B1012" w:rsidRDefault="00841F42" w:rsidP="00A043C9">
      <w:pPr>
        <w:tabs>
          <w:tab w:val="left" w:pos="3088"/>
        </w:tabs>
        <w:spacing w:line="480" w:lineRule="auto"/>
        <w:rPr>
          <w:rFonts w:ascii="Garamond" w:hAnsi="Garamond"/>
          <w:b/>
          <w:bCs/>
          <w:sz w:val="22"/>
          <w:szCs w:val="22"/>
        </w:rPr>
      </w:pPr>
      <w:r w:rsidRPr="00841F42">
        <w:rPr>
          <w:rFonts w:ascii="Garamond" w:hAnsi="Garamond"/>
          <w:b/>
          <w:bCs/>
          <w:sz w:val="22"/>
          <w:szCs w:val="22"/>
        </w:rPr>
        <w:t>Principal Component Analysis</w:t>
      </w:r>
    </w:p>
    <w:p w14:paraId="6ECC5389" w14:textId="37AD90AD" w:rsidR="00D53F6D" w:rsidRPr="00D53F6D" w:rsidRDefault="004B1012" w:rsidP="00D53F6D">
      <w:pPr>
        <w:pStyle w:val="whitespace-normal"/>
        <w:spacing w:line="480" w:lineRule="auto"/>
        <w:rPr>
          <w:rFonts w:ascii="Garamond" w:hAnsi="Garamond"/>
          <w:sz w:val="22"/>
          <w:szCs w:val="22"/>
        </w:rPr>
      </w:pPr>
      <w:r>
        <w:tab/>
      </w:r>
      <w:r w:rsidR="00D53F6D" w:rsidRPr="00D53F6D">
        <w:rPr>
          <w:rFonts w:ascii="Garamond" w:hAnsi="Garamond"/>
          <w:sz w:val="22"/>
          <w:szCs w:val="22"/>
        </w:rPr>
        <w:t xml:space="preserve">Principal component analysis of the full GAM-smoothed dataset (n = 2,531) revealed significant clustering </w:t>
      </w:r>
      <w:r w:rsidR="000F5F96">
        <w:rPr>
          <w:rFonts w:ascii="Garamond" w:hAnsi="Garamond"/>
          <w:sz w:val="22"/>
          <w:szCs w:val="22"/>
        </w:rPr>
        <w:t>by watershed</w:t>
      </w:r>
      <w:r w:rsidR="00D53F6D" w:rsidRPr="00D53F6D">
        <w:rPr>
          <w:rFonts w:ascii="Garamond" w:hAnsi="Garamond"/>
          <w:sz w:val="22"/>
          <w:szCs w:val="22"/>
        </w:rPr>
        <w:t xml:space="preserve">. The first two principal components together captured 97.3% of the total variance in the dataset (PC1: 92.2%, PC2: 5.1%, Figure 4). Despite clear clustering patterns, some overlap remained among all three watersheds. Kuskokwim samples (Figure 4, red) exhibited the greatest degree of overlap, </w:t>
      </w:r>
      <w:ins w:id="111" w:author="Daniel Schindler" w:date="2025-10-02T15:27:00Z" w16du:dateUtc="2025-10-02T22:27:00Z">
        <w:r w:rsidR="00B2339D">
          <w:rPr>
            <w:rFonts w:ascii="Garamond" w:hAnsi="Garamond"/>
            <w:sz w:val="22"/>
            <w:szCs w:val="22"/>
          </w:rPr>
          <w:t xml:space="preserve">with </w:t>
        </w:r>
      </w:ins>
      <w:r w:rsidR="00D53F6D" w:rsidRPr="00D53F6D">
        <w:rPr>
          <w:rFonts w:ascii="Garamond" w:hAnsi="Garamond"/>
          <w:sz w:val="22"/>
          <w:szCs w:val="22"/>
        </w:rPr>
        <w:t xml:space="preserve">both Nushagak and Yukon </w:t>
      </w:r>
      <w:r w:rsidR="000F5F96">
        <w:rPr>
          <w:rFonts w:ascii="Garamond" w:hAnsi="Garamond"/>
          <w:sz w:val="22"/>
          <w:szCs w:val="22"/>
        </w:rPr>
        <w:t>samples</w:t>
      </w:r>
      <w:r w:rsidR="00D53F6D" w:rsidRPr="00D53F6D">
        <w:rPr>
          <w:rFonts w:ascii="Garamond" w:hAnsi="Garamond"/>
          <w:sz w:val="22"/>
          <w:szCs w:val="22"/>
        </w:rPr>
        <w:t>. Yukon samples</w:t>
      </w:r>
      <w:r w:rsidR="000F5F96">
        <w:rPr>
          <w:rFonts w:ascii="Garamond" w:hAnsi="Garamond"/>
          <w:sz w:val="22"/>
          <w:szCs w:val="22"/>
        </w:rPr>
        <w:t xml:space="preserve"> (Figure 4, blue)</w:t>
      </w:r>
      <w:r w:rsidR="00D53F6D" w:rsidRPr="00D53F6D">
        <w:rPr>
          <w:rFonts w:ascii="Garamond" w:hAnsi="Garamond"/>
          <w:sz w:val="22"/>
          <w:szCs w:val="22"/>
        </w:rPr>
        <w:t xml:space="preserve"> covered a much larger region of the principal component space, reflecting the broader range of potential isotope values that create unique </w:t>
      </w:r>
      <w:del w:id="112" w:author="Daniel Schindler" w:date="2025-10-02T15:16:00Z" w16du:dateUtc="2025-10-02T22:16:00Z">
        <w:r w:rsidR="00D53F6D" w:rsidRPr="00D53F6D" w:rsidDel="007833A8">
          <w:rPr>
            <w:rFonts w:ascii="Garamond" w:hAnsi="Garamond"/>
            <w:sz w:val="22"/>
            <w:szCs w:val="22"/>
          </w:rPr>
          <w:delText>timeseries</w:delText>
        </w:r>
      </w:del>
      <w:ins w:id="113" w:author="Daniel Schindler" w:date="2025-10-02T15:16:00Z" w16du:dateUtc="2025-10-02T22:16:00Z">
        <w:r w:rsidR="007833A8">
          <w:rPr>
            <w:rFonts w:ascii="Garamond" w:hAnsi="Garamond"/>
            <w:sz w:val="22"/>
            <w:szCs w:val="22"/>
          </w:rPr>
          <w:t>time series</w:t>
        </w:r>
      </w:ins>
      <w:r w:rsidR="00D53F6D" w:rsidRPr="00D53F6D">
        <w:rPr>
          <w:rFonts w:ascii="Garamond" w:hAnsi="Garamond"/>
          <w:sz w:val="22"/>
          <w:szCs w:val="22"/>
        </w:rPr>
        <w:t xml:space="preserve"> compared to the more constrained ranges observed in the other two watershed classes</w:t>
      </w:r>
    </w:p>
    <w:p w14:paraId="06F8E81E" w14:textId="1FA23F4E" w:rsidR="00ED3EE6" w:rsidRPr="00D53F6D" w:rsidRDefault="00D53F6D" w:rsidP="000F5F96">
      <w:pPr>
        <w:spacing w:line="480" w:lineRule="auto"/>
        <w:ind w:firstLine="720"/>
        <w:rPr>
          <w:rFonts w:ascii="Garamond" w:hAnsi="Garamond"/>
          <w:sz w:val="22"/>
          <w:szCs w:val="22"/>
        </w:rPr>
      </w:pPr>
      <w:r w:rsidRPr="00D53F6D">
        <w:rPr>
          <w:rFonts w:ascii="Garamond" w:hAnsi="Garamond"/>
          <w:sz w:val="22"/>
          <w:szCs w:val="22"/>
        </w:rPr>
        <w:t xml:space="preserve">Mapping the loadings of each principal component onto the </w:t>
      </w:r>
      <w:del w:id="114" w:author="Daniel Schindler" w:date="2025-10-02T15:16:00Z" w16du:dateUtc="2025-10-02T22:16:00Z">
        <w:r w:rsidRPr="00D53F6D" w:rsidDel="007833A8">
          <w:rPr>
            <w:rFonts w:ascii="Garamond" w:hAnsi="Garamond"/>
            <w:sz w:val="22"/>
            <w:szCs w:val="22"/>
          </w:rPr>
          <w:delText>timeseries</w:delText>
        </w:r>
      </w:del>
      <w:ins w:id="115" w:author="Daniel Schindler" w:date="2025-10-02T15:16:00Z" w16du:dateUtc="2025-10-02T22:16:00Z">
        <w:r w:rsidR="007833A8">
          <w:rPr>
            <w:rFonts w:ascii="Garamond" w:hAnsi="Garamond"/>
            <w:sz w:val="22"/>
            <w:szCs w:val="22"/>
          </w:rPr>
          <w:t>time series</w:t>
        </w:r>
      </w:ins>
      <w:r w:rsidRPr="00D53F6D">
        <w:rPr>
          <w:rFonts w:ascii="Garamond" w:hAnsi="Garamond"/>
          <w:sz w:val="22"/>
          <w:szCs w:val="22"/>
        </w:rPr>
        <w:t xml:space="preserve"> revealed distinct regions driving class separation. The first principal component showed high loading values in the middle portion of the </w:t>
      </w:r>
      <w:del w:id="116" w:author="Daniel Schindler" w:date="2025-10-02T15:16:00Z" w16du:dateUtc="2025-10-02T22:16:00Z">
        <w:r w:rsidRPr="00D53F6D" w:rsidDel="007833A8">
          <w:rPr>
            <w:rFonts w:ascii="Garamond" w:hAnsi="Garamond"/>
            <w:sz w:val="22"/>
            <w:szCs w:val="22"/>
          </w:rPr>
          <w:delText>timeseries</w:delText>
        </w:r>
      </w:del>
      <w:ins w:id="117" w:author="Daniel Schindler" w:date="2025-10-02T15:16:00Z" w16du:dateUtc="2025-10-02T22:16:00Z">
        <w:r w:rsidR="007833A8">
          <w:rPr>
            <w:rFonts w:ascii="Garamond" w:hAnsi="Garamond"/>
            <w:sz w:val="22"/>
            <w:szCs w:val="22"/>
          </w:rPr>
          <w:t>time series</w:t>
        </w:r>
      </w:ins>
      <w:r w:rsidRPr="00D53F6D">
        <w:rPr>
          <w:rFonts w:ascii="Garamond" w:hAnsi="Garamond"/>
          <w:sz w:val="22"/>
          <w:szCs w:val="22"/>
        </w:rPr>
        <w:t xml:space="preserve">, potentially encompassing both </w:t>
      </w:r>
      <w:r w:rsidR="00D70E26">
        <w:rPr>
          <w:rFonts w:ascii="Garamond" w:hAnsi="Garamond"/>
          <w:sz w:val="22"/>
          <w:szCs w:val="22"/>
        </w:rPr>
        <w:t xml:space="preserve">the end of the </w:t>
      </w:r>
      <w:r w:rsidRPr="00D53F6D">
        <w:rPr>
          <w:rFonts w:ascii="Garamond" w:hAnsi="Garamond"/>
          <w:sz w:val="22"/>
          <w:szCs w:val="22"/>
        </w:rPr>
        <w:t>natal origin region</w:t>
      </w:r>
      <w:r w:rsidR="00D70E26">
        <w:rPr>
          <w:rFonts w:ascii="Garamond" w:hAnsi="Garamond"/>
          <w:sz w:val="22"/>
          <w:szCs w:val="22"/>
        </w:rPr>
        <w:t xml:space="preserve"> </w:t>
      </w:r>
      <w:r w:rsidRPr="00D53F6D">
        <w:rPr>
          <w:rFonts w:ascii="Garamond" w:hAnsi="Garamond"/>
          <w:sz w:val="22"/>
          <w:szCs w:val="22"/>
        </w:rPr>
        <w:t>a</w:t>
      </w:r>
      <w:r w:rsidR="00D70E26">
        <w:rPr>
          <w:rFonts w:ascii="Garamond" w:hAnsi="Garamond"/>
          <w:sz w:val="22"/>
          <w:szCs w:val="22"/>
        </w:rPr>
        <w:t xml:space="preserve">s well as </w:t>
      </w:r>
      <w:r w:rsidRPr="00D53F6D">
        <w:rPr>
          <w:rFonts w:ascii="Garamond" w:hAnsi="Garamond"/>
          <w:sz w:val="22"/>
          <w:szCs w:val="22"/>
        </w:rPr>
        <w:t xml:space="preserve">secondary rearing locations. The second principal component was driven by variation occurring just before the onset of the </w:t>
      </w:r>
      <w:r w:rsidRPr="00D53F6D">
        <w:rPr>
          <w:rFonts w:ascii="Garamond" w:hAnsi="Garamond"/>
          <w:sz w:val="22"/>
          <w:szCs w:val="22"/>
        </w:rPr>
        <w:lastRenderedPageBreak/>
        <w:t>marine region, likely representing residency in mainstem tributaries during ocean</w:t>
      </w:r>
      <w:ins w:id="118" w:author="Daniel Schindler" w:date="2025-10-02T15:28:00Z" w16du:dateUtc="2025-10-02T22:28:00Z">
        <w:r w:rsidR="00B2339D">
          <w:rPr>
            <w:rFonts w:ascii="Garamond" w:hAnsi="Garamond"/>
            <w:sz w:val="22"/>
            <w:szCs w:val="22"/>
          </w:rPr>
          <w:t>ward</w:t>
        </w:r>
      </w:ins>
      <w:r w:rsidRPr="00D53F6D">
        <w:rPr>
          <w:rFonts w:ascii="Garamond" w:hAnsi="Garamond"/>
          <w:sz w:val="22"/>
          <w:szCs w:val="22"/>
        </w:rPr>
        <w:t xml:space="preserve"> migration. The relative shape at this point in the </w:t>
      </w:r>
      <w:del w:id="119" w:author="Daniel Schindler" w:date="2025-10-02T15:16:00Z" w16du:dateUtc="2025-10-02T22:16:00Z">
        <w:r w:rsidRPr="00D53F6D" w:rsidDel="007833A8">
          <w:rPr>
            <w:rFonts w:ascii="Garamond" w:hAnsi="Garamond"/>
            <w:sz w:val="22"/>
            <w:szCs w:val="22"/>
          </w:rPr>
          <w:delText>timeseries</w:delText>
        </w:r>
      </w:del>
      <w:ins w:id="120" w:author="Daniel Schindler" w:date="2025-10-02T15:16:00Z" w16du:dateUtc="2025-10-02T22:16:00Z">
        <w:r w:rsidR="007833A8">
          <w:rPr>
            <w:rFonts w:ascii="Garamond" w:hAnsi="Garamond"/>
            <w:sz w:val="22"/>
            <w:szCs w:val="22"/>
          </w:rPr>
          <w:t>time series</w:t>
        </w:r>
      </w:ins>
      <w:r w:rsidRPr="00D53F6D">
        <w:rPr>
          <w:rFonts w:ascii="Garamond" w:hAnsi="Garamond"/>
          <w:sz w:val="22"/>
          <w:szCs w:val="22"/>
        </w:rPr>
        <w:t xml:space="preserve"> reflects differences in mainstem tributary </w:t>
      </w:r>
      <w:r w:rsidR="00733CEF" w:rsidRPr="00CA63D8">
        <w:rPr>
          <w:rFonts w:ascii="Cambria Math" w:hAnsi="Cambria Math" w:cs="Cambria Math"/>
          <w:sz w:val="22"/>
          <w:szCs w:val="22"/>
        </w:rPr>
        <w:t>⁸⁷</w:t>
      </w:r>
      <w:r w:rsidR="00733CEF" w:rsidRPr="00CA63D8">
        <w:rPr>
          <w:rFonts w:ascii="Garamond" w:hAnsi="Garamond"/>
          <w:sz w:val="22"/>
          <w:szCs w:val="22"/>
        </w:rPr>
        <w:t>Sr/</w:t>
      </w:r>
      <w:r w:rsidR="00733CEF" w:rsidRPr="00CA63D8">
        <w:rPr>
          <w:rFonts w:ascii="Cambria Math" w:hAnsi="Cambria Math" w:cs="Cambria Math"/>
          <w:sz w:val="22"/>
          <w:szCs w:val="22"/>
        </w:rPr>
        <w:t>⁸⁶</w:t>
      </w:r>
      <w:r w:rsidR="00733CEF" w:rsidRPr="00CA63D8">
        <w:rPr>
          <w:rFonts w:ascii="Garamond" w:hAnsi="Garamond"/>
          <w:sz w:val="22"/>
          <w:szCs w:val="22"/>
        </w:rPr>
        <w:t>Sr</w:t>
      </w:r>
      <w:r w:rsidR="00733CEF">
        <w:rPr>
          <w:rFonts w:ascii="Garamond" w:hAnsi="Garamond"/>
          <w:sz w:val="22"/>
          <w:szCs w:val="22"/>
        </w:rPr>
        <w:t xml:space="preserve"> </w:t>
      </w:r>
      <w:r w:rsidRPr="00D53F6D">
        <w:rPr>
          <w:rFonts w:ascii="Garamond" w:hAnsi="Garamond"/>
          <w:sz w:val="22"/>
          <w:szCs w:val="22"/>
        </w:rPr>
        <w:t>values among the three watersheds</w:t>
      </w:r>
      <w:r w:rsidR="00D70E26">
        <w:rPr>
          <w:rFonts w:ascii="Garamond" w:hAnsi="Garamond"/>
          <w:sz w:val="22"/>
          <w:szCs w:val="22"/>
        </w:rPr>
        <w:t xml:space="preserve"> (e.g. </w:t>
      </w:r>
      <w:commentRangeStart w:id="121"/>
      <w:commentRangeStart w:id="122"/>
      <w:r w:rsidR="00D70E26">
        <w:rPr>
          <w:rFonts w:ascii="Garamond" w:hAnsi="Garamond"/>
          <w:sz w:val="22"/>
          <w:szCs w:val="22"/>
        </w:rPr>
        <w:t xml:space="preserve">X, </w:t>
      </w:r>
      <w:proofErr w:type="gramStart"/>
      <w:r w:rsidR="00D70E26">
        <w:rPr>
          <w:rFonts w:ascii="Garamond" w:hAnsi="Garamond"/>
          <w:sz w:val="22"/>
          <w:szCs w:val="22"/>
        </w:rPr>
        <w:t>Y,Z</w:t>
      </w:r>
      <w:proofErr w:type="gramEnd"/>
      <w:r w:rsidR="00D70E26">
        <w:rPr>
          <w:rFonts w:ascii="Garamond" w:hAnsi="Garamond"/>
          <w:sz w:val="22"/>
          <w:szCs w:val="22"/>
        </w:rPr>
        <w:t xml:space="preserve"> </w:t>
      </w:r>
      <w:commentRangeEnd w:id="121"/>
      <w:r w:rsidR="000F5F96">
        <w:rPr>
          <w:rStyle w:val="CommentReference"/>
        </w:rPr>
        <w:commentReference w:id="121"/>
      </w:r>
      <w:commentRangeEnd w:id="122"/>
      <w:r w:rsidR="00B2339D">
        <w:rPr>
          <w:rStyle w:val="CommentReference"/>
        </w:rPr>
        <w:commentReference w:id="122"/>
      </w:r>
      <w:r w:rsidR="00D70E26">
        <w:rPr>
          <w:rFonts w:ascii="Garamond" w:hAnsi="Garamond"/>
          <w:sz w:val="22"/>
          <w:szCs w:val="22"/>
        </w:rPr>
        <w:t xml:space="preserve">in the Yukon, Kuskokwim, and Nushagak, respectively). Interestingly, </w:t>
      </w:r>
      <w:del w:id="123" w:author="Daniel Schindler" w:date="2025-10-02T15:16:00Z" w16du:dateUtc="2025-10-02T22:16:00Z">
        <w:r w:rsidR="00D70E26" w:rsidDel="007833A8">
          <w:rPr>
            <w:rFonts w:ascii="Garamond" w:hAnsi="Garamond"/>
            <w:sz w:val="22"/>
            <w:szCs w:val="22"/>
          </w:rPr>
          <w:delText>timeseries</w:delText>
        </w:r>
      </w:del>
      <w:ins w:id="124" w:author="Daniel Schindler" w:date="2025-10-02T15:16:00Z" w16du:dateUtc="2025-10-02T22:16:00Z">
        <w:r w:rsidR="007833A8">
          <w:rPr>
            <w:rFonts w:ascii="Garamond" w:hAnsi="Garamond"/>
            <w:sz w:val="22"/>
            <w:szCs w:val="22"/>
          </w:rPr>
          <w:t>time series</w:t>
        </w:r>
      </w:ins>
      <w:r w:rsidR="00D70E26">
        <w:rPr>
          <w:rFonts w:ascii="Garamond" w:hAnsi="Garamond"/>
          <w:sz w:val="22"/>
          <w:szCs w:val="22"/>
        </w:rPr>
        <w:t xml:space="preserve"> of </w:t>
      </w:r>
      <w:ins w:id="125" w:author="Daniel Schindler" w:date="2025-10-02T15:29:00Z" w16du:dateUtc="2025-10-02T22:29:00Z">
        <w:r w:rsidR="00B2339D">
          <w:rPr>
            <w:rFonts w:ascii="Garamond" w:hAnsi="Garamond"/>
            <w:sz w:val="22"/>
            <w:szCs w:val="22"/>
          </w:rPr>
          <w:t xml:space="preserve">strontium isotopes from </w:t>
        </w:r>
      </w:ins>
      <w:r w:rsidR="00D70E26">
        <w:rPr>
          <w:rFonts w:ascii="Garamond" w:hAnsi="Garamond"/>
          <w:sz w:val="22"/>
          <w:szCs w:val="22"/>
        </w:rPr>
        <w:t xml:space="preserve">fish from the CWAK region within the Yukon river-basin contained a less pronounced increase in </w:t>
      </w:r>
      <w:r w:rsidR="000F5F96" w:rsidRPr="00CA63D8">
        <w:rPr>
          <w:rFonts w:ascii="Cambria Math" w:hAnsi="Cambria Math" w:cs="Cambria Math"/>
          <w:sz w:val="22"/>
          <w:szCs w:val="22"/>
        </w:rPr>
        <w:t>⁸⁷</w:t>
      </w:r>
      <w:r w:rsidR="000F5F96" w:rsidRPr="00CA63D8">
        <w:rPr>
          <w:rFonts w:ascii="Garamond" w:hAnsi="Garamond"/>
          <w:sz w:val="22"/>
          <w:szCs w:val="22"/>
        </w:rPr>
        <w:t>Sr/</w:t>
      </w:r>
      <w:r w:rsidR="000F5F96" w:rsidRPr="00CA63D8">
        <w:rPr>
          <w:rFonts w:ascii="Cambria Math" w:hAnsi="Cambria Math" w:cs="Cambria Math"/>
          <w:sz w:val="22"/>
          <w:szCs w:val="22"/>
        </w:rPr>
        <w:t>⁸⁶</w:t>
      </w:r>
      <w:r w:rsidR="000F5F96" w:rsidRPr="00CA63D8">
        <w:rPr>
          <w:rFonts w:ascii="Garamond" w:hAnsi="Garamond"/>
          <w:sz w:val="22"/>
          <w:szCs w:val="22"/>
        </w:rPr>
        <w:t>Sr</w:t>
      </w:r>
      <w:r w:rsidR="00D70E26">
        <w:rPr>
          <w:rFonts w:ascii="Garamond" w:hAnsi="Garamond"/>
          <w:sz w:val="22"/>
          <w:szCs w:val="22"/>
        </w:rPr>
        <w:t xml:space="preserve"> values before the marine onset</w:t>
      </w:r>
      <w:r w:rsidR="00D9294A">
        <w:rPr>
          <w:rFonts w:ascii="Garamond" w:hAnsi="Garamond"/>
          <w:sz w:val="22"/>
          <w:szCs w:val="22"/>
        </w:rPr>
        <w:t xml:space="preserve"> </w:t>
      </w:r>
      <w:r w:rsidR="00D70E26">
        <w:rPr>
          <w:rFonts w:ascii="Garamond" w:hAnsi="Garamond"/>
          <w:sz w:val="22"/>
          <w:szCs w:val="22"/>
        </w:rPr>
        <w:t xml:space="preserve">(Figure 5b.) </w:t>
      </w:r>
      <w:r w:rsidRPr="00D53F6D">
        <w:rPr>
          <w:rFonts w:ascii="Garamond" w:hAnsi="Garamond"/>
          <w:sz w:val="22"/>
          <w:szCs w:val="22"/>
        </w:rPr>
        <w:t>Principal component 3 appear</w:t>
      </w:r>
      <w:r w:rsidR="000F5F96">
        <w:rPr>
          <w:rFonts w:ascii="Garamond" w:hAnsi="Garamond"/>
          <w:sz w:val="22"/>
          <w:szCs w:val="22"/>
        </w:rPr>
        <w:t>s</w:t>
      </w:r>
      <w:r w:rsidRPr="00D53F6D">
        <w:rPr>
          <w:rFonts w:ascii="Garamond" w:hAnsi="Garamond"/>
          <w:sz w:val="22"/>
          <w:szCs w:val="22"/>
        </w:rPr>
        <w:t xml:space="preserve"> to be driven by values at the very beginning of the </w:t>
      </w:r>
      <w:del w:id="126" w:author="Daniel Schindler" w:date="2025-10-02T15:16:00Z" w16du:dateUtc="2025-10-02T22:16:00Z">
        <w:r w:rsidRPr="00D53F6D" w:rsidDel="007833A8">
          <w:rPr>
            <w:rFonts w:ascii="Garamond" w:hAnsi="Garamond"/>
            <w:sz w:val="22"/>
            <w:szCs w:val="22"/>
          </w:rPr>
          <w:delText>timeseries</w:delText>
        </w:r>
      </w:del>
      <w:ins w:id="127" w:author="Daniel Schindler" w:date="2025-10-02T15:16:00Z" w16du:dateUtc="2025-10-02T22:16:00Z">
        <w:r w:rsidR="007833A8">
          <w:rPr>
            <w:rFonts w:ascii="Garamond" w:hAnsi="Garamond"/>
            <w:sz w:val="22"/>
            <w:szCs w:val="22"/>
          </w:rPr>
          <w:t>time series</w:t>
        </w:r>
      </w:ins>
      <w:r w:rsidR="000F5F96">
        <w:rPr>
          <w:rFonts w:ascii="Garamond" w:hAnsi="Garamond"/>
          <w:sz w:val="22"/>
          <w:szCs w:val="22"/>
        </w:rPr>
        <w:t xml:space="preserve"> </w:t>
      </w:r>
      <w:r w:rsidR="000F5F96" w:rsidRPr="00D53F6D">
        <w:rPr>
          <w:rFonts w:ascii="Garamond" w:hAnsi="Garamond"/>
          <w:sz w:val="22"/>
          <w:szCs w:val="22"/>
        </w:rPr>
        <w:t xml:space="preserve">corresponding to the start of the natal origin signature. </w:t>
      </w:r>
      <w:r w:rsidR="000F5F96">
        <w:rPr>
          <w:rFonts w:ascii="Garamond" w:hAnsi="Garamond"/>
          <w:sz w:val="22"/>
          <w:szCs w:val="22"/>
        </w:rPr>
        <w:t xml:space="preserve"> as well as some variation in values towards the values just before the mainstem value described above. </w:t>
      </w:r>
      <w:commentRangeStart w:id="128"/>
      <w:r w:rsidRPr="00D53F6D">
        <w:rPr>
          <w:rFonts w:ascii="Garamond" w:hAnsi="Garamond"/>
          <w:sz w:val="22"/>
          <w:szCs w:val="22"/>
        </w:rPr>
        <w:t xml:space="preserve">The minimal discrimination among watersheds along this component </w:t>
      </w:r>
      <w:r w:rsidR="000F5F96">
        <w:rPr>
          <w:rFonts w:ascii="Garamond" w:hAnsi="Garamond"/>
          <w:sz w:val="22"/>
          <w:szCs w:val="22"/>
        </w:rPr>
        <w:t>is</w:t>
      </w:r>
      <w:r w:rsidRPr="00D53F6D">
        <w:rPr>
          <w:rFonts w:ascii="Garamond" w:hAnsi="Garamond"/>
          <w:sz w:val="22"/>
          <w:szCs w:val="22"/>
        </w:rPr>
        <w:t xml:space="preserve"> expected</w:t>
      </w:r>
      <w:r w:rsidR="00D70E26">
        <w:rPr>
          <w:rFonts w:ascii="Garamond" w:hAnsi="Garamond"/>
          <w:sz w:val="22"/>
          <w:szCs w:val="22"/>
        </w:rPr>
        <w:t xml:space="preserve"> given that </w:t>
      </w:r>
      <w:commentRangeEnd w:id="128"/>
      <w:r w:rsidR="003678F1">
        <w:rPr>
          <w:rStyle w:val="CommentReference"/>
        </w:rPr>
        <w:commentReference w:id="128"/>
      </w:r>
      <w:r w:rsidR="00D70E26">
        <w:rPr>
          <w:rFonts w:ascii="Garamond" w:hAnsi="Garamond"/>
          <w:sz w:val="22"/>
          <w:szCs w:val="22"/>
        </w:rPr>
        <w:t xml:space="preserve">all individuals in this </w:t>
      </w:r>
      <w:r w:rsidR="000F5F96">
        <w:rPr>
          <w:rFonts w:ascii="Garamond" w:hAnsi="Garamond"/>
          <w:sz w:val="22"/>
          <w:szCs w:val="22"/>
        </w:rPr>
        <w:t>subset</w:t>
      </w:r>
      <w:r w:rsidR="00D70E26">
        <w:rPr>
          <w:rFonts w:ascii="Garamond" w:hAnsi="Garamond"/>
          <w:sz w:val="22"/>
          <w:szCs w:val="22"/>
        </w:rPr>
        <w:t xml:space="preserve"> </w:t>
      </w:r>
      <w:r w:rsidRPr="00D53F6D">
        <w:rPr>
          <w:rFonts w:ascii="Garamond" w:hAnsi="Garamond"/>
          <w:sz w:val="22"/>
          <w:szCs w:val="22"/>
        </w:rPr>
        <w:t xml:space="preserve">share the </w:t>
      </w:r>
      <w:commentRangeStart w:id="129"/>
      <w:r w:rsidRPr="00D53F6D">
        <w:rPr>
          <w:rFonts w:ascii="Garamond" w:hAnsi="Garamond"/>
          <w:sz w:val="22"/>
          <w:szCs w:val="22"/>
        </w:rPr>
        <w:t xml:space="preserve">same natal origin </w:t>
      </w:r>
      <w:commentRangeEnd w:id="129"/>
      <w:r w:rsidR="00B2339D">
        <w:rPr>
          <w:rStyle w:val="CommentReference"/>
        </w:rPr>
        <w:commentReference w:id="129"/>
      </w:r>
      <w:r w:rsidRPr="00D53F6D">
        <w:rPr>
          <w:rFonts w:ascii="Garamond" w:hAnsi="Garamond"/>
          <w:sz w:val="22"/>
          <w:szCs w:val="22"/>
        </w:rPr>
        <w:t>value</w:t>
      </w:r>
      <w:r w:rsidR="00D70E26">
        <w:rPr>
          <w:rFonts w:ascii="Garamond" w:hAnsi="Garamond"/>
          <w:sz w:val="22"/>
          <w:szCs w:val="22"/>
        </w:rPr>
        <w:t xml:space="preserve">. </w:t>
      </w:r>
    </w:p>
    <w:p w14:paraId="3BAA849F" w14:textId="77777777" w:rsidR="001566FD" w:rsidRDefault="001566FD" w:rsidP="001566FD">
      <w:pPr>
        <w:tabs>
          <w:tab w:val="left" w:pos="3088"/>
        </w:tabs>
        <w:rPr>
          <w:rFonts w:ascii="Garamond" w:hAnsi="Garamond"/>
          <w:b/>
          <w:bCs/>
          <w:sz w:val="22"/>
          <w:szCs w:val="22"/>
        </w:rPr>
      </w:pPr>
    </w:p>
    <w:p w14:paraId="6ED0A917" w14:textId="7EF5EDA3" w:rsidR="00517678" w:rsidRPr="001566FD" w:rsidRDefault="0038052F" w:rsidP="001566FD">
      <w:pPr>
        <w:tabs>
          <w:tab w:val="left" w:pos="3088"/>
        </w:tabs>
        <w:rPr>
          <w:rFonts w:ascii="Garamond" w:hAnsi="Garamond"/>
          <w:b/>
          <w:bCs/>
          <w:sz w:val="22"/>
          <w:szCs w:val="22"/>
        </w:rPr>
      </w:pPr>
      <w:r w:rsidRPr="000869FF">
        <w:rPr>
          <w:rFonts w:ascii="Garamond" w:hAnsi="Garamond"/>
          <w:b/>
          <w:bCs/>
          <w:sz w:val="22"/>
          <w:szCs w:val="22"/>
        </w:rPr>
        <w:t xml:space="preserve">Model Performance </w:t>
      </w:r>
    </w:p>
    <w:p w14:paraId="60891E68" w14:textId="0BEAF757" w:rsidR="0038052F" w:rsidRDefault="0038052F" w:rsidP="0038052F">
      <w:pPr>
        <w:spacing w:line="480" w:lineRule="auto"/>
        <w:ind w:firstLine="720"/>
        <w:rPr>
          <w:rFonts w:ascii="Garamond" w:hAnsi="Garamond"/>
          <w:sz w:val="22"/>
          <w:szCs w:val="22"/>
        </w:rPr>
      </w:pPr>
      <w:r>
        <w:rPr>
          <w:rFonts w:ascii="Garamond" w:hAnsi="Garamond"/>
          <w:sz w:val="22"/>
          <w:szCs w:val="22"/>
        </w:rPr>
        <w:t>Accuracy a</w:t>
      </w:r>
      <w:r w:rsidRPr="00841F42">
        <w:rPr>
          <w:rFonts w:ascii="Garamond" w:hAnsi="Garamond"/>
          <w:sz w:val="22"/>
          <w:szCs w:val="22"/>
        </w:rPr>
        <w:t xml:space="preserve">cross both </w:t>
      </w:r>
      <w:r>
        <w:rPr>
          <w:rFonts w:ascii="Garamond" w:hAnsi="Garamond"/>
          <w:sz w:val="22"/>
          <w:szCs w:val="22"/>
        </w:rPr>
        <w:t xml:space="preserve">testing sets ranged from 71.9% to 92.5% and F1-Score values ranged from 72.6% to 92.2%. The </w:t>
      </w:r>
      <w:r w:rsidRPr="00841F42">
        <w:rPr>
          <w:rFonts w:ascii="Garamond" w:hAnsi="Garamond"/>
          <w:sz w:val="22"/>
          <w:szCs w:val="22"/>
        </w:rPr>
        <w:t xml:space="preserve">accuracy and F1-score achieved by applying the random forest model to the GAM smoothed dataset and tested on the full testing set. Smoothed </w:t>
      </w:r>
      <w:del w:id="130" w:author="Daniel Schindler" w:date="2025-10-02T15:16:00Z" w16du:dateUtc="2025-10-02T22:16:00Z">
        <w:r w:rsidRPr="00841F42" w:rsidDel="007833A8">
          <w:rPr>
            <w:rFonts w:ascii="Garamond" w:hAnsi="Garamond"/>
            <w:sz w:val="22"/>
            <w:szCs w:val="22"/>
          </w:rPr>
          <w:delText>timeseries</w:delText>
        </w:r>
      </w:del>
      <w:ins w:id="131" w:author="Daniel Schindler" w:date="2025-10-02T15:16:00Z" w16du:dateUtc="2025-10-02T22:16:00Z">
        <w:r w:rsidR="007833A8">
          <w:rPr>
            <w:rFonts w:ascii="Garamond" w:hAnsi="Garamond"/>
            <w:sz w:val="22"/>
            <w:szCs w:val="22"/>
          </w:rPr>
          <w:t>time series</w:t>
        </w:r>
      </w:ins>
      <w:r w:rsidRPr="00841F42">
        <w:rPr>
          <w:rFonts w:ascii="Garamond" w:hAnsi="Garamond"/>
          <w:sz w:val="22"/>
          <w:szCs w:val="22"/>
        </w:rPr>
        <w:t xml:space="preserve"> data outperformed the raw data in all cases, indicating that the noise in the raw data ma</w:t>
      </w:r>
      <w:r w:rsidR="00097484">
        <w:rPr>
          <w:rFonts w:ascii="Garamond" w:hAnsi="Garamond"/>
          <w:sz w:val="22"/>
          <w:szCs w:val="22"/>
        </w:rPr>
        <w:t>y have</w:t>
      </w:r>
      <w:r w:rsidRPr="00841F42">
        <w:rPr>
          <w:rFonts w:ascii="Garamond" w:hAnsi="Garamond"/>
          <w:sz w:val="22"/>
          <w:szCs w:val="22"/>
        </w:rPr>
        <w:t xml:space="preserve"> inhibited model </w:t>
      </w:r>
      <w:r>
        <w:rPr>
          <w:rFonts w:ascii="Garamond" w:hAnsi="Garamond"/>
          <w:sz w:val="22"/>
          <w:szCs w:val="22"/>
        </w:rPr>
        <w:t xml:space="preserve">performance by obscuring meaningful patterns in the data. Among model types KNN consistently preformed the lowest in both accuracy and F1-Score. </w:t>
      </w:r>
      <w:r w:rsidRPr="00841F42">
        <w:rPr>
          <w:rFonts w:ascii="Garamond" w:hAnsi="Garamond"/>
          <w:sz w:val="22"/>
          <w:szCs w:val="22"/>
        </w:rPr>
        <w:t>In general, RF analysis outperformed both KNN and SVM, however, SVM was the highest performer on Raw datasets (89.8% accuracy on total testing set and 87.0% on overlapping testing set)</w:t>
      </w:r>
      <w:r>
        <w:rPr>
          <w:rFonts w:ascii="Garamond" w:hAnsi="Garamond"/>
          <w:sz w:val="22"/>
          <w:szCs w:val="22"/>
        </w:rPr>
        <w:t xml:space="preserve">, which may have more dimensionality due to less autocorrelation among points. </w:t>
      </w:r>
      <w:r w:rsidRPr="00841F42">
        <w:rPr>
          <w:rFonts w:ascii="Garamond" w:hAnsi="Garamond"/>
          <w:sz w:val="22"/>
          <w:szCs w:val="22"/>
        </w:rPr>
        <w:t>Unsurprisingly, the overlapping training set performance was slightly lower than that of the total training set, with the highest classification accuracy of 90.</w:t>
      </w:r>
      <w:r>
        <w:rPr>
          <w:rFonts w:ascii="Garamond" w:hAnsi="Garamond"/>
          <w:sz w:val="22"/>
          <w:szCs w:val="22"/>
        </w:rPr>
        <w:t>9</w:t>
      </w:r>
      <w:r w:rsidRPr="00841F42">
        <w:rPr>
          <w:rFonts w:ascii="Garamond" w:hAnsi="Garamond"/>
          <w:sz w:val="22"/>
          <w:szCs w:val="22"/>
        </w:rPr>
        <w:t>% as compared to 92.</w:t>
      </w:r>
      <w:r>
        <w:rPr>
          <w:rFonts w:ascii="Garamond" w:hAnsi="Garamond"/>
          <w:sz w:val="22"/>
          <w:szCs w:val="22"/>
        </w:rPr>
        <w:t>2</w:t>
      </w:r>
      <w:r w:rsidRPr="00841F42">
        <w:rPr>
          <w:rFonts w:ascii="Garamond" w:hAnsi="Garamond"/>
          <w:sz w:val="22"/>
          <w:szCs w:val="22"/>
        </w:rPr>
        <w:t xml:space="preserve">%. </w:t>
      </w:r>
      <w:r>
        <w:rPr>
          <w:rFonts w:ascii="Garamond" w:hAnsi="Garamond"/>
          <w:sz w:val="22"/>
          <w:szCs w:val="22"/>
        </w:rPr>
        <w:t xml:space="preserve">These results are expected given the relatively straightforward discrimination of highly enriched Yukon samples which were removed in the overlapping comparison.  </w:t>
      </w:r>
    </w:p>
    <w:p w14:paraId="07605C5E" w14:textId="2E705905" w:rsidR="0038052F" w:rsidRPr="00052F65" w:rsidRDefault="0038052F" w:rsidP="0038052F">
      <w:pPr>
        <w:spacing w:line="480" w:lineRule="auto"/>
        <w:ind w:firstLine="720"/>
        <w:rPr>
          <w:rFonts w:ascii="Garamond" w:hAnsi="Garamond"/>
          <w:sz w:val="22"/>
          <w:szCs w:val="22"/>
        </w:rPr>
      </w:pPr>
      <w:r>
        <w:rPr>
          <w:rFonts w:ascii="Garamond" w:hAnsi="Garamond"/>
          <w:sz w:val="22"/>
          <w:szCs w:val="22"/>
        </w:rPr>
        <w:t>The best p</w:t>
      </w:r>
      <w:ins w:id="132" w:author="Daniel Schindler" w:date="2025-10-06T10:54:00Z" w16du:dateUtc="2025-10-06T17:54:00Z">
        <w:r w:rsidR="00071FD5">
          <w:rPr>
            <w:rFonts w:ascii="Garamond" w:hAnsi="Garamond"/>
            <w:sz w:val="22"/>
            <w:szCs w:val="22"/>
          </w:rPr>
          <w:t>er</w:t>
        </w:r>
      </w:ins>
      <w:del w:id="133" w:author="Daniel Schindler" w:date="2025-10-06T10:54:00Z" w16du:dateUtc="2025-10-06T17:54:00Z">
        <w:r w:rsidDel="00071FD5">
          <w:rPr>
            <w:rFonts w:ascii="Garamond" w:hAnsi="Garamond"/>
            <w:sz w:val="22"/>
            <w:szCs w:val="22"/>
          </w:rPr>
          <w:delText>re</w:delText>
        </w:r>
      </w:del>
      <w:r>
        <w:rPr>
          <w:rFonts w:ascii="Garamond" w:hAnsi="Garamond"/>
          <w:sz w:val="22"/>
          <w:szCs w:val="22"/>
        </w:rPr>
        <w:t xml:space="preserve">forming model (RF, GAM-smoothed data) displayed some variation in overall accuracy among classes. On the Total testing set 92.0% of Kuskokwim, 91.4% of Nushagak, and 93.7% of Yukon samples were correctly identified (Figure 3). By percentage of each class the most common misclassification </w:t>
      </w:r>
      <w:r>
        <w:rPr>
          <w:rFonts w:ascii="Garamond" w:hAnsi="Garamond"/>
          <w:sz w:val="22"/>
          <w:szCs w:val="22"/>
        </w:rPr>
        <w:lastRenderedPageBreak/>
        <w:t xml:space="preserve">was Nushagak fish estimated to have been Kuskokwim (8.6% of Kuskokwim fish) followed by the inverse (5.6% of Nushagak fish). Interestingly, after removing the </w:t>
      </w:r>
      <w:del w:id="134" w:author="Daniel Schindler" w:date="2025-10-06T10:55:00Z" w16du:dateUtc="2025-10-06T17:55:00Z">
        <w:r w:rsidDel="00071FD5">
          <w:rPr>
            <w:rFonts w:ascii="Garamond" w:hAnsi="Garamond"/>
            <w:sz w:val="22"/>
            <w:szCs w:val="22"/>
          </w:rPr>
          <w:delText xml:space="preserve">easiest </w:delText>
        </w:r>
      </w:del>
      <w:ins w:id="135" w:author="Daniel Schindler" w:date="2025-10-06T10:55:00Z" w16du:dateUtc="2025-10-06T17:55:00Z">
        <w:r w:rsidR="00071FD5">
          <w:rPr>
            <w:rFonts w:ascii="Garamond" w:hAnsi="Garamond"/>
            <w:sz w:val="22"/>
            <w:szCs w:val="22"/>
          </w:rPr>
          <w:t xml:space="preserve">most </w:t>
        </w:r>
      </w:ins>
      <w:r>
        <w:rPr>
          <w:rFonts w:ascii="Garamond" w:hAnsi="Garamond"/>
          <w:sz w:val="22"/>
          <w:szCs w:val="22"/>
        </w:rPr>
        <w:t>discernable Yukon fish (</w:t>
      </w:r>
      <w:r w:rsidR="00733CEF" w:rsidRPr="00CA63D8">
        <w:rPr>
          <w:rFonts w:ascii="Cambria Math" w:hAnsi="Cambria Math" w:cs="Cambria Math"/>
          <w:sz w:val="22"/>
          <w:szCs w:val="22"/>
        </w:rPr>
        <w:t>⁸⁷</w:t>
      </w:r>
      <w:r w:rsidR="00733CEF" w:rsidRPr="00CA63D8">
        <w:rPr>
          <w:rFonts w:ascii="Garamond" w:hAnsi="Garamond"/>
          <w:sz w:val="22"/>
          <w:szCs w:val="22"/>
        </w:rPr>
        <w:t>Sr/</w:t>
      </w:r>
      <w:r w:rsidR="00733CEF" w:rsidRPr="00CA63D8">
        <w:rPr>
          <w:rFonts w:ascii="Cambria Math" w:hAnsi="Cambria Math" w:cs="Cambria Math"/>
          <w:sz w:val="22"/>
          <w:szCs w:val="22"/>
        </w:rPr>
        <w:t>⁸⁶</w:t>
      </w:r>
      <w:r w:rsidR="00733CEF" w:rsidRPr="00CA63D8">
        <w:rPr>
          <w:rFonts w:ascii="Garamond" w:hAnsi="Garamond"/>
          <w:sz w:val="22"/>
          <w:szCs w:val="22"/>
        </w:rPr>
        <w:t>Sr</w:t>
      </w:r>
      <w:r>
        <w:rPr>
          <w:rFonts w:ascii="Garamond" w:hAnsi="Garamond"/>
          <w:sz w:val="22"/>
          <w:szCs w:val="22"/>
        </w:rPr>
        <w:t xml:space="preserve"> &gt;</w:t>
      </w:r>
      <w:r w:rsidR="00733CEF">
        <w:rPr>
          <w:rFonts w:ascii="Garamond" w:hAnsi="Garamond"/>
          <w:sz w:val="22"/>
          <w:szCs w:val="22"/>
        </w:rPr>
        <w:t xml:space="preserve"> 0</w:t>
      </w:r>
      <w:r>
        <w:rPr>
          <w:rFonts w:ascii="Garamond" w:hAnsi="Garamond"/>
          <w:sz w:val="22"/>
          <w:szCs w:val="22"/>
        </w:rPr>
        <w:t xml:space="preserve">.7150), Yukon classification accuracy dropped to 86.8%. Classification accuracy for Nushagak fish did not change (91.4%) whereas Kuskokwim saw a slight increase to 92.5%. In this testing </w:t>
      </w:r>
      <w:ins w:id="136" w:author="Daniel Schindler" w:date="2025-10-06T10:55:00Z" w16du:dateUtc="2025-10-06T17:55:00Z">
        <w:r w:rsidR="00071FD5">
          <w:rPr>
            <w:rFonts w:ascii="Garamond" w:hAnsi="Garamond"/>
            <w:sz w:val="22"/>
            <w:szCs w:val="22"/>
          </w:rPr>
          <w:t>data</w:t>
        </w:r>
      </w:ins>
      <w:r>
        <w:rPr>
          <w:rFonts w:ascii="Garamond" w:hAnsi="Garamond"/>
          <w:sz w:val="22"/>
          <w:szCs w:val="22"/>
        </w:rPr>
        <w:t>set the most frequent misclassification was Yukon fish predicted to have been Kuskokwim (8.8% of Yukon fish</w:t>
      </w:r>
      <w:proofErr w:type="gramStart"/>
      <w:r>
        <w:rPr>
          <w:rFonts w:ascii="Garamond" w:hAnsi="Garamond"/>
          <w:sz w:val="22"/>
          <w:szCs w:val="22"/>
        </w:rPr>
        <w:t>),</w:t>
      </w:r>
      <w:proofErr w:type="gramEnd"/>
      <w:r>
        <w:rPr>
          <w:rFonts w:ascii="Garamond" w:hAnsi="Garamond"/>
          <w:sz w:val="22"/>
          <w:szCs w:val="22"/>
        </w:rPr>
        <w:t xml:space="preserve"> however this represented only one additional individual misclassified (9 in the total analysis vs 8 in the overlapping analysis). </w:t>
      </w:r>
      <w:r w:rsidR="00363DDE">
        <w:rPr>
          <w:rFonts w:ascii="Garamond" w:hAnsi="Garamond"/>
          <w:sz w:val="22"/>
          <w:szCs w:val="22"/>
        </w:rPr>
        <w:t xml:space="preserve">Classification accuracy within the CWAK reporting group, which includes the Kuskokwim, Nushagak, and Lower Yukon regions was 90.0%. Classification accuracy for regions in our dataset not within CWAK was 97.9%. Yukon classification accuracy for those within the CWAK group fell to 73.3%. However, it should be noted that the sample size of CWAK Yukon individuals was significantly lower than other groups ( n = 29 ) , resulting in a more pronounced impact to class- specific accuracy from misassignment to relatively few individuals. </w:t>
      </w:r>
    </w:p>
    <w:p w14:paraId="036B5F94" w14:textId="77777777" w:rsidR="00D53F6D" w:rsidRDefault="00D53F6D" w:rsidP="003E5607">
      <w:pPr>
        <w:tabs>
          <w:tab w:val="left" w:pos="3088"/>
        </w:tabs>
        <w:rPr>
          <w:rFonts w:ascii="Garamond" w:hAnsi="Garamond"/>
          <w:b/>
          <w:bCs/>
        </w:rPr>
      </w:pPr>
    </w:p>
    <w:p w14:paraId="689794F5" w14:textId="50A747CA" w:rsidR="00D53F6D" w:rsidRDefault="00ED3EE6" w:rsidP="00D70E26">
      <w:pPr>
        <w:tabs>
          <w:tab w:val="left" w:pos="3088"/>
        </w:tabs>
        <w:rPr>
          <w:rFonts w:ascii="Garamond" w:hAnsi="Garamond"/>
          <w:b/>
          <w:bCs/>
        </w:rPr>
      </w:pPr>
      <w:r w:rsidRPr="001D0BCE">
        <w:rPr>
          <w:rFonts w:ascii="Garamond" w:hAnsi="Garamond"/>
          <w:b/>
          <w:bCs/>
        </w:rPr>
        <w:t xml:space="preserve">Probability tuning </w:t>
      </w:r>
      <w:r w:rsidR="00C51A58">
        <w:rPr>
          <w:rFonts w:ascii="Garamond" w:hAnsi="Garamond"/>
          <w:b/>
          <w:bCs/>
        </w:rPr>
        <w:t xml:space="preserve">and threshold analysis. </w:t>
      </w:r>
    </w:p>
    <w:p w14:paraId="09770DA0" w14:textId="77777777" w:rsidR="00D70E26" w:rsidRPr="00D70E26" w:rsidRDefault="00D70E26" w:rsidP="00D70E26">
      <w:pPr>
        <w:tabs>
          <w:tab w:val="left" w:pos="3088"/>
        </w:tabs>
        <w:rPr>
          <w:rFonts w:ascii="Garamond" w:hAnsi="Garamond"/>
          <w:b/>
          <w:bCs/>
        </w:rPr>
      </w:pPr>
    </w:p>
    <w:p w14:paraId="7F192C79" w14:textId="383238EB" w:rsidR="00E2005E" w:rsidRDefault="00D53F6D" w:rsidP="00C51A58">
      <w:pPr>
        <w:pStyle w:val="NoSpacing"/>
        <w:spacing w:line="480" w:lineRule="auto"/>
        <w:ind w:firstLine="720"/>
        <w:rPr>
          <w:rFonts w:ascii="Garamond" w:hAnsi="Garamond"/>
          <w:sz w:val="22"/>
          <w:szCs w:val="22"/>
        </w:rPr>
      </w:pPr>
      <w:r w:rsidRPr="00D53F6D">
        <w:rPr>
          <w:rFonts w:ascii="Garamond" w:hAnsi="Garamond"/>
          <w:sz w:val="22"/>
          <w:szCs w:val="22"/>
        </w:rPr>
        <w:t xml:space="preserve">The result of </w:t>
      </w:r>
      <w:commentRangeStart w:id="137"/>
      <w:r w:rsidRPr="00D53F6D">
        <w:rPr>
          <w:rFonts w:ascii="Garamond" w:hAnsi="Garamond"/>
          <w:sz w:val="22"/>
          <w:szCs w:val="22"/>
        </w:rPr>
        <w:t xml:space="preserve">probability tuning </w:t>
      </w:r>
      <w:commentRangeEnd w:id="137"/>
      <w:r w:rsidR="00CF4BFF">
        <w:rPr>
          <w:rStyle w:val="CommentReference"/>
        </w:rPr>
        <w:commentReference w:id="137"/>
      </w:r>
      <w:r w:rsidRPr="00D53F6D">
        <w:rPr>
          <w:rFonts w:ascii="Garamond" w:hAnsi="Garamond"/>
          <w:sz w:val="22"/>
          <w:szCs w:val="22"/>
        </w:rPr>
        <w:t xml:space="preserve">demonstrated consistent improvements in probability calibration across all models. Log-loss values decreased by an average of 0.0026 (, while Brier scores improved by an average of 0. The TOTAL analysis framework showed marginally larger improvements compared to the OVERLAP framework, with GAM-smoothed data showing the most consistent calibration performance. Visual inspection of </w:t>
      </w:r>
      <w:commentRangeStart w:id="138"/>
      <w:r w:rsidRPr="00D53F6D">
        <w:rPr>
          <w:rFonts w:ascii="Garamond" w:hAnsi="Garamond"/>
          <w:sz w:val="22"/>
          <w:szCs w:val="22"/>
        </w:rPr>
        <w:t xml:space="preserve">reliability diagrams </w:t>
      </w:r>
      <w:commentRangeEnd w:id="138"/>
      <w:r w:rsidR="00CF4BFF">
        <w:rPr>
          <w:rStyle w:val="CommentReference"/>
        </w:rPr>
        <w:commentReference w:id="138"/>
      </w:r>
      <w:r w:rsidRPr="00D53F6D">
        <w:rPr>
          <w:rFonts w:ascii="Garamond" w:hAnsi="Garamond"/>
          <w:sz w:val="22"/>
          <w:szCs w:val="22"/>
        </w:rPr>
        <w:t xml:space="preserve">confirmed improved alignment between predicted and observed probabilities following calibration. </w:t>
      </w:r>
    </w:p>
    <w:p w14:paraId="17923CE8" w14:textId="7E98661F" w:rsidR="00C51A58" w:rsidRPr="00C51A58" w:rsidRDefault="00C51A58" w:rsidP="00C51A58">
      <w:pPr>
        <w:pStyle w:val="NoSpacing"/>
        <w:spacing w:line="480" w:lineRule="auto"/>
        <w:ind w:firstLine="720"/>
        <w:rPr>
          <w:rFonts w:ascii="Garamond" w:hAnsi="Garamond"/>
          <w:b/>
          <w:bCs/>
          <w:sz w:val="22"/>
          <w:szCs w:val="22"/>
        </w:rPr>
      </w:pPr>
      <w:commentRangeStart w:id="139"/>
      <w:r>
        <w:rPr>
          <w:rFonts w:ascii="Garamond" w:hAnsi="Garamond"/>
          <w:sz w:val="22"/>
          <w:szCs w:val="22"/>
        </w:rPr>
        <w:t>Across the range of tested thresholds, overall accuracy ranged from 91 – 79% for the total testing set and from 89.5% to 78% for the overlapping dataset</w:t>
      </w:r>
      <w:commentRangeEnd w:id="139"/>
      <w:r w:rsidR="00E84B9A">
        <w:rPr>
          <w:rStyle w:val="CommentReference"/>
        </w:rPr>
        <w:commentReference w:id="139"/>
      </w:r>
      <w:r w:rsidR="00097484">
        <w:rPr>
          <w:rFonts w:ascii="Garamond" w:hAnsi="Garamond"/>
          <w:sz w:val="22"/>
          <w:szCs w:val="22"/>
        </w:rPr>
        <w:t xml:space="preserve"> before calibration</w:t>
      </w:r>
      <w:r>
        <w:rPr>
          <w:rFonts w:ascii="Garamond" w:hAnsi="Garamond"/>
          <w:sz w:val="22"/>
          <w:szCs w:val="22"/>
        </w:rPr>
        <w:t xml:space="preserve">. In the total dataset, Yukon classification accuracy remained well above 90%, even at the very high (&gt;90%) confidence threshold. Nushagak and Kuskokwim, however, fell steadily as the threshold was raised. Kuskokwim classification accuracy dropped steadily from 87% to 71% whereas Nushagak accuracy declined more quickly at higher </w:t>
      </w:r>
      <w:r>
        <w:rPr>
          <w:rFonts w:ascii="Garamond" w:hAnsi="Garamond"/>
          <w:sz w:val="22"/>
          <w:szCs w:val="22"/>
        </w:rPr>
        <w:lastRenderedPageBreak/>
        <w:t xml:space="preserve">probability thresholds from 92% to 75%. The overlapping dataset contained slightly different trends, with Yukon accuracy remaining relatively stable between 89% and 83% over the full range of threshold values. In this testing set Nushagak accuracy dropped steadily from 91% to 84%, whereas Kuskokwim accuracy declined rapidly from 89% to 69%. (Figure 6). </w:t>
      </w:r>
    </w:p>
    <w:p w14:paraId="0D2917CE" w14:textId="77777777" w:rsidR="00A043C9" w:rsidRDefault="00A043C9" w:rsidP="00071CCC">
      <w:pPr>
        <w:rPr>
          <w:rFonts w:ascii="Garamond" w:hAnsi="Garamond"/>
          <w:sz w:val="32"/>
          <w:szCs w:val="32"/>
        </w:rPr>
      </w:pPr>
    </w:p>
    <w:p w14:paraId="46F09B0F" w14:textId="77777777" w:rsidR="00A043C9" w:rsidRDefault="00A043C9" w:rsidP="00071CCC">
      <w:pPr>
        <w:rPr>
          <w:rFonts w:ascii="Garamond" w:hAnsi="Garamond"/>
          <w:sz w:val="32"/>
          <w:szCs w:val="32"/>
        </w:rPr>
      </w:pPr>
    </w:p>
    <w:p w14:paraId="2D6789A1" w14:textId="7033E7DA" w:rsidR="002F6934" w:rsidRPr="0064756C" w:rsidRDefault="003E5607" w:rsidP="0064756C">
      <w:pPr>
        <w:rPr>
          <w:rFonts w:ascii="Garamond" w:hAnsi="Garamond"/>
          <w:b/>
          <w:bCs/>
          <w:sz w:val="32"/>
          <w:szCs w:val="32"/>
        </w:rPr>
      </w:pPr>
      <w:r w:rsidRPr="00D70E26">
        <w:rPr>
          <w:rFonts w:ascii="Garamond" w:hAnsi="Garamond"/>
          <w:b/>
          <w:bCs/>
          <w:sz w:val="32"/>
          <w:szCs w:val="32"/>
        </w:rPr>
        <w:t xml:space="preserve">Discussion </w:t>
      </w:r>
    </w:p>
    <w:p w14:paraId="316E6DDC" w14:textId="3C5A28ED" w:rsidR="00733CEF" w:rsidRDefault="00523B37" w:rsidP="00733CEF">
      <w:pPr>
        <w:spacing w:line="480" w:lineRule="auto"/>
        <w:ind w:firstLine="720"/>
        <w:rPr>
          <w:rFonts w:ascii="Garamond" w:hAnsi="Garamond"/>
          <w:sz w:val="22"/>
          <w:szCs w:val="22"/>
        </w:rPr>
      </w:pPr>
      <w:r w:rsidRPr="00523B37">
        <w:rPr>
          <w:rFonts w:ascii="Garamond" w:hAnsi="Garamond"/>
          <w:sz w:val="22"/>
          <w:szCs w:val="22"/>
        </w:rPr>
        <w:t xml:space="preserve">Machine learning tools applied to otolith laser ablation </w:t>
      </w:r>
      <w:del w:id="140" w:author="Daniel Schindler" w:date="2025-10-02T15:16:00Z" w16du:dateUtc="2025-10-02T22:16:00Z">
        <w:r w:rsidRPr="00523B37" w:rsidDel="007833A8">
          <w:rPr>
            <w:rFonts w:ascii="Garamond" w:hAnsi="Garamond"/>
            <w:sz w:val="22"/>
            <w:szCs w:val="22"/>
          </w:rPr>
          <w:delText>timeseries</w:delText>
        </w:r>
      </w:del>
      <w:ins w:id="141" w:author="Daniel Schindler" w:date="2025-10-02T15:16:00Z" w16du:dateUtc="2025-10-02T22:16:00Z">
        <w:r w:rsidR="007833A8">
          <w:rPr>
            <w:rFonts w:ascii="Garamond" w:hAnsi="Garamond"/>
            <w:sz w:val="22"/>
            <w:szCs w:val="22"/>
          </w:rPr>
          <w:t>time series</w:t>
        </w:r>
      </w:ins>
      <w:r w:rsidRPr="00523B37">
        <w:rPr>
          <w:rFonts w:ascii="Garamond" w:hAnsi="Garamond"/>
          <w:sz w:val="22"/>
          <w:szCs w:val="22"/>
        </w:rPr>
        <w:t xml:space="preserve"> data proved highly effective for classifying </w:t>
      </w:r>
      <w:ins w:id="142" w:author="Daniel Schindler" w:date="2025-10-06T11:01:00Z" w16du:dateUtc="2025-10-06T18:01:00Z">
        <w:r w:rsidR="00CF4BFF">
          <w:rPr>
            <w:rFonts w:ascii="Garamond" w:hAnsi="Garamond"/>
            <w:sz w:val="22"/>
            <w:szCs w:val="22"/>
          </w:rPr>
          <w:t>w</w:t>
        </w:r>
      </w:ins>
      <w:del w:id="143" w:author="Daniel Schindler" w:date="2025-10-06T11:01:00Z" w16du:dateUtc="2025-10-06T18:01:00Z">
        <w:r w:rsidRPr="00523B37" w:rsidDel="00CF4BFF">
          <w:rPr>
            <w:rFonts w:ascii="Garamond" w:hAnsi="Garamond"/>
            <w:sz w:val="22"/>
            <w:szCs w:val="22"/>
          </w:rPr>
          <w:delText>W</w:delText>
        </w:r>
      </w:del>
      <w:r w:rsidRPr="00523B37">
        <w:rPr>
          <w:rFonts w:ascii="Garamond" w:hAnsi="Garamond"/>
          <w:sz w:val="22"/>
          <w:szCs w:val="22"/>
        </w:rPr>
        <w:t>estern Alaska Chinook salmon to their rivers of origin</w:t>
      </w:r>
      <w:r w:rsidR="00517678">
        <w:rPr>
          <w:rFonts w:ascii="Garamond" w:hAnsi="Garamond"/>
          <w:sz w:val="22"/>
          <w:szCs w:val="22"/>
        </w:rPr>
        <w:t xml:space="preserve"> when trained on a large dataset of known-origin individuals.</w:t>
      </w:r>
      <w:r w:rsidRPr="00523B37">
        <w:rPr>
          <w:rFonts w:ascii="Garamond" w:hAnsi="Garamond"/>
          <w:sz w:val="22"/>
          <w:szCs w:val="22"/>
        </w:rPr>
        <w:t xml:space="preserve"> We selected three methods (KNN, RF, and SVM) to represent a spectrum of commonly used </w:t>
      </w:r>
      <w:del w:id="144" w:author="Daniel Schindler" w:date="2025-10-02T14:29:00Z" w16du:dateUtc="2025-10-02T21:29:00Z">
        <w:r w:rsidRPr="00523B37" w:rsidDel="00D02385">
          <w:rPr>
            <w:rFonts w:ascii="Garamond" w:hAnsi="Garamond"/>
            <w:sz w:val="22"/>
            <w:szCs w:val="22"/>
          </w:rPr>
          <w:delText>machine learning</w:delText>
        </w:r>
      </w:del>
      <w:ins w:id="145" w:author="Daniel Schindler" w:date="2025-10-02T14:29:00Z" w16du:dateUtc="2025-10-02T21:29:00Z">
        <w:r w:rsidR="00D02385">
          <w:rPr>
            <w:rFonts w:ascii="Garamond" w:hAnsi="Garamond"/>
            <w:sz w:val="22"/>
            <w:szCs w:val="22"/>
          </w:rPr>
          <w:t>ML</w:t>
        </w:r>
      </w:ins>
      <w:r w:rsidRPr="00523B37">
        <w:rPr>
          <w:rFonts w:ascii="Garamond" w:hAnsi="Garamond"/>
          <w:sz w:val="22"/>
          <w:szCs w:val="22"/>
        </w:rPr>
        <w:t xml:space="preserve"> techniques, ranging from the </w:t>
      </w:r>
      <w:r w:rsidRPr="0064756C">
        <w:rPr>
          <w:rFonts w:ascii="Garamond" w:hAnsi="Garamond"/>
          <w:sz w:val="22"/>
          <w:szCs w:val="22"/>
        </w:rPr>
        <w:t xml:space="preserve">relatively simple KNN to more complex, nonlinear approaches like RF and SVM. Among these, random forest algorithms emerged as particularly powerful and robust, achieving over 90% classification accuracy </w:t>
      </w:r>
      <w:r w:rsidR="00517678">
        <w:rPr>
          <w:rFonts w:ascii="Garamond" w:hAnsi="Garamond"/>
          <w:sz w:val="22"/>
          <w:szCs w:val="22"/>
        </w:rPr>
        <w:t xml:space="preserve">across the </w:t>
      </w:r>
      <w:r w:rsidRPr="0064756C">
        <w:rPr>
          <w:rFonts w:ascii="Garamond" w:hAnsi="Garamond"/>
          <w:sz w:val="22"/>
          <w:szCs w:val="22"/>
        </w:rPr>
        <w:t xml:space="preserve">smoothed datasets. Notably, even our simplest model (KNN) performed well, delivering reasonably high classification accuracy across both testing sets. </w:t>
      </w:r>
      <w:r w:rsidR="0064756C" w:rsidRPr="0064756C">
        <w:rPr>
          <w:rFonts w:ascii="Garamond" w:hAnsi="Garamond"/>
          <w:sz w:val="22"/>
          <w:szCs w:val="22"/>
        </w:rPr>
        <w:t xml:space="preserve">Datasets preprocessed with </w:t>
      </w:r>
      <w:del w:id="146" w:author="Daniel Schindler" w:date="2025-10-02T15:16:00Z" w16du:dateUtc="2025-10-02T22:16:00Z">
        <w:r w:rsidR="0064756C" w:rsidRPr="0064756C" w:rsidDel="007833A8">
          <w:rPr>
            <w:rFonts w:ascii="Garamond" w:hAnsi="Garamond"/>
            <w:sz w:val="22"/>
            <w:szCs w:val="22"/>
          </w:rPr>
          <w:delText>timeseries</w:delText>
        </w:r>
      </w:del>
      <w:ins w:id="147" w:author="Daniel Schindler" w:date="2025-10-02T15:16:00Z" w16du:dateUtc="2025-10-02T22:16:00Z">
        <w:r w:rsidR="007833A8">
          <w:rPr>
            <w:rFonts w:ascii="Garamond" w:hAnsi="Garamond"/>
            <w:sz w:val="22"/>
            <w:szCs w:val="22"/>
          </w:rPr>
          <w:t>time series</w:t>
        </w:r>
      </w:ins>
      <w:r w:rsidR="0064756C" w:rsidRPr="0064756C">
        <w:rPr>
          <w:rFonts w:ascii="Garamond" w:hAnsi="Garamond"/>
          <w:sz w:val="22"/>
          <w:szCs w:val="22"/>
        </w:rPr>
        <w:t xml:space="preserve"> smoothing techniques significantly outperformed raw laser ablation data. </w:t>
      </w:r>
      <w:commentRangeStart w:id="148"/>
      <w:r w:rsidR="00517678">
        <w:rPr>
          <w:rFonts w:ascii="Garamond" w:hAnsi="Garamond"/>
          <w:sz w:val="22"/>
          <w:szCs w:val="22"/>
        </w:rPr>
        <w:t xml:space="preserve">This is </w:t>
      </w:r>
      <w:r w:rsidR="0064756C" w:rsidRPr="0064756C">
        <w:rPr>
          <w:rFonts w:ascii="Garamond" w:hAnsi="Garamond"/>
          <w:sz w:val="22"/>
          <w:szCs w:val="22"/>
        </w:rPr>
        <w:t>unsurprising given the inherent noise in otolith LA data</w:t>
      </w:r>
      <w:r w:rsidR="00733CEF">
        <w:rPr>
          <w:rFonts w:ascii="Garamond" w:hAnsi="Garamond"/>
          <w:sz w:val="22"/>
          <w:szCs w:val="22"/>
        </w:rPr>
        <w:t>, however,</w:t>
      </w:r>
      <w:r w:rsidR="0064756C" w:rsidRPr="0064756C">
        <w:rPr>
          <w:rFonts w:ascii="Garamond" w:hAnsi="Garamond"/>
          <w:sz w:val="22"/>
          <w:szCs w:val="22"/>
        </w:rPr>
        <w:t xml:space="preserve"> </w:t>
      </w:r>
      <w:r w:rsidR="00733CEF">
        <w:rPr>
          <w:rFonts w:ascii="Garamond" w:hAnsi="Garamond"/>
          <w:sz w:val="22"/>
          <w:szCs w:val="22"/>
        </w:rPr>
        <w:t xml:space="preserve">these results </w:t>
      </w:r>
      <w:r w:rsidR="00733CEF" w:rsidRPr="0064756C">
        <w:rPr>
          <w:rFonts w:ascii="Garamond" w:hAnsi="Garamond"/>
          <w:sz w:val="22"/>
          <w:szCs w:val="22"/>
        </w:rPr>
        <w:t>demonstrate</w:t>
      </w:r>
      <w:r w:rsidR="0064756C" w:rsidRPr="0064756C">
        <w:rPr>
          <w:rFonts w:ascii="Garamond" w:hAnsi="Garamond"/>
          <w:sz w:val="22"/>
          <w:szCs w:val="22"/>
        </w:rPr>
        <w:t xml:space="preserve"> the added value of </w:t>
      </w:r>
      <w:r w:rsidR="00733CEF">
        <w:rPr>
          <w:rFonts w:ascii="Garamond" w:hAnsi="Garamond"/>
          <w:sz w:val="22"/>
          <w:szCs w:val="22"/>
        </w:rPr>
        <w:t>applying</w:t>
      </w:r>
      <w:r w:rsidR="0064756C" w:rsidRPr="0064756C">
        <w:rPr>
          <w:rFonts w:ascii="Garamond" w:hAnsi="Garamond"/>
          <w:sz w:val="22"/>
          <w:szCs w:val="22"/>
        </w:rPr>
        <w:t xml:space="preserve"> </w:t>
      </w:r>
      <w:del w:id="149" w:author="Daniel Schindler" w:date="2025-10-02T15:16:00Z" w16du:dateUtc="2025-10-02T22:16:00Z">
        <w:r w:rsidR="0064756C" w:rsidRPr="0064756C" w:rsidDel="007833A8">
          <w:rPr>
            <w:rFonts w:ascii="Garamond" w:hAnsi="Garamond"/>
            <w:sz w:val="22"/>
            <w:szCs w:val="22"/>
          </w:rPr>
          <w:delText>timeseries</w:delText>
        </w:r>
      </w:del>
      <w:ins w:id="150" w:author="Daniel Schindler" w:date="2025-10-02T15:16:00Z" w16du:dateUtc="2025-10-02T22:16:00Z">
        <w:r w:rsidR="007833A8">
          <w:rPr>
            <w:rFonts w:ascii="Garamond" w:hAnsi="Garamond"/>
            <w:sz w:val="22"/>
            <w:szCs w:val="22"/>
          </w:rPr>
          <w:t>time series</w:t>
        </w:r>
      </w:ins>
      <w:r w:rsidR="0064756C" w:rsidRPr="0064756C">
        <w:rPr>
          <w:rFonts w:ascii="Garamond" w:hAnsi="Garamond"/>
          <w:sz w:val="22"/>
          <w:szCs w:val="22"/>
        </w:rPr>
        <w:t xml:space="preserve"> analysis</w:t>
      </w:r>
      <w:r w:rsidR="00733CEF">
        <w:rPr>
          <w:rFonts w:ascii="Garamond" w:hAnsi="Garamond"/>
          <w:sz w:val="22"/>
          <w:szCs w:val="22"/>
        </w:rPr>
        <w:t xml:space="preserve"> techniques to otolith LA </w:t>
      </w:r>
      <w:r w:rsidR="00733CEF" w:rsidRPr="0064756C">
        <w:rPr>
          <w:rFonts w:ascii="Garamond" w:hAnsi="Garamond"/>
          <w:sz w:val="22"/>
          <w:szCs w:val="22"/>
        </w:rPr>
        <w:t>datasets</w:t>
      </w:r>
      <w:r w:rsidR="00733CEF">
        <w:rPr>
          <w:rFonts w:ascii="Garamond" w:hAnsi="Garamond"/>
          <w:sz w:val="22"/>
          <w:szCs w:val="22"/>
        </w:rPr>
        <w:t xml:space="preserve"> and suggests that even greater discriminatory power may be possible through the </w:t>
      </w:r>
      <w:r w:rsidR="00097484">
        <w:rPr>
          <w:rFonts w:ascii="Garamond" w:hAnsi="Garamond"/>
          <w:sz w:val="22"/>
          <w:szCs w:val="22"/>
        </w:rPr>
        <w:t xml:space="preserve">use of additional </w:t>
      </w:r>
      <w:del w:id="151" w:author="Daniel Schindler" w:date="2025-10-02T15:16:00Z" w16du:dateUtc="2025-10-02T22:16:00Z">
        <w:r w:rsidR="00733CEF" w:rsidDel="007833A8">
          <w:rPr>
            <w:rFonts w:ascii="Garamond" w:hAnsi="Garamond"/>
            <w:sz w:val="22"/>
            <w:szCs w:val="22"/>
          </w:rPr>
          <w:delText>timeseries</w:delText>
        </w:r>
      </w:del>
      <w:ins w:id="152" w:author="Daniel Schindler" w:date="2025-10-02T15:16:00Z" w16du:dateUtc="2025-10-02T22:16:00Z">
        <w:r w:rsidR="007833A8">
          <w:rPr>
            <w:rFonts w:ascii="Garamond" w:hAnsi="Garamond"/>
            <w:sz w:val="22"/>
            <w:szCs w:val="22"/>
          </w:rPr>
          <w:t>time series</w:t>
        </w:r>
      </w:ins>
      <w:r w:rsidR="00733CEF">
        <w:rPr>
          <w:rFonts w:ascii="Garamond" w:hAnsi="Garamond"/>
          <w:sz w:val="22"/>
          <w:szCs w:val="22"/>
        </w:rPr>
        <w:t xml:space="preserve"> analysis techniques. </w:t>
      </w:r>
      <w:commentRangeEnd w:id="148"/>
      <w:r w:rsidR="00E84B9A">
        <w:rPr>
          <w:rStyle w:val="CommentReference"/>
        </w:rPr>
        <w:commentReference w:id="148"/>
      </w:r>
    </w:p>
    <w:p w14:paraId="7768580F" w14:textId="4B8608F0" w:rsidR="002D29B3" w:rsidRPr="003C5C0F" w:rsidRDefault="00733CEF" w:rsidP="00733CEF">
      <w:pPr>
        <w:spacing w:line="480" w:lineRule="auto"/>
        <w:ind w:firstLine="720"/>
        <w:rPr>
          <w:rFonts w:ascii="Garamond" w:hAnsi="Garamond"/>
          <w:sz w:val="22"/>
          <w:szCs w:val="22"/>
        </w:rPr>
      </w:pPr>
      <w:del w:id="153" w:author="Daniel Schindler" w:date="2025-10-06T11:02:00Z" w16du:dateUtc="2025-10-06T18:02:00Z">
        <w:r w:rsidDel="00CF4BFF">
          <w:rPr>
            <w:rFonts w:ascii="Garamond" w:hAnsi="Garamond"/>
            <w:sz w:val="22"/>
            <w:szCs w:val="22"/>
          </w:rPr>
          <w:delText xml:space="preserve">Among </w:delText>
        </w:r>
      </w:del>
      <w:ins w:id="154" w:author="Daniel Schindler" w:date="2025-10-06T11:02:00Z" w16du:dateUtc="2025-10-06T18:02:00Z">
        <w:r w:rsidR="00CF4BFF">
          <w:rPr>
            <w:rFonts w:ascii="Garamond" w:hAnsi="Garamond"/>
            <w:sz w:val="22"/>
            <w:szCs w:val="22"/>
          </w:rPr>
          <w:t>Using the</w:t>
        </w:r>
      </w:ins>
      <w:del w:id="155" w:author="Daniel Schindler" w:date="2025-10-06T11:03:00Z" w16du:dateUtc="2025-10-06T18:03:00Z">
        <w:r w:rsidDel="00CF4BFF">
          <w:rPr>
            <w:rFonts w:ascii="Garamond" w:hAnsi="Garamond"/>
            <w:sz w:val="22"/>
            <w:szCs w:val="22"/>
          </w:rPr>
          <w:delText xml:space="preserve">our </w:delText>
        </w:r>
      </w:del>
      <w:ins w:id="156" w:author="Daniel Schindler" w:date="2025-10-06T11:03:00Z" w16du:dateUtc="2025-10-06T18:03:00Z">
        <w:r w:rsidR="00CF4BFF">
          <w:rPr>
            <w:rFonts w:ascii="Garamond" w:hAnsi="Garamond"/>
            <w:sz w:val="22"/>
            <w:szCs w:val="22"/>
          </w:rPr>
          <w:t xml:space="preserve"> </w:t>
        </w:r>
      </w:ins>
      <w:r>
        <w:rPr>
          <w:rFonts w:ascii="Garamond" w:hAnsi="Garamond"/>
          <w:sz w:val="22"/>
          <w:szCs w:val="22"/>
        </w:rPr>
        <w:t xml:space="preserve">best model, </w:t>
      </w:r>
      <w:r w:rsidR="00BE529C" w:rsidRPr="0073705F">
        <w:rPr>
          <w:rFonts w:ascii="Garamond" w:hAnsi="Garamond"/>
          <w:sz w:val="22"/>
          <w:szCs w:val="22"/>
        </w:rPr>
        <w:t xml:space="preserve">watershed-specific </w:t>
      </w:r>
      <w:r>
        <w:rPr>
          <w:rFonts w:ascii="Garamond" w:hAnsi="Garamond"/>
          <w:sz w:val="22"/>
          <w:szCs w:val="22"/>
        </w:rPr>
        <w:t xml:space="preserve">classification </w:t>
      </w:r>
      <w:r w:rsidR="00BE529C" w:rsidRPr="0073705F">
        <w:rPr>
          <w:rFonts w:ascii="Garamond" w:hAnsi="Garamond"/>
          <w:sz w:val="22"/>
          <w:szCs w:val="22"/>
        </w:rPr>
        <w:t xml:space="preserve">accuracies exceeding 90% for all three watersheds when tested against the full </w:t>
      </w:r>
      <w:r>
        <w:rPr>
          <w:rFonts w:ascii="Garamond" w:hAnsi="Garamond"/>
          <w:sz w:val="22"/>
          <w:szCs w:val="22"/>
        </w:rPr>
        <w:t>testing set</w:t>
      </w:r>
      <w:r w:rsidR="00BE529C" w:rsidRPr="0073705F">
        <w:rPr>
          <w:rFonts w:ascii="Garamond" w:hAnsi="Garamond"/>
          <w:sz w:val="22"/>
          <w:szCs w:val="22"/>
        </w:rPr>
        <w:t xml:space="preserve">. Most misclassifications occurred between Nushagak and Kuskokwim fish, consistent with expectations given the greater overlap in </w:t>
      </w:r>
      <w:r w:rsidRPr="00CA63D8">
        <w:rPr>
          <w:rFonts w:ascii="Cambria Math" w:hAnsi="Cambria Math" w:cs="Cambria Math"/>
          <w:sz w:val="22"/>
          <w:szCs w:val="22"/>
        </w:rPr>
        <w:t>⁸⁷</w:t>
      </w:r>
      <w:r w:rsidRPr="00CA63D8">
        <w:rPr>
          <w:rFonts w:ascii="Garamond" w:hAnsi="Garamond"/>
          <w:sz w:val="22"/>
          <w:szCs w:val="22"/>
        </w:rPr>
        <w:t>Sr/</w:t>
      </w:r>
      <w:r w:rsidRPr="00CA63D8">
        <w:rPr>
          <w:rFonts w:ascii="Cambria Math" w:hAnsi="Cambria Math" w:cs="Cambria Math"/>
          <w:sz w:val="22"/>
          <w:szCs w:val="22"/>
        </w:rPr>
        <w:t>⁸⁶</w:t>
      </w:r>
      <w:r w:rsidRPr="00CA63D8">
        <w:rPr>
          <w:rFonts w:ascii="Garamond" w:hAnsi="Garamond"/>
          <w:sz w:val="22"/>
          <w:szCs w:val="22"/>
        </w:rPr>
        <w:t>Sr</w:t>
      </w:r>
      <w:r>
        <w:rPr>
          <w:rFonts w:ascii="Garamond" w:hAnsi="Garamond"/>
          <w:sz w:val="22"/>
          <w:szCs w:val="22"/>
        </w:rPr>
        <w:t xml:space="preserve"> </w:t>
      </w:r>
      <w:r w:rsidR="00BE529C" w:rsidRPr="0073705F">
        <w:rPr>
          <w:rFonts w:ascii="Garamond" w:hAnsi="Garamond"/>
          <w:sz w:val="22"/>
          <w:szCs w:val="22"/>
        </w:rPr>
        <w:t xml:space="preserve">values </w:t>
      </w:r>
      <w:ins w:id="157" w:author="Daniel Schindler" w:date="2025-10-06T11:03:00Z" w16du:dateUtc="2025-10-06T18:03:00Z">
        <w:r w:rsidR="00CF4BFF">
          <w:rPr>
            <w:rFonts w:ascii="Garamond" w:hAnsi="Garamond"/>
            <w:sz w:val="22"/>
            <w:szCs w:val="22"/>
          </w:rPr>
          <w:t>in potential strontium sources in these two watersheds and the</w:t>
        </w:r>
      </w:ins>
      <w:del w:id="158" w:author="Daniel Schindler" w:date="2025-10-06T11:03:00Z" w16du:dateUtc="2025-10-06T18:03:00Z">
        <w:r w:rsidR="00BE529C" w:rsidRPr="0073705F" w:rsidDel="00CF4BFF">
          <w:rPr>
            <w:rFonts w:ascii="Garamond" w:hAnsi="Garamond"/>
            <w:sz w:val="22"/>
            <w:szCs w:val="22"/>
          </w:rPr>
          <w:delText xml:space="preserve">and </w:delText>
        </w:r>
      </w:del>
      <w:ins w:id="159" w:author="Daniel Schindler" w:date="2025-10-06T11:03:00Z" w16du:dateUtc="2025-10-06T18:03:00Z">
        <w:r w:rsidR="00CF4BFF">
          <w:rPr>
            <w:rFonts w:ascii="Garamond" w:hAnsi="Garamond"/>
            <w:sz w:val="22"/>
            <w:szCs w:val="22"/>
          </w:rPr>
          <w:t xml:space="preserve"> </w:t>
        </w:r>
      </w:ins>
      <w:r w:rsidR="00BE529C" w:rsidRPr="0073705F">
        <w:rPr>
          <w:rFonts w:ascii="Garamond" w:hAnsi="Garamond"/>
          <w:sz w:val="22"/>
          <w:szCs w:val="22"/>
        </w:rPr>
        <w:t xml:space="preserve">closer spatial proximity between these watersheds. In contrast, Yukon fish exhibited </w:t>
      </w:r>
      <w:r w:rsidR="00097484">
        <w:rPr>
          <w:rFonts w:ascii="Garamond" w:hAnsi="Garamond"/>
          <w:sz w:val="22"/>
          <w:szCs w:val="22"/>
        </w:rPr>
        <w:t xml:space="preserve">unique </w:t>
      </w:r>
      <w:r w:rsidR="00BE529C" w:rsidRPr="0073705F">
        <w:rPr>
          <w:rFonts w:ascii="Garamond" w:hAnsi="Garamond"/>
          <w:sz w:val="22"/>
          <w:szCs w:val="22"/>
        </w:rPr>
        <w:t>patterns</w:t>
      </w:r>
      <w:r w:rsidR="00097484">
        <w:rPr>
          <w:rFonts w:ascii="Garamond" w:hAnsi="Garamond"/>
          <w:sz w:val="22"/>
          <w:szCs w:val="22"/>
        </w:rPr>
        <w:t xml:space="preserve"> in otolith LA data</w:t>
      </w:r>
      <w:r w:rsidR="00BE529C" w:rsidRPr="0073705F">
        <w:rPr>
          <w:rFonts w:ascii="Garamond" w:hAnsi="Garamond"/>
          <w:sz w:val="22"/>
          <w:szCs w:val="22"/>
        </w:rPr>
        <w:t xml:space="preserve"> due to the watershed's extreme spatial scale, broader range of isotope values, and extended migration timing</w:t>
      </w:r>
      <w:r>
        <w:rPr>
          <w:rFonts w:ascii="Garamond" w:hAnsi="Garamond"/>
          <w:sz w:val="22"/>
          <w:szCs w:val="22"/>
        </w:rPr>
        <w:t xml:space="preserve">. This likely resulted in otolith </w:t>
      </w:r>
      <w:del w:id="160" w:author="Daniel Schindler" w:date="2025-10-02T15:16:00Z" w16du:dateUtc="2025-10-02T22:16:00Z">
        <w:r w:rsidDel="007833A8">
          <w:rPr>
            <w:rFonts w:ascii="Garamond" w:hAnsi="Garamond"/>
            <w:sz w:val="22"/>
            <w:szCs w:val="22"/>
          </w:rPr>
          <w:delText>timeseries</w:delText>
        </w:r>
      </w:del>
      <w:ins w:id="161" w:author="Daniel Schindler" w:date="2025-10-02T15:16:00Z" w16du:dateUtc="2025-10-02T22:16:00Z">
        <w:r w:rsidR="007833A8">
          <w:rPr>
            <w:rFonts w:ascii="Garamond" w:hAnsi="Garamond"/>
            <w:sz w:val="22"/>
            <w:szCs w:val="22"/>
          </w:rPr>
          <w:t>time series</w:t>
        </w:r>
      </w:ins>
      <w:r>
        <w:rPr>
          <w:rFonts w:ascii="Garamond" w:hAnsi="Garamond"/>
          <w:sz w:val="22"/>
          <w:szCs w:val="22"/>
        </w:rPr>
        <w:t xml:space="preserve"> which were distinct compared to the other watersheds either because of natal origin values</w:t>
      </w:r>
      <w:r w:rsidR="00097484">
        <w:rPr>
          <w:rFonts w:ascii="Garamond" w:hAnsi="Garamond"/>
          <w:sz w:val="22"/>
          <w:szCs w:val="22"/>
        </w:rPr>
        <w:t xml:space="preserve"> only found in the </w:t>
      </w:r>
      <w:r w:rsidR="00097484">
        <w:rPr>
          <w:rFonts w:ascii="Garamond" w:hAnsi="Garamond"/>
          <w:sz w:val="22"/>
          <w:szCs w:val="22"/>
        </w:rPr>
        <w:lastRenderedPageBreak/>
        <w:t>Yukon (</w:t>
      </w:r>
      <w:r w:rsidR="00097484" w:rsidRPr="00CA63D8">
        <w:rPr>
          <w:rFonts w:ascii="Cambria Math" w:hAnsi="Cambria Math" w:cs="Cambria Math"/>
          <w:sz w:val="22"/>
          <w:szCs w:val="22"/>
        </w:rPr>
        <w:t>⁸⁷</w:t>
      </w:r>
      <w:r w:rsidR="00097484" w:rsidRPr="00CA63D8">
        <w:rPr>
          <w:rFonts w:ascii="Garamond" w:hAnsi="Garamond"/>
          <w:sz w:val="22"/>
          <w:szCs w:val="22"/>
        </w:rPr>
        <w:t>Sr/</w:t>
      </w:r>
      <w:r w:rsidR="00097484" w:rsidRPr="00CA63D8">
        <w:rPr>
          <w:rFonts w:ascii="Cambria Math" w:hAnsi="Cambria Math" w:cs="Cambria Math"/>
          <w:sz w:val="22"/>
          <w:szCs w:val="22"/>
        </w:rPr>
        <w:t>⁸⁶</w:t>
      </w:r>
      <w:r w:rsidR="00097484" w:rsidRPr="00CA63D8">
        <w:rPr>
          <w:rFonts w:ascii="Garamond" w:hAnsi="Garamond"/>
          <w:sz w:val="22"/>
          <w:szCs w:val="22"/>
        </w:rPr>
        <w:t>Sr</w:t>
      </w:r>
      <w:r w:rsidR="00097484">
        <w:rPr>
          <w:rFonts w:ascii="Garamond" w:hAnsi="Garamond"/>
          <w:sz w:val="22"/>
          <w:szCs w:val="22"/>
        </w:rPr>
        <w:t xml:space="preserve"> &gt; 0.715)</w:t>
      </w:r>
      <w:r>
        <w:rPr>
          <w:rFonts w:ascii="Garamond" w:hAnsi="Garamond"/>
          <w:sz w:val="22"/>
          <w:szCs w:val="22"/>
        </w:rPr>
        <w:t xml:space="preserve"> or prominent features </w:t>
      </w:r>
      <w:r w:rsidR="00097484">
        <w:rPr>
          <w:rFonts w:ascii="Garamond" w:hAnsi="Garamond"/>
          <w:sz w:val="22"/>
          <w:szCs w:val="22"/>
        </w:rPr>
        <w:t xml:space="preserve">resulting from a longer </w:t>
      </w:r>
      <w:r>
        <w:rPr>
          <w:rFonts w:ascii="Garamond" w:hAnsi="Garamond"/>
          <w:sz w:val="22"/>
          <w:szCs w:val="22"/>
        </w:rPr>
        <w:t>migration through the enriched mainstem tributary (</w:t>
      </w:r>
      <w:proofErr w:type="spellStart"/>
      <w:r>
        <w:rPr>
          <w:rFonts w:ascii="Garamond" w:hAnsi="Garamond"/>
          <w:sz w:val="22"/>
          <w:szCs w:val="22"/>
        </w:rPr>
        <w:t>i.e</w:t>
      </w:r>
      <w:proofErr w:type="spellEnd"/>
      <w:r>
        <w:rPr>
          <w:rFonts w:ascii="Garamond" w:hAnsi="Garamond"/>
          <w:sz w:val="22"/>
          <w:szCs w:val="22"/>
        </w:rPr>
        <w:t xml:space="preserve"> Figure 5b, column 3). </w:t>
      </w:r>
      <w:r w:rsidR="0073705F" w:rsidRPr="0073705F">
        <w:rPr>
          <w:rFonts w:ascii="Garamond" w:hAnsi="Garamond"/>
          <w:sz w:val="22"/>
          <w:szCs w:val="22"/>
        </w:rPr>
        <w:t xml:space="preserve">Yukon classification accuracy dropped substantially in the "overlap" testing set (86.86% vs. 93.7% in the total testing set), despite similar numbers of misidentified individuals. </w:t>
      </w:r>
      <w:r>
        <w:rPr>
          <w:rFonts w:ascii="Garamond" w:hAnsi="Garamond"/>
          <w:sz w:val="22"/>
          <w:szCs w:val="22"/>
        </w:rPr>
        <w:t xml:space="preserve">This </w:t>
      </w:r>
      <w:r w:rsidR="0073705F" w:rsidRPr="0073705F">
        <w:rPr>
          <w:rFonts w:ascii="Garamond" w:hAnsi="Garamond"/>
          <w:sz w:val="22"/>
          <w:szCs w:val="22"/>
        </w:rPr>
        <w:t>decline likely reflects the removal of the most easily classified cases</w:t>
      </w:r>
      <w:r>
        <w:rPr>
          <w:rFonts w:ascii="Garamond" w:hAnsi="Garamond"/>
          <w:sz w:val="22"/>
          <w:szCs w:val="22"/>
        </w:rPr>
        <w:t>, which is further supported by</w:t>
      </w:r>
      <w:r w:rsidR="009A271F">
        <w:rPr>
          <w:rFonts w:ascii="Garamond" w:hAnsi="Garamond"/>
          <w:sz w:val="22"/>
          <w:szCs w:val="22"/>
        </w:rPr>
        <w:t xml:space="preserve"> </w:t>
      </w:r>
      <w:r w:rsidR="0073705F" w:rsidRPr="0073705F">
        <w:rPr>
          <w:rFonts w:ascii="Garamond" w:hAnsi="Garamond"/>
          <w:sz w:val="22"/>
          <w:szCs w:val="22"/>
        </w:rPr>
        <w:t>higher misclassification rates among CWAK individuals compared to those from the middle and upper Yukon regions</w:t>
      </w:r>
      <w:r>
        <w:rPr>
          <w:rFonts w:ascii="Garamond" w:hAnsi="Garamond"/>
          <w:sz w:val="22"/>
          <w:szCs w:val="22"/>
        </w:rPr>
        <w:t xml:space="preserve">. </w:t>
      </w:r>
      <w:r w:rsidR="003C5C0F" w:rsidRPr="003C5C0F">
        <w:rPr>
          <w:rFonts w:ascii="Garamond" w:hAnsi="Garamond"/>
          <w:sz w:val="22"/>
          <w:szCs w:val="22"/>
        </w:rPr>
        <w:t>The</w:t>
      </w:r>
      <w:r>
        <w:rPr>
          <w:rFonts w:ascii="Garamond" w:hAnsi="Garamond"/>
          <w:sz w:val="22"/>
          <w:szCs w:val="22"/>
        </w:rPr>
        <w:t xml:space="preserve">se </w:t>
      </w:r>
      <w:r w:rsidR="003C5C0F" w:rsidRPr="003C5C0F">
        <w:rPr>
          <w:rFonts w:ascii="Garamond" w:hAnsi="Garamond"/>
          <w:sz w:val="22"/>
          <w:szCs w:val="22"/>
        </w:rPr>
        <w:t xml:space="preserve">challenges </w:t>
      </w:r>
      <w:r>
        <w:rPr>
          <w:rFonts w:ascii="Garamond" w:hAnsi="Garamond"/>
          <w:sz w:val="22"/>
          <w:szCs w:val="22"/>
        </w:rPr>
        <w:t xml:space="preserve">likely stem </w:t>
      </w:r>
      <w:r w:rsidR="003C5C0F" w:rsidRPr="003C5C0F">
        <w:rPr>
          <w:rFonts w:ascii="Garamond" w:hAnsi="Garamond"/>
          <w:sz w:val="22"/>
          <w:szCs w:val="22"/>
        </w:rPr>
        <w:t>from shorter migration patterns that include less residence time in the mainstem Yukon River</w:t>
      </w:r>
      <w:r>
        <w:rPr>
          <w:rFonts w:ascii="Garamond" w:hAnsi="Garamond"/>
          <w:sz w:val="22"/>
          <w:szCs w:val="22"/>
        </w:rPr>
        <w:t>, and, subsequently, a</w:t>
      </w:r>
      <w:r w:rsidR="002D29B3" w:rsidRPr="003C5C0F">
        <w:rPr>
          <w:rFonts w:ascii="Garamond" w:hAnsi="Garamond"/>
          <w:sz w:val="22"/>
          <w:szCs w:val="22"/>
        </w:rPr>
        <w:t xml:space="preserve"> less pronounced increase in isotope values before marine entry</w:t>
      </w:r>
      <w:r>
        <w:rPr>
          <w:rFonts w:ascii="Garamond" w:hAnsi="Garamond"/>
          <w:sz w:val="22"/>
          <w:szCs w:val="22"/>
        </w:rPr>
        <w:t xml:space="preserve">. Without this distinguishing feature, CWAK individuals from the Yukon (i.e. Figure 5b, column 4) are more likely to be misclassified with Kuskokwim or Nushagak fish, resulting in lower overall accuracy. </w:t>
      </w:r>
      <w:r w:rsidR="00B753DE" w:rsidRPr="003C5C0F">
        <w:rPr>
          <w:rFonts w:ascii="Garamond" w:hAnsi="Garamond"/>
          <w:sz w:val="22"/>
          <w:szCs w:val="22"/>
        </w:rPr>
        <w:t xml:space="preserve">Still, </w:t>
      </w:r>
      <w:r>
        <w:rPr>
          <w:rFonts w:ascii="Garamond" w:hAnsi="Garamond"/>
          <w:sz w:val="22"/>
          <w:szCs w:val="22"/>
        </w:rPr>
        <w:t xml:space="preserve">PCA analysis suggests that other features in the </w:t>
      </w:r>
      <w:del w:id="162" w:author="Daniel Schindler" w:date="2025-10-02T15:16:00Z" w16du:dateUtc="2025-10-02T22:16:00Z">
        <w:r w:rsidDel="007833A8">
          <w:rPr>
            <w:rFonts w:ascii="Garamond" w:hAnsi="Garamond"/>
            <w:sz w:val="22"/>
            <w:szCs w:val="22"/>
          </w:rPr>
          <w:delText>timeseries</w:delText>
        </w:r>
      </w:del>
      <w:ins w:id="163" w:author="Daniel Schindler" w:date="2025-10-02T15:16:00Z" w16du:dateUtc="2025-10-02T22:16:00Z">
        <w:r w:rsidR="007833A8">
          <w:rPr>
            <w:rFonts w:ascii="Garamond" w:hAnsi="Garamond"/>
            <w:sz w:val="22"/>
            <w:szCs w:val="22"/>
          </w:rPr>
          <w:t>time series</w:t>
        </w:r>
      </w:ins>
      <w:r>
        <w:rPr>
          <w:rFonts w:ascii="Garamond" w:hAnsi="Garamond"/>
          <w:sz w:val="22"/>
          <w:szCs w:val="22"/>
        </w:rPr>
        <w:t xml:space="preserve"> may also</w:t>
      </w:r>
      <w:r w:rsidR="00B753DE" w:rsidRPr="003C5C0F">
        <w:rPr>
          <w:rFonts w:ascii="Garamond" w:hAnsi="Garamond"/>
          <w:sz w:val="22"/>
          <w:szCs w:val="22"/>
        </w:rPr>
        <w:t xml:space="preserve"> contribute to </w:t>
      </w:r>
      <w:r>
        <w:rPr>
          <w:rFonts w:ascii="Garamond" w:hAnsi="Garamond"/>
          <w:sz w:val="22"/>
          <w:szCs w:val="22"/>
        </w:rPr>
        <w:t xml:space="preserve">the ability to distinguish among watersheds (Figure 5). These small </w:t>
      </w:r>
      <w:r w:rsidR="00B753DE" w:rsidRPr="003C5C0F">
        <w:rPr>
          <w:rFonts w:ascii="Garamond" w:hAnsi="Garamond"/>
          <w:sz w:val="22"/>
          <w:szCs w:val="22"/>
        </w:rPr>
        <w:t xml:space="preserve">variations may become more readily apparent for classification </w:t>
      </w:r>
      <w:r>
        <w:rPr>
          <w:rFonts w:ascii="Garamond" w:hAnsi="Garamond"/>
          <w:sz w:val="22"/>
          <w:szCs w:val="22"/>
        </w:rPr>
        <w:t>when used alongside other</w:t>
      </w:r>
      <w:commentRangeStart w:id="164"/>
      <w:r>
        <w:rPr>
          <w:rFonts w:ascii="Garamond" w:hAnsi="Garamond"/>
          <w:sz w:val="22"/>
          <w:szCs w:val="22"/>
        </w:rPr>
        <w:t xml:space="preserve"> </w:t>
      </w:r>
      <w:del w:id="165" w:author="Daniel Schindler" w:date="2025-10-02T15:16:00Z" w16du:dateUtc="2025-10-02T22:16:00Z">
        <w:r w:rsidR="00B753DE" w:rsidRPr="003C5C0F" w:rsidDel="007833A8">
          <w:rPr>
            <w:rFonts w:ascii="Garamond" w:hAnsi="Garamond"/>
            <w:sz w:val="22"/>
            <w:szCs w:val="22"/>
          </w:rPr>
          <w:delText>timeseries</w:delText>
        </w:r>
      </w:del>
      <w:ins w:id="166" w:author="Daniel Schindler" w:date="2025-10-02T15:16:00Z" w16du:dateUtc="2025-10-02T22:16:00Z">
        <w:r w:rsidR="007833A8">
          <w:rPr>
            <w:rFonts w:ascii="Garamond" w:hAnsi="Garamond"/>
            <w:sz w:val="22"/>
            <w:szCs w:val="22"/>
          </w:rPr>
          <w:t>time series</w:t>
        </w:r>
      </w:ins>
      <w:r w:rsidR="00B753DE" w:rsidRPr="003C5C0F">
        <w:rPr>
          <w:rFonts w:ascii="Garamond" w:hAnsi="Garamond"/>
          <w:sz w:val="22"/>
          <w:szCs w:val="22"/>
        </w:rPr>
        <w:t xml:space="preserve"> analysis techniques</w:t>
      </w:r>
      <w:commentRangeEnd w:id="164"/>
      <w:r w:rsidR="00E84B9A">
        <w:rPr>
          <w:rStyle w:val="CommentReference"/>
        </w:rPr>
        <w:commentReference w:id="164"/>
      </w:r>
      <w:r>
        <w:rPr>
          <w:rFonts w:ascii="Garamond" w:hAnsi="Garamond"/>
          <w:sz w:val="22"/>
          <w:szCs w:val="22"/>
        </w:rPr>
        <w:t xml:space="preserve"> or by increasing the sample size of Yukon CWAK individuals in the training set. </w:t>
      </w:r>
    </w:p>
    <w:p w14:paraId="34F8313A" w14:textId="77777777" w:rsidR="00A8751C" w:rsidRDefault="00A8751C" w:rsidP="00624A8A">
      <w:pPr>
        <w:spacing w:before="100" w:beforeAutospacing="1" w:after="100" w:afterAutospacing="1" w:line="240" w:lineRule="auto"/>
        <w:outlineLvl w:val="1"/>
        <w:rPr>
          <w:rFonts w:ascii="Garamond" w:hAnsi="Garamond"/>
          <w:sz w:val="22"/>
          <w:szCs w:val="22"/>
        </w:rPr>
      </w:pPr>
    </w:p>
    <w:p w14:paraId="0DE4DA04" w14:textId="427317EF" w:rsidR="009A271F" w:rsidRPr="001566FD" w:rsidRDefault="00624A8A" w:rsidP="009A271F">
      <w:pPr>
        <w:spacing w:before="100" w:beforeAutospacing="1" w:after="100" w:afterAutospacing="1" w:line="240" w:lineRule="auto"/>
        <w:outlineLvl w:val="1"/>
        <w:rPr>
          <w:rFonts w:ascii="Garamond" w:eastAsia="Times New Roman" w:hAnsi="Garamond" w:cs="Times New Roman"/>
          <w:b/>
          <w:bCs/>
          <w:kern w:val="0"/>
          <w14:ligatures w14:val="none"/>
        </w:rPr>
      </w:pPr>
      <w:r w:rsidRPr="001566FD">
        <w:rPr>
          <w:rFonts w:ascii="Garamond" w:eastAsia="Times New Roman" w:hAnsi="Garamond" w:cs="Times New Roman"/>
          <w:b/>
          <w:bCs/>
          <w:kern w:val="0"/>
          <w14:ligatures w14:val="none"/>
        </w:rPr>
        <w:t>Implications for Stock Assessment and Management</w:t>
      </w:r>
    </w:p>
    <w:p w14:paraId="74B65E54" w14:textId="08C9C771" w:rsidR="00E2482E" w:rsidRPr="001566FD" w:rsidRDefault="00D27C7B" w:rsidP="00E2482E">
      <w:pPr>
        <w:pStyle w:val="whitespace-normal"/>
        <w:spacing w:line="480" w:lineRule="auto"/>
        <w:ind w:firstLine="720"/>
        <w:rPr>
          <w:rFonts w:ascii="Garamond" w:hAnsi="Garamond"/>
          <w:sz w:val="22"/>
          <w:szCs w:val="22"/>
        </w:rPr>
      </w:pPr>
      <w:r w:rsidRPr="001566FD">
        <w:rPr>
          <w:rFonts w:ascii="Garamond" w:hAnsi="Garamond"/>
          <w:sz w:val="22"/>
          <w:szCs w:val="22"/>
        </w:rPr>
        <w:t xml:space="preserve">A tool to estimate provenance of marine-caught Chinook salmon in Western Alaska has the potential to expand assessment </w:t>
      </w:r>
      <w:r w:rsidR="009B7B97" w:rsidRPr="001566FD">
        <w:rPr>
          <w:rFonts w:ascii="Garamond" w:hAnsi="Garamond"/>
          <w:sz w:val="22"/>
          <w:szCs w:val="22"/>
        </w:rPr>
        <w:t xml:space="preserve">of hypotheses of declining population health by allowing for an explicit assessment of marine mortality on stock specific health. </w:t>
      </w:r>
      <w:r w:rsidRPr="001566FD">
        <w:rPr>
          <w:rFonts w:ascii="Garamond" w:hAnsi="Garamond"/>
          <w:sz w:val="22"/>
          <w:szCs w:val="22"/>
        </w:rPr>
        <w:t xml:space="preserve">The </w:t>
      </w:r>
      <w:r w:rsidR="009A271F" w:rsidRPr="001566FD">
        <w:rPr>
          <w:rFonts w:ascii="Garamond" w:hAnsi="Garamond"/>
          <w:sz w:val="22"/>
          <w:szCs w:val="22"/>
        </w:rPr>
        <w:t xml:space="preserve">workflow </w:t>
      </w:r>
      <w:r w:rsidRPr="001566FD">
        <w:rPr>
          <w:rFonts w:ascii="Garamond" w:hAnsi="Garamond"/>
          <w:sz w:val="22"/>
          <w:szCs w:val="22"/>
        </w:rPr>
        <w:t xml:space="preserve">presented </w:t>
      </w:r>
      <w:r w:rsidR="009A271F" w:rsidRPr="001566FD">
        <w:rPr>
          <w:rFonts w:ascii="Garamond" w:hAnsi="Garamond"/>
          <w:sz w:val="22"/>
          <w:szCs w:val="22"/>
        </w:rPr>
        <w:t>illustrates an</w:t>
      </w:r>
      <w:r w:rsidRPr="001566FD">
        <w:rPr>
          <w:rFonts w:ascii="Garamond" w:hAnsi="Garamond"/>
          <w:sz w:val="22"/>
          <w:szCs w:val="22"/>
        </w:rPr>
        <w:t xml:space="preserve"> </w:t>
      </w:r>
      <w:r w:rsidR="009A271F" w:rsidRPr="001566FD">
        <w:rPr>
          <w:rFonts w:ascii="Garamond" w:hAnsi="Garamond"/>
          <w:sz w:val="22"/>
          <w:szCs w:val="22"/>
        </w:rPr>
        <w:t xml:space="preserve">approach </w:t>
      </w:r>
      <w:r w:rsidR="009B7B97" w:rsidRPr="001566FD">
        <w:rPr>
          <w:rFonts w:ascii="Garamond" w:hAnsi="Garamond"/>
          <w:sz w:val="22"/>
          <w:szCs w:val="22"/>
        </w:rPr>
        <w:t xml:space="preserve">that can be used alongside </w:t>
      </w:r>
      <w:r w:rsidRPr="001566FD">
        <w:rPr>
          <w:rFonts w:ascii="Garamond" w:hAnsi="Garamond"/>
          <w:sz w:val="22"/>
          <w:szCs w:val="22"/>
        </w:rPr>
        <w:t>otolith LA-ICPMS data</w:t>
      </w:r>
      <w:r w:rsidR="009A271F" w:rsidRPr="001566FD">
        <w:rPr>
          <w:rFonts w:ascii="Garamond" w:hAnsi="Garamond"/>
          <w:sz w:val="22"/>
          <w:szCs w:val="22"/>
        </w:rPr>
        <w:t xml:space="preserve"> to provide probabilistic estimates of provenance, and calibrated models presented here may be immediately useful for classifying adult Chinook salmon from western Alaska watershed. </w:t>
      </w:r>
      <w:r w:rsidR="009B7B97" w:rsidRPr="001566FD">
        <w:rPr>
          <w:rFonts w:ascii="Garamond" w:hAnsi="Garamond"/>
          <w:sz w:val="22"/>
          <w:szCs w:val="22"/>
        </w:rPr>
        <w:t>Because of the size of this dataset and the temporal scale of sampling efforts, we expect that th</w:t>
      </w:r>
      <w:r w:rsidR="009A271F" w:rsidRPr="001566FD">
        <w:rPr>
          <w:rFonts w:ascii="Garamond" w:hAnsi="Garamond"/>
          <w:sz w:val="22"/>
          <w:szCs w:val="22"/>
        </w:rPr>
        <w:t>e library of otolith data included in this model includes variability among years that will allow it to perform well on new data</w:t>
      </w:r>
      <w:r w:rsidR="00E2482E" w:rsidRPr="001566FD">
        <w:rPr>
          <w:rFonts w:ascii="Garamond" w:hAnsi="Garamond"/>
          <w:sz w:val="22"/>
          <w:szCs w:val="22"/>
        </w:rPr>
        <w:t>sets</w:t>
      </w:r>
      <w:r w:rsidR="009A271F" w:rsidRPr="001566FD">
        <w:rPr>
          <w:rFonts w:ascii="Garamond" w:hAnsi="Garamond"/>
          <w:sz w:val="22"/>
          <w:szCs w:val="22"/>
        </w:rPr>
        <w:t xml:space="preserve">. However, because we opted not to include a true validation set given sample-size constraints, there remains the potential that performance on a new year may be lower due to </w:t>
      </w:r>
      <w:ins w:id="167" w:author="Daniel Schindler" w:date="2025-10-06T11:05:00Z" w16du:dateUtc="2025-10-06T18:05:00Z">
        <w:r w:rsidR="00CF4BFF">
          <w:rPr>
            <w:rFonts w:ascii="Garamond" w:hAnsi="Garamond"/>
            <w:sz w:val="22"/>
            <w:szCs w:val="22"/>
          </w:rPr>
          <w:t xml:space="preserve">potential </w:t>
        </w:r>
      </w:ins>
      <w:r w:rsidR="009A271F" w:rsidRPr="001566FD">
        <w:rPr>
          <w:rFonts w:ascii="Garamond" w:hAnsi="Garamond"/>
          <w:sz w:val="22"/>
          <w:szCs w:val="22"/>
        </w:rPr>
        <w:t xml:space="preserve">overfitting to our dataset. In addition, because these data include only the juvenile freshwater residence </w:t>
      </w:r>
      <w:r w:rsidR="00E2482E" w:rsidRPr="001566FD">
        <w:rPr>
          <w:rFonts w:ascii="Garamond" w:hAnsi="Garamond"/>
          <w:sz w:val="22"/>
          <w:szCs w:val="22"/>
        </w:rPr>
        <w:lastRenderedPageBreak/>
        <w:t xml:space="preserve">period, we expect that this model can be applied to juvenile chinook salmon expected to be from western Alaska watersheds. However, this assumption should be tested using known-origin individuals before large scale implementation. </w:t>
      </w:r>
    </w:p>
    <w:p w14:paraId="18270C1A" w14:textId="32B8C04F" w:rsidR="00E5472C" w:rsidRPr="001566FD" w:rsidRDefault="00E5472C" w:rsidP="00E2482E">
      <w:pPr>
        <w:pStyle w:val="whitespace-normal"/>
        <w:spacing w:line="480" w:lineRule="auto"/>
        <w:ind w:firstLine="720"/>
        <w:rPr>
          <w:rFonts w:ascii="Garamond" w:hAnsi="Garamond"/>
          <w:sz w:val="22"/>
          <w:szCs w:val="22"/>
        </w:rPr>
      </w:pPr>
      <w:r w:rsidRPr="001566FD">
        <w:rPr>
          <w:rFonts w:ascii="Garamond" w:hAnsi="Garamond"/>
          <w:sz w:val="22"/>
          <w:szCs w:val="22"/>
        </w:rPr>
        <w:t>In addition, the methods presented here provide quantifiable confidence values which can be directly used by managers to make decisions based on changing thresholds of misassignment risk, offering a practical framework for incorporating uncertainty into management decisions.</w:t>
      </w:r>
      <w:r w:rsidR="009B7B97" w:rsidRPr="001566FD">
        <w:rPr>
          <w:rFonts w:ascii="Garamond" w:hAnsi="Garamond"/>
          <w:sz w:val="22"/>
          <w:szCs w:val="22"/>
        </w:rPr>
        <w:t xml:space="preserve"> Even with extremely high confidence threshold values, our model achieved between ~70% and ~85% accuracy for all classes. The exception to this is the Yukon classification on the “Total” testing set, in which distinct </w:t>
      </w:r>
      <w:r w:rsidR="009B7B97" w:rsidRPr="001566FD">
        <w:rPr>
          <w:rFonts w:ascii="Cambria Math" w:hAnsi="Cambria Math" w:cs="Cambria Math"/>
          <w:sz w:val="22"/>
          <w:szCs w:val="22"/>
        </w:rPr>
        <w:t>⁸⁷</w:t>
      </w:r>
      <w:r w:rsidR="009B7B97" w:rsidRPr="001566FD">
        <w:rPr>
          <w:rFonts w:ascii="Garamond" w:hAnsi="Garamond"/>
          <w:sz w:val="22"/>
          <w:szCs w:val="22"/>
        </w:rPr>
        <w:t>Sr/</w:t>
      </w:r>
      <w:r w:rsidR="009B7B97" w:rsidRPr="001566FD">
        <w:rPr>
          <w:rFonts w:ascii="Cambria Math" w:hAnsi="Cambria Math" w:cs="Cambria Math"/>
          <w:sz w:val="22"/>
          <w:szCs w:val="22"/>
        </w:rPr>
        <w:t>⁸⁶</w:t>
      </w:r>
      <w:r w:rsidR="009B7B97" w:rsidRPr="001566FD">
        <w:rPr>
          <w:rFonts w:ascii="Garamond" w:hAnsi="Garamond"/>
          <w:sz w:val="22"/>
          <w:szCs w:val="22"/>
        </w:rPr>
        <w:t xml:space="preserve">Sr values in the Yukon buoy correct classification with extremely high confidence </w:t>
      </w:r>
      <w:commentRangeStart w:id="168"/>
      <w:r w:rsidR="009B7B97" w:rsidRPr="001566FD">
        <w:rPr>
          <w:rFonts w:ascii="Garamond" w:hAnsi="Garamond"/>
          <w:sz w:val="22"/>
          <w:szCs w:val="22"/>
        </w:rPr>
        <w:t>values</w:t>
      </w:r>
      <w:commentRangeEnd w:id="168"/>
      <w:r w:rsidR="00E84B9A" w:rsidRPr="001566FD">
        <w:rPr>
          <w:rStyle w:val="CommentReference"/>
          <w:rFonts w:ascii="Garamond" w:eastAsiaTheme="minorHAnsi" w:hAnsi="Garamond" w:cstheme="minorBidi"/>
          <w:kern w:val="2"/>
          <w:sz w:val="22"/>
          <w:szCs w:val="22"/>
          <w14:ligatures w14:val="standardContextual"/>
        </w:rPr>
        <w:commentReference w:id="168"/>
      </w:r>
      <w:r w:rsidR="009B7B97" w:rsidRPr="001566FD">
        <w:rPr>
          <w:rFonts w:ascii="Garamond" w:hAnsi="Garamond"/>
          <w:sz w:val="22"/>
          <w:szCs w:val="22"/>
        </w:rPr>
        <w:t xml:space="preserve">. </w:t>
      </w:r>
    </w:p>
    <w:p w14:paraId="75A7E217" w14:textId="01142C45" w:rsidR="00E5472C" w:rsidRPr="001566FD" w:rsidRDefault="0064576D" w:rsidP="0064576D">
      <w:pPr>
        <w:pStyle w:val="whitespace-normal"/>
        <w:spacing w:line="480" w:lineRule="auto"/>
        <w:ind w:firstLine="720"/>
        <w:rPr>
          <w:rFonts w:ascii="Garamond" w:hAnsi="Garamond"/>
          <w:sz w:val="22"/>
          <w:szCs w:val="22"/>
        </w:rPr>
      </w:pPr>
      <w:r w:rsidRPr="001566FD">
        <w:rPr>
          <w:rFonts w:ascii="Garamond" w:hAnsi="Garamond"/>
          <w:sz w:val="22"/>
          <w:szCs w:val="22"/>
        </w:rPr>
        <w:t>Although the methods presented here advance the ability to discriminate among rivers for Western Alaska Chinook salmon, they remain limited for in-season management or rapid research applications. Otolith LA-ICPMS is costly and labor-intensive, making large-scale, real-time assessment of river origin for marine-caught samples impractical. Moreover, otolith collection is lethal, which may be prohibitive given the increasingly endangered status of Chinook salmon in this region. The model also relies on a large existing dataset with known river-of-origin labels derived from unique sampling efforts, a resource not available for most other species of concern. For example, comparable datasets do not exist for chum salmon, constraining the broader application of these methods across species.</w:t>
      </w:r>
    </w:p>
    <w:p w14:paraId="7B48F9A1" w14:textId="6C9AA32A" w:rsidR="00985634" w:rsidRPr="001566FD" w:rsidRDefault="001566FD" w:rsidP="00E2482E">
      <w:pPr>
        <w:spacing w:before="100" w:beforeAutospacing="1" w:after="100" w:afterAutospacing="1" w:line="480" w:lineRule="auto"/>
        <w:ind w:firstLine="720"/>
        <w:outlineLvl w:val="1"/>
        <w:rPr>
          <w:rFonts w:ascii="Garamond" w:hAnsi="Garamond"/>
          <w:sz w:val="22"/>
          <w:szCs w:val="22"/>
        </w:rPr>
      </w:pPr>
      <w:r w:rsidRPr="001566FD">
        <w:rPr>
          <w:rFonts w:ascii="Garamond" w:hAnsi="Garamond"/>
          <w:sz w:val="22"/>
          <w:szCs w:val="22"/>
        </w:rPr>
        <w:t xml:space="preserve">Machine learning methods provide </w:t>
      </w:r>
      <w:r w:rsidR="00D971E7" w:rsidRPr="001566FD">
        <w:rPr>
          <w:rFonts w:ascii="Garamond" w:hAnsi="Garamond"/>
          <w:sz w:val="22"/>
          <w:szCs w:val="22"/>
        </w:rPr>
        <w:t xml:space="preserve">an opportunity to uncover new insights in ecological datasets that may be critical for </w:t>
      </w:r>
      <w:ins w:id="169" w:author="Daniel Schindler" w:date="2025-10-06T11:06:00Z" w16du:dateUtc="2025-10-06T18:06:00Z">
        <w:r w:rsidR="00A03740">
          <w:rPr>
            <w:rFonts w:ascii="Garamond" w:hAnsi="Garamond"/>
            <w:sz w:val="22"/>
            <w:szCs w:val="22"/>
          </w:rPr>
          <w:t xml:space="preserve">ecosystem-based </w:t>
        </w:r>
      </w:ins>
      <w:r w:rsidR="00D971E7" w:rsidRPr="001566FD">
        <w:rPr>
          <w:rFonts w:ascii="Garamond" w:hAnsi="Garamond"/>
          <w:sz w:val="22"/>
          <w:szCs w:val="22"/>
        </w:rPr>
        <w:t xml:space="preserve">management </w:t>
      </w:r>
      <w:ins w:id="170" w:author="Daniel Schindler" w:date="2025-10-06T11:06:00Z" w16du:dateUtc="2025-10-06T18:06:00Z">
        <w:r w:rsidR="00A03740">
          <w:rPr>
            <w:rFonts w:ascii="Garamond" w:hAnsi="Garamond"/>
            <w:sz w:val="22"/>
            <w:szCs w:val="22"/>
          </w:rPr>
          <w:t>attempting to maintain fishing opportunity while protecting species and populations of conservation con</w:t>
        </w:r>
      </w:ins>
      <w:ins w:id="171" w:author="Daniel Schindler" w:date="2025-10-06T11:07:00Z" w16du:dateUtc="2025-10-06T18:07:00Z">
        <w:r w:rsidR="00A03740">
          <w:rPr>
            <w:rFonts w:ascii="Garamond" w:hAnsi="Garamond"/>
            <w:sz w:val="22"/>
            <w:szCs w:val="22"/>
          </w:rPr>
          <w:t>cern.</w:t>
        </w:r>
      </w:ins>
      <w:del w:id="172" w:author="Daniel Schindler" w:date="2025-10-06T11:06:00Z" w16du:dateUtc="2025-10-06T18:06:00Z">
        <w:r w:rsidR="00D971E7" w:rsidRPr="001566FD" w:rsidDel="00A03740">
          <w:rPr>
            <w:rFonts w:ascii="Garamond" w:hAnsi="Garamond"/>
            <w:sz w:val="22"/>
            <w:szCs w:val="22"/>
          </w:rPr>
          <w:delText>or conservation efforts</w:delText>
        </w:r>
      </w:del>
      <w:r w:rsidR="00D971E7" w:rsidRPr="001566FD">
        <w:rPr>
          <w:rFonts w:ascii="Garamond" w:hAnsi="Garamond"/>
          <w:sz w:val="22"/>
          <w:szCs w:val="22"/>
        </w:rPr>
        <w:t xml:space="preserve">. In this case, enabling river-basin scale determination of provenance for marine-caught Chinook salmon allows managers to connect region-wide salmon population patterns with river-specific population health. In doing so, researchers may better understand how ecosystem processes at several spatial scales and across ecosystems are interconnected to informing overall ecosystem </w:t>
      </w:r>
      <w:r w:rsidR="00D971E7" w:rsidRPr="001566FD">
        <w:rPr>
          <w:rFonts w:ascii="Garamond" w:hAnsi="Garamond"/>
          <w:sz w:val="22"/>
          <w:szCs w:val="22"/>
        </w:rPr>
        <w:lastRenderedPageBreak/>
        <w:t xml:space="preserve">health. </w:t>
      </w:r>
      <w:r w:rsidR="00FB68F4" w:rsidRPr="001566FD">
        <w:rPr>
          <w:rFonts w:ascii="Garamond" w:hAnsi="Garamond"/>
          <w:sz w:val="22"/>
          <w:szCs w:val="22"/>
        </w:rPr>
        <w:t>Developing this knowledge of ecosystem function across scales is essential for informing management and conservation strategies that sustain the services provided by healthy, functioning ecosystems</w:t>
      </w:r>
      <w:r w:rsidR="00E2482E" w:rsidRPr="001566FD">
        <w:rPr>
          <w:rFonts w:ascii="Garamond" w:hAnsi="Garamond"/>
          <w:sz w:val="22"/>
          <w:szCs w:val="22"/>
        </w:rPr>
        <w:t xml:space="preserve">. </w:t>
      </w:r>
    </w:p>
    <w:sectPr w:rsidR="00985634" w:rsidRPr="001566F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Benjamin J. Makhlouf" w:date="2025-09-06T16:49:00Z" w:initials="b">
    <w:p w14:paraId="18DAC362" w14:textId="77777777" w:rsidR="00DE161A" w:rsidRDefault="00DE161A" w:rsidP="00DE161A">
      <w:r>
        <w:rPr>
          <w:rStyle w:val="CommentReference"/>
        </w:rPr>
        <w:annotationRef/>
      </w:r>
      <w:r>
        <w:rPr>
          <w:sz w:val="20"/>
          <w:szCs w:val="20"/>
        </w:rPr>
        <w:t>add Chum?</w:t>
      </w:r>
    </w:p>
    <w:p w14:paraId="678C87C1" w14:textId="77777777" w:rsidR="00DE161A" w:rsidRDefault="00DE161A" w:rsidP="00DE161A"/>
  </w:comment>
  <w:comment w:id="6" w:author="Daniel Schindler" w:date="2025-10-02T14:29:00Z" w:initials="DS">
    <w:p w14:paraId="4B278D3C" w14:textId="77777777" w:rsidR="00D02385" w:rsidRDefault="00D02385" w:rsidP="00D02385">
      <w:pPr>
        <w:pStyle w:val="CommentText"/>
      </w:pPr>
      <w:r>
        <w:rPr>
          <w:rStyle w:val="CommentReference"/>
        </w:rPr>
        <w:annotationRef/>
      </w:r>
      <w:r>
        <w:t xml:space="preserve">Yes </w:t>
      </w:r>
    </w:p>
  </w:comment>
  <w:comment w:id="45" w:author="Benjamin J. Makhlouf" w:date="2025-08-18T11:18:00Z" w:initials="b">
    <w:p w14:paraId="51CBD6D1" w14:textId="76560B1C" w:rsidR="002A47CE" w:rsidRDefault="002A47CE" w:rsidP="002A47CE">
      <w:r>
        <w:rPr>
          <w:rStyle w:val="CommentReference"/>
        </w:rPr>
        <w:annotationRef/>
      </w:r>
      <w:r>
        <w:rPr>
          <w:sz w:val="20"/>
          <w:szCs w:val="20"/>
        </w:rPr>
        <w:t>Note to self: Ask diego for the specifications for all years</w:t>
      </w:r>
    </w:p>
  </w:comment>
  <w:comment w:id="64" w:author="Daniel Schindler" w:date="2025-10-02T15:13:00Z" w:initials="DS">
    <w:p w14:paraId="31C295FA" w14:textId="77777777" w:rsidR="00776FB6" w:rsidRDefault="00776FB6" w:rsidP="00776FB6">
      <w:pPr>
        <w:pStyle w:val="CommentText"/>
      </w:pPr>
      <w:r>
        <w:rPr>
          <w:rStyle w:val="CommentReference"/>
        </w:rPr>
        <w:annotationRef/>
      </w:r>
      <w:r>
        <w:t>Need to be consistent throughout. I think “time series” is correct</w:t>
      </w:r>
    </w:p>
  </w:comment>
  <w:comment w:id="89" w:author="Benjamin J. Makhlouf" w:date="2025-09-30T09:11:00Z" w:initials="b">
    <w:p w14:paraId="03EE4563" w14:textId="45C0C3AD" w:rsidR="00097484" w:rsidRDefault="00097484" w:rsidP="00097484">
      <w:r>
        <w:rPr>
          <w:rStyle w:val="CommentReference"/>
        </w:rPr>
        <w:annotationRef/>
      </w:r>
      <w:r>
        <w:rPr>
          <w:sz w:val="20"/>
          <w:szCs w:val="20"/>
        </w:rPr>
        <w:t>Cite Tidymodels</w:t>
      </w:r>
    </w:p>
  </w:comment>
  <w:comment w:id="92" w:author="Valentina M. Staneva" w:date="2025-09-27T17:02:00Z" w:initials="VMS">
    <w:p w14:paraId="06C0E272" w14:textId="625EB2A4" w:rsidR="00E84B9A" w:rsidRDefault="00E84B9A" w:rsidP="00E84B9A">
      <w:r>
        <w:rPr>
          <w:rStyle w:val="CommentReference"/>
        </w:rPr>
        <w:annotationRef/>
      </w:r>
      <w:r>
        <w:rPr>
          <w:sz w:val="20"/>
          <w:szCs w:val="20"/>
        </w:rPr>
        <w:t>specify from which library otherwise it might not mean anything to people.</w:t>
      </w:r>
    </w:p>
  </w:comment>
  <w:comment w:id="93" w:author="Benjamin J. Makhlouf" w:date="2025-09-02T09:56:00Z" w:initials="b">
    <w:p w14:paraId="4E3434D0" w14:textId="4E85BC4A" w:rsidR="00CD3FB4" w:rsidRDefault="00CD3FB4" w:rsidP="00CD3FB4">
      <w:r>
        <w:rPr>
          <w:rStyle w:val="CommentReference"/>
        </w:rPr>
        <w:annotationRef/>
      </w:r>
      <w:r>
        <w:rPr>
          <w:sz w:val="20"/>
          <w:szCs w:val="20"/>
        </w:rPr>
        <w:t xml:space="preserve">I did not iterate through hyperparameters, just chose them and trained on training data. Does this convey that? </w:t>
      </w:r>
    </w:p>
  </w:comment>
  <w:comment w:id="95" w:author="Daniel Schindler" w:date="2025-10-02T15:21:00Z" w:initials="DS">
    <w:p w14:paraId="709A2CCE" w14:textId="77777777" w:rsidR="00FA3005" w:rsidRDefault="00FA3005" w:rsidP="00FA3005">
      <w:pPr>
        <w:pStyle w:val="CommentText"/>
      </w:pPr>
      <w:r>
        <w:rPr>
          <w:rStyle w:val="CommentReference"/>
        </w:rPr>
        <w:annotationRef/>
      </w:r>
      <w:r>
        <w:t>Reference for this?</w:t>
      </w:r>
    </w:p>
  </w:comment>
  <w:comment w:id="97" w:author="Daniel Schindler" w:date="2025-10-02T15:22:00Z" w:initials="DS">
    <w:p w14:paraId="4CD7C17E" w14:textId="77777777" w:rsidR="00286D15" w:rsidRDefault="00286D15" w:rsidP="00286D15">
      <w:pPr>
        <w:pStyle w:val="CommentText"/>
      </w:pPr>
      <w:r>
        <w:rPr>
          <w:rStyle w:val="CommentReference"/>
        </w:rPr>
        <w:annotationRef/>
      </w:r>
      <w:r>
        <w:t>This needs introduction somewhere further up. Ie sampling in the Yukon included genetics...</w:t>
      </w:r>
    </w:p>
  </w:comment>
  <w:comment w:id="102" w:author="Valentina M. Staneva" w:date="2025-09-29T08:12:00Z" w:initials="VMS">
    <w:p w14:paraId="3471AB53" w14:textId="700FB3E5" w:rsidR="00E84B9A" w:rsidRDefault="00E84B9A" w:rsidP="00E84B9A">
      <w:r>
        <w:rPr>
          <w:rStyle w:val="CommentReference"/>
        </w:rPr>
        <w:annotationRef/>
      </w:r>
      <w:r>
        <w:rPr>
          <w:sz w:val="20"/>
          <w:szCs w:val="20"/>
        </w:rPr>
        <w:t>could add that: "Although they may provide sufficient class ranking, ..."</w:t>
      </w:r>
    </w:p>
  </w:comment>
  <w:comment w:id="103" w:author="Valentina M. Staneva" w:date="2025-09-29T08:43:00Z" w:initials="VMS">
    <w:p w14:paraId="148A0BEE" w14:textId="77777777" w:rsidR="00E84B9A" w:rsidRDefault="00E84B9A" w:rsidP="00E84B9A">
      <w:r>
        <w:rPr>
          <w:rStyle w:val="CommentReference"/>
        </w:rPr>
        <w:annotationRef/>
      </w:r>
      <w:r>
        <w:rPr>
          <w:sz w:val="20"/>
          <w:szCs w:val="20"/>
        </w:rPr>
        <w:t>predicted probability (scores) with observed probability of being correct through ...? I like to split it between predicted and observed probability. Confidence is a less of a probabilistic term, and for many algorithms (like ChatGPT) we know it can be confident without being correct.</w:t>
      </w:r>
    </w:p>
  </w:comment>
  <w:comment w:id="104" w:author="Valentina M. Staneva" w:date="2025-09-29T08:46:00Z" w:initials="VMS">
    <w:p w14:paraId="55BD51FF" w14:textId="77777777" w:rsidR="00E84B9A" w:rsidRDefault="00E84B9A" w:rsidP="00E84B9A">
      <w:r>
        <w:rPr>
          <w:rStyle w:val="CommentReference"/>
        </w:rPr>
        <w:annotationRef/>
      </w:r>
      <w:r>
        <w:rPr>
          <w:sz w:val="20"/>
          <w:szCs w:val="20"/>
        </w:rPr>
        <w:t>It would a bit repeat with next sentence. You can also say raw confidence scores coz it is clear scores are not probabilities.</w:t>
      </w:r>
    </w:p>
  </w:comment>
  <w:comment w:id="107" w:author="Daniel Schindler" w:date="2025-10-02T15:26:00Z" w:initials="DS">
    <w:p w14:paraId="0A19D0FE" w14:textId="77777777" w:rsidR="00286D15" w:rsidRDefault="00286D15" w:rsidP="00286D15">
      <w:pPr>
        <w:pStyle w:val="CommentText"/>
      </w:pPr>
      <w:r>
        <w:rPr>
          <w:rStyle w:val="CommentReference"/>
        </w:rPr>
        <w:annotationRef/>
      </w:r>
      <w:r>
        <w:t>These concepts and methods will not be familiar to most ecologists so need to provide references to them.</w:t>
      </w:r>
    </w:p>
  </w:comment>
  <w:comment w:id="121" w:author="Benjamin J. Makhlouf" w:date="2025-09-06T17:57:00Z" w:initials="b">
    <w:p w14:paraId="7EA423C7" w14:textId="06315631" w:rsidR="000F5F96" w:rsidRDefault="000F5F96" w:rsidP="000F5F96">
      <w:r>
        <w:rPr>
          <w:rStyle w:val="CommentReference"/>
        </w:rPr>
        <w:annotationRef/>
      </w:r>
      <w:r>
        <w:rPr>
          <w:sz w:val="20"/>
          <w:szCs w:val="20"/>
        </w:rPr>
        <w:t xml:space="preserve">Thoughts on whether to just use an average, or show the range. </w:t>
      </w:r>
    </w:p>
  </w:comment>
  <w:comment w:id="122" w:author="Daniel Schindler" w:date="2025-10-02T15:29:00Z" w:initials="DS">
    <w:p w14:paraId="211C6244" w14:textId="77777777" w:rsidR="00B2339D" w:rsidRDefault="00B2339D" w:rsidP="00B2339D">
      <w:pPr>
        <w:pStyle w:val="CommentText"/>
      </w:pPr>
      <w:r>
        <w:rPr>
          <w:rStyle w:val="CommentReference"/>
        </w:rPr>
        <w:annotationRef/>
      </w:r>
      <w:r>
        <w:t>I would state the averages for the highest order tributary</w:t>
      </w:r>
    </w:p>
  </w:comment>
  <w:comment w:id="128" w:author="Daniel Schindler" w:date="2025-10-03T12:50:00Z" w:initials="DS">
    <w:p w14:paraId="79D3B7F7" w14:textId="77777777" w:rsidR="003678F1" w:rsidRDefault="003678F1" w:rsidP="003678F1">
      <w:pPr>
        <w:pStyle w:val="CommentText"/>
      </w:pPr>
      <w:r>
        <w:rPr>
          <w:rStyle w:val="CommentReference"/>
        </w:rPr>
        <w:annotationRef/>
      </w:r>
      <w:r>
        <w:t>This statement is confusing. Are you talking about Yukon CWAK fish or all CWAK fish?</w:t>
      </w:r>
    </w:p>
  </w:comment>
  <w:comment w:id="129" w:author="Daniel Schindler" w:date="2025-10-02T15:30:00Z" w:initials="DS">
    <w:p w14:paraId="1363313F" w14:textId="728919DE" w:rsidR="00B2339D" w:rsidRDefault="00B2339D" w:rsidP="00B2339D">
      <w:pPr>
        <w:pStyle w:val="CommentText"/>
      </w:pPr>
      <w:r>
        <w:rPr>
          <w:rStyle w:val="CommentReference"/>
        </w:rPr>
        <w:annotationRef/>
      </w:r>
      <w:r>
        <w:t>Maternal?</w:t>
      </w:r>
    </w:p>
  </w:comment>
  <w:comment w:id="137" w:author="Daniel Schindler" w:date="2025-10-06T10:56:00Z" w:initials="DS">
    <w:p w14:paraId="44FE1596" w14:textId="77777777" w:rsidR="00CF4BFF" w:rsidRDefault="00CF4BFF" w:rsidP="00CF4BFF">
      <w:pPr>
        <w:pStyle w:val="CommentText"/>
      </w:pPr>
      <w:r>
        <w:rPr>
          <w:rStyle w:val="CommentReference"/>
        </w:rPr>
        <w:annotationRef/>
      </w:r>
      <w:r>
        <w:t>Remind us what this is here. One phrase.</w:t>
      </w:r>
    </w:p>
  </w:comment>
  <w:comment w:id="138" w:author="Daniel Schindler" w:date="2025-10-06T10:56:00Z" w:initials="DS">
    <w:p w14:paraId="752E5439" w14:textId="77777777" w:rsidR="00CF4BFF" w:rsidRDefault="00CF4BFF" w:rsidP="00CF4BFF">
      <w:pPr>
        <w:pStyle w:val="CommentText"/>
      </w:pPr>
      <w:r>
        <w:rPr>
          <w:rStyle w:val="CommentReference"/>
        </w:rPr>
        <w:annotationRef/>
      </w:r>
      <w:r>
        <w:t>Is this a technical term?</w:t>
      </w:r>
    </w:p>
  </w:comment>
  <w:comment w:id="139" w:author="Valentina M. Staneva" w:date="2025-09-29T10:51:00Z" w:initials="VMS">
    <w:p w14:paraId="00A06E06" w14:textId="4740595A" w:rsidR="00E84B9A" w:rsidRDefault="00E84B9A" w:rsidP="00E84B9A">
      <w:r>
        <w:rPr>
          <w:rStyle w:val="CommentReference"/>
        </w:rPr>
        <w:annotationRef/>
      </w:r>
      <w:r>
        <w:rPr>
          <w:sz w:val="20"/>
          <w:szCs w:val="20"/>
        </w:rPr>
        <w:t>Is this after calibration?</w:t>
      </w:r>
    </w:p>
  </w:comment>
  <w:comment w:id="148" w:author="Valentina M. Staneva" w:date="2025-09-28T16:25:00Z" w:initials="VMS">
    <w:p w14:paraId="31E84DFE" w14:textId="1BEBC50C" w:rsidR="00E84B9A" w:rsidRDefault="00E84B9A" w:rsidP="00E84B9A">
      <w:r>
        <w:rPr>
          <w:rStyle w:val="CommentReference"/>
        </w:rPr>
        <w:annotationRef/>
      </w:r>
      <w:r>
        <w:rPr>
          <w:sz w:val="20"/>
          <w:szCs w:val="20"/>
        </w:rPr>
        <w:t>language regarding time-series analysis techniques</w:t>
      </w:r>
    </w:p>
  </w:comment>
  <w:comment w:id="164" w:author="Valentina M. Staneva" w:date="2025-09-28T16:28:00Z" w:initials="VMS">
    <w:p w14:paraId="7D7AD7A5" w14:textId="77777777" w:rsidR="00E84B9A" w:rsidRDefault="00E84B9A" w:rsidP="00E84B9A">
      <w:r>
        <w:rPr>
          <w:rStyle w:val="CommentReference"/>
        </w:rPr>
        <w:annotationRef/>
      </w:r>
      <w:r>
        <w:rPr>
          <w:sz w:val="20"/>
          <w:szCs w:val="20"/>
        </w:rPr>
        <w:t>which?</w:t>
      </w:r>
    </w:p>
  </w:comment>
  <w:comment w:id="168" w:author="Valentina M. Staneva" w:date="2025-09-28T18:30:00Z" w:initials="VMS">
    <w:p w14:paraId="2B055E78" w14:textId="77777777" w:rsidR="00E84B9A" w:rsidRDefault="00E84B9A" w:rsidP="00E84B9A">
      <w:r>
        <w:rPr>
          <w:rStyle w:val="CommentReference"/>
        </w:rPr>
        <w:annotationRef/>
      </w:r>
      <w:r>
        <w:rPr>
          <w:sz w:val="20"/>
          <w:szCs w:val="20"/>
        </w:rPr>
        <w:t xml:space="preserve">Could add that the whole approach is rather general and can be implemented for other such data (other fish, other region).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8C87C1" w15:done="1"/>
  <w15:commentEx w15:paraId="4B278D3C" w15:paraIdParent="678C87C1" w15:done="1"/>
  <w15:commentEx w15:paraId="51CBD6D1" w15:done="0"/>
  <w15:commentEx w15:paraId="31C295FA" w15:done="0"/>
  <w15:commentEx w15:paraId="03EE4563" w15:done="0"/>
  <w15:commentEx w15:paraId="06C0E272" w15:done="1"/>
  <w15:commentEx w15:paraId="4E3434D0" w15:done="1"/>
  <w15:commentEx w15:paraId="709A2CCE" w15:done="0"/>
  <w15:commentEx w15:paraId="4CD7C17E" w15:done="0"/>
  <w15:commentEx w15:paraId="3471AB53" w15:done="1"/>
  <w15:commentEx w15:paraId="148A0BEE" w15:done="0"/>
  <w15:commentEx w15:paraId="55BD51FF" w15:paraIdParent="148A0BEE" w15:done="0"/>
  <w15:commentEx w15:paraId="0A19D0FE" w15:done="0"/>
  <w15:commentEx w15:paraId="7EA423C7" w15:done="0"/>
  <w15:commentEx w15:paraId="211C6244" w15:paraIdParent="7EA423C7" w15:done="0"/>
  <w15:commentEx w15:paraId="79D3B7F7" w15:done="0"/>
  <w15:commentEx w15:paraId="1363313F" w15:done="0"/>
  <w15:commentEx w15:paraId="44FE1596" w15:done="0"/>
  <w15:commentEx w15:paraId="752E5439" w15:done="0"/>
  <w15:commentEx w15:paraId="00A06E06" w15:done="1"/>
  <w15:commentEx w15:paraId="31E84DFE" w15:done="1"/>
  <w15:commentEx w15:paraId="7D7AD7A5" w15:done="1"/>
  <w15:commentEx w15:paraId="2B055E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E2A6E3" w16cex:dateUtc="2025-09-06T23:49:00Z"/>
  <w16cex:commentExtensible w16cex:durableId="363BF71A" w16cex:dateUtc="2025-10-02T21:29:00Z"/>
  <w16cex:commentExtensible w16cex:durableId="6197010A" w16cex:dateUtc="2025-08-18T18:18:00Z"/>
  <w16cex:commentExtensible w16cex:durableId="2FF90084" w16cex:dateUtc="2025-10-02T22:13:00Z"/>
  <w16cex:commentExtensible w16cex:durableId="2C82FAB6" w16cex:dateUtc="2025-09-30T16:11:00Z"/>
  <w16cex:commentExtensible w16cex:durableId="777EB87E" w16cex:dateUtc="2025-09-28T00:02:00Z"/>
  <w16cex:commentExtensible w16cex:durableId="208C7FE7" w16cex:dateUtc="2025-09-02T16:56:00Z"/>
  <w16cex:commentExtensible w16cex:durableId="02C264BB" w16cex:dateUtc="2025-10-02T22:21:00Z"/>
  <w16cex:commentExtensible w16cex:durableId="5E78C3E5" w16cex:dateUtc="2025-10-02T22:22:00Z"/>
  <w16cex:commentExtensible w16cex:durableId="0E92A1BC" w16cex:dateUtc="2025-09-29T15:12:00Z"/>
  <w16cex:commentExtensible w16cex:durableId="0444BDF2" w16cex:dateUtc="2025-09-29T15:43:00Z"/>
  <w16cex:commentExtensible w16cex:durableId="1AE1AF2B" w16cex:dateUtc="2025-09-29T15:46:00Z"/>
  <w16cex:commentExtensible w16cex:durableId="350AADE7" w16cex:dateUtc="2025-10-02T22:26:00Z"/>
  <w16cex:commentExtensible w16cex:durableId="7BF59F8C" w16cex:dateUtc="2025-09-07T00:57:00Z"/>
  <w16cex:commentExtensible w16cex:durableId="3940C8BB" w16cex:dateUtc="2025-10-02T22:29:00Z"/>
  <w16cex:commentExtensible w16cex:durableId="210F527C" w16cex:dateUtc="2025-10-03T19:50:00Z"/>
  <w16cex:commentExtensible w16cex:durableId="30F3436A" w16cex:dateUtc="2025-10-02T22:30:00Z"/>
  <w16cex:commentExtensible w16cex:durableId="764798DA" w16cex:dateUtc="2025-10-06T17:56:00Z"/>
  <w16cex:commentExtensible w16cex:durableId="3A1D4E6D" w16cex:dateUtc="2025-10-06T17:56:00Z"/>
  <w16cex:commentExtensible w16cex:durableId="37956EA5" w16cex:dateUtc="2025-09-29T17:51:00Z"/>
  <w16cex:commentExtensible w16cex:durableId="7B5EF19A" w16cex:dateUtc="2025-09-28T23:25:00Z"/>
  <w16cex:commentExtensible w16cex:durableId="7C4DD3A0" w16cex:dateUtc="2025-09-28T23:28:00Z"/>
  <w16cex:commentExtensible w16cex:durableId="22307157" w16cex:dateUtc="2025-09-29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8C87C1" w16cid:durableId="79E2A6E3"/>
  <w16cid:commentId w16cid:paraId="4B278D3C" w16cid:durableId="363BF71A"/>
  <w16cid:commentId w16cid:paraId="51CBD6D1" w16cid:durableId="6197010A"/>
  <w16cid:commentId w16cid:paraId="31C295FA" w16cid:durableId="2FF90084"/>
  <w16cid:commentId w16cid:paraId="03EE4563" w16cid:durableId="2C82FAB6"/>
  <w16cid:commentId w16cid:paraId="06C0E272" w16cid:durableId="777EB87E"/>
  <w16cid:commentId w16cid:paraId="4E3434D0" w16cid:durableId="208C7FE7"/>
  <w16cid:commentId w16cid:paraId="709A2CCE" w16cid:durableId="02C264BB"/>
  <w16cid:commentId w16cid:paraId="4CD7C17E" w16cid:durableId="5E78C3E5"/>
  <w16cid:commentId w16cid:paraId="3471AB53" w16cid:durableId="0E92A1BC"/>
  <w16cid:commentId w16cid:paraId="148A0BEE" w16cid:durableId="0444BDF2"/>
  <w16cid:commentId w16cid:paraId="55BD51FF" w16cid:durableId="1AE1AF2B"/>
  <w16cid:commentId w16cid:paraId="0A19D0FE" w16cid:durableId="350AADE7"/>
  <w16cid:commentId w16cid:paraId="7EA423C7" w16cid:durableId="7BF59F8C"/>
  <w16cid:commentId w16cid:paraId="211C6244" w16cid:durableId="3940C8BB"/>
  <w16cid:commentId w16cid:paraId="79D3B7F7" w16cid:durableId="210F527C"/>
  <w16cid:commentId w16cid:paraId="1363313F" w16cid:durableId="30F3436A"/>
  <w16cid:commentId w16cid:paraId="44FE1596" w16cid:durableId="764798DA"/>
  <w16cid:commentId w16cid:paraId="752E5439" w16cid:durableId="3A1D4E6D"/>
  <w16cid:commentId w16cid:paraId="00A06E06" w16cid:durableId="37956EA5"/>
  <w16cid:commentId w16cid:paraId="31E84DFE" w16cid:durableId="7B5EF19A"/>
  <w16cid:commentId w16cid:paraId="7D7AD7A5" w16cid:durableId="7C4DD3A0"/>
  <w16cid:commentId w16cid:paraId="2B055E78" w16cid:durableId="223071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7C9B"/>
    <w:multiLevelType w:val="hybridMultilevel"/>
    <w:tmpl w:val="D07A6F0A"/>
    <w:lvl w:ilvl="0" w:tplc="57C219BE">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5142DC"/>
    <w:multiLevelType w:val="hybridMultilevel"/>
    <w:tmpl w:val="BCFEEACA"/>
    <w:lvl w:ilvl="0" w:tplc="0620613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3C549E"/>
    <w:multiLevelType w:val="hybridMultilevel"/>
    <w:tmpl w:val="248A195C"/>
    <w:lvl w:ilvl="0" w:tplc="862EF43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C941D2"/>
    <w:multiLevelType w:val="hybridMultilevel"/>
    <w:tmpl w:val="2682BA3A"/>
    <w:lvl w:ilvl="0" w:tplc="D752FE1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1630A"/>
    <w:multiLevelType w:val="hybridMultilevel"/>
    <w:tmpl w:val="DD58292C"/>
    <w:lvl w:ilvl="0" w:tplc="FF424106">
      <w:numFmt w:val="bullet"/>
      <w:lvlText w:val="-"/>
      <w:lvlJc w:val="left"/>
      <w:pPr>
        <w:ind w:left="1800" w:hanging="360"/>
      </w:pPr>
      <w:rPr>
        <w:rFonts w:ascii="Garamond" w:eastAsiaTheme="minorHAnsi" w:hAnsi="Garamond"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03900659">
    <w:abstractNumId w:val="4"/>
  </w:num>
  <w:num w:numId="2" w16cid:durableId="1398362279">
    <w:abstractNumId w:val="3"/>
  </w:num>
  <w:num w:numId="3" w16cid:durableId="550503404">
    <w:abstractNumId w:val="0"/>
  </w:num>
  <w:num w:numId="4" w16cid:durableId="1146969083">
    <w:abstractNumId w:val="1"/>
  </w:num>
  <w:num w:numId="5" w16cid:durableId="8869139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rson w15:author="Benjamin J. Makhlouf">
    <w15:presenceInfo w15:providerId="AD" w15:userId="S::bmak29@uw.edu::e2d819b1-db99-41fc-888c-ad60b4d561ad"/>
  </w15:person>
  <w15:person w15:author="Valentina M. Staneva">
    <w15:presenceInfo w15:providerId="AD" w15:userId="S::vms16@uw.edu::39002d1f-c79c-469f-9108-ea31440063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CC"/>
    <w:rsid w:val="00002AFA"/>
    <w:rsid w:val="00014197"/>
    <w:rsid w:val="000271FA"/>
    <w:rsid w:val="000318EA"/>
    <w:rsid w:val="000326A8"/>
    <w:rsid w:val="000420F7"/>
    <w:rsid w:val="000434F7"/>
    <w:rsid w:val="00043ACE"/>
    <w:rsid w:val="00043EBC"/>
    <w:rsid w:val="0004735B"/>
    <w:rsid w:val="00052F65"/>
    <w:rsid w:val="00070CB1"/>
    <w:rsid w:val="00071CCC"/>
    <w:rsid w:val="00071FD5"/>
    <w:rsid w:val="00083149"/>
    <w:rsid w:val="000869FF"/>
    <w:rsid w:val="00091070"/>
    <w:rsid w:val="000941AF"/>
    <w:rsid w:val="00096BA7"/>
    <w:rsid w:val="00096C3C"/>
    <w:rsid w:val="00097484"/>
    <w:rsid w:val="000C2944"/>
    <w:rsid w:val="000D1B34"/>
    <w:rsid w:val="000F0779"/>
    <w:rsid w:val="000F4EE0"/>
    <w:rsid w:val="000F4F29"/>
    <w:rsid w:val="000F5F96"/>
    <w:rsid w:val="0010010D"/>
    <w:rsid w:val="00103E0E"/>
    <w:rsid w:val="00112ED8"/>
    <w:rsid w:val="00135A3B"/>
    <w:rsid w:val="00154136"/>
    <w:rsid w:val="001566FD"/>
    <w:rsid w:val="001844EB"/>
    <w:rsid w:val="00186DE9"/>
    <w:rsid w:val="001D0BCE"/>
    <w:rsid w:val="001D222B"/>
    <w:rsid w:val="001D6A79"/>
    <w:rsid w:val="001E36C2"/>
    <w:rsid w:val="001F7701"/>
    <w:rsid w:val="00201BCD"/>
    <w:rsid w:val="00202BA8"/>
    <w:rsid w:val="00215662"/>
    <w:rsid w:val="00220A2A"/>
    <w:rsid w:val="00226DBF"/>
    <w:rsid w:val="0022743C"/>
    <w:rsid w:val="00241F3E"/>
    <w:rsid w:val="00257118"/>
    <w:rsid w:val="00286D15"/>
    <w:rsid w:val="00292609"/>
    <w:rsid w:val="002948A2"/>
    <w:rsid w:val="00296107"/>
    <w:rsid w:val="002A47CE"/>
    <w:rsid w:val="002C12CC"/>
    <w:rsid w:val="002D16B7"/>
    <w:rsid w:val="002D29B3"/>
    <w:rsid w:val="002E41F6"/>
    <w:rsid w:val="002F10A9"/>
    <w:rsid w:val="002F3B7A"/>
    <w:rsid w:val="002F5E0E"/>
    <w:rsid w:val="002F666C"/>
    <w:rsid w:val="002F6934"/>
    <w:rsid w:val="00302CA2"/>
    <w:rsid w:val="0031165E"/>
    <w:rsid w:val="00311BF2"/>
    <w:rsid w:val="0032184B"/>
    <w:rsid w:val="0034572F"/>
    <w:rsid w:val="00354445"/>
    <w:rsid w:val="003606FC"/>
    <w:rsid w:val="00363DDE"/>
    <w:rsid w:val="00364186"/>
    <w:rsid w:val="003642FE"/>
    <w:rsid w:val="003678F1"/>
    <w:rsid w:val="0038052F"/>
    <w:rsid w:val="003852CE"/>
    <w:rsid w:val="0038560E"/>
    <w:rsid w:val="00386D82"/>
    <w:rsid w:val="003A0BEA"/>
    <w:rsid w:val="003A4B5F"/>
    <w:rsid w:val="003A63D4"/>
    <w:rsid w:val="003A69C6"/>
    <w:rsid w:val="003A7A96"/>
    <w:rsid w:val="003B0A46"/>
    <w:rsid w:val="003C5C0F"/>
    <w:rsid w:val="003D2AE8"/>
    <w:rsid w:val="003E5607"/>
    <w:rsid w:val="003F681E"/>
    <w:rsid w:val="003F7E9E"/>
    <w:rsid w:val="00401A6A"/>
    <w:rsid w:val="00401B70"/>
    <w:rsid w:val="00406C9B"/>
    <w:rsid w:val="004139BE"/>
    <w:rsid w:val="004146AA"/>
    <w:rsid w:val="00420300"/>
    <w:rsid w:val="00435068"/>
    <w:rsid w:val="00440D3C"/>
    <w:rsid w:val="00443259"/>
    <w:rsid w:val="00443445"/>
    <w:rsid w:val="00444663"/>
    <w:rsid w:val="004472CA"/>
    <w:rsid w:val="00464971"/>
    <w:rsid w:val="00477D73"/>
    <w:rsid w:val="00480252"/>
    <w:rsid w:val="004811D8"/>
    <w:rsid w:val="00482E26"/>
    <w:rsid w:val="00497545"/>
    <w:rsid w:val="00497A4E"/>
    <w:rsid w:val="004B1012"/>
    <w:rsid w:val="004C0AA3"/>
    <w:rsid w:val="004C2541"/>
    <w:rsid w:val="004C4DA5"/>
    <w:rsid w:val="004D2BA0"/>
    <w:rsid w:val="004D6CDE"/>
    <w:rsid w:val="004E5235"/>
    <w:rsid w:val="00511B5E"/>
    <w:rsid w:val="0051389E"/>
    <w:rsid w:val="00517678"/>
    <w:rsid w:val="00521908"/>
    <w:rsid w:val="00523B37"/>
    <w:rsid w:val="00525222"/>
    <w:rsid w:val="00526D9D"/>
    <w:rsid w:val="00527EB9"/>
    <w:rsid w:val="00530E86"/>
    <w:rsid w:val="00533C00"/>
    <w:rsid w:val="0053609D"/>
    <w:rsid w:val="00537983"/>
    <w:rsid w:val="00542302"/>
    <w:rsid w:val="00551CAF"/>
    <w:rsid w:val="00552656"/>
    <w:rsid w:val="00557AB9"/>
    <w:rsid w:val="00560622"/>
    <w:rsid w:val="00563F6D"/>
    <w:rsid w:val="005672B1"/>
    <w:rsid w:val="005A0FE2"/>
    <w:rsid w:val="005A2FFF"/>
    <w:rsid w:val="005B3BF5"/>
    <w:rsid w:val="005C1DE3"/>
    <w:rsid w:val="005D3AD5"/>
    <w:rsid w:val="005E5F5B"/>
    <w:rsid w:val="005E7567"/>
    <w:rsid w:val="005F0F57"/>
    <w:rsid w:val="005F1D8A"/>
    <w:rsid w:val="00616EA6"/>
    <w:rsid w:val="00624A8A"/>
    <w:rsid w:val="0063065E"/>
    <w:rsid w:val="00643661"/>
    <w:rsid w:val="0064576D"/>
    <w:rsid w:val="0064697E"/>
    <w:rsid w:val="0064756C"/>
    <w:rsid w:val="00651A61"/>
    <w:rsid w:val="006624B2"/>
    <w:rsid w:val="006716D7"/>
    <w:rsid w:val="00673B21"/>
    <w:rsid w:val="00683419"/>
    <w:rsid w:val="00694712"/>
    <w:rsid w:val="006A410C"/>
    <w:rsid w:val="006A5948"/>
    <w:rsid w:val="006C1496"/>
    <w:rsid w:val="006C63F4"/>
    <w:rsid w:val="006D0CB1"/>
    <w:rsid w:val="006D1DD4"/>
    <w:rsid w:val="006D218F"/>
    <w:rsid w:val="006D3221"/>
    <w:rsid w:val="006E1563"/>
    <w:rsid w:val="006E32E4"/>
    <w:rsid w:val="006F084E"/>
    <w:rsid w:val="006F3408"/>
    <w:rsid w:val="006F600C"/>
    <w:rsid w:val="00701699"/>
    <w:rsid w:val="00711B8E"/>
    <w:rsid w:val="00721D27"/>
    <w:rsid w:val="00726EC4"/>
    <w:rsid w:val="00730E96"/>
    <w:rsid w:val="00733CEF"/>
    <w:rsid w:val="0073705F"/>
    <w:rsid w:val="00737BCD"/>
    <w:rsid w:val="00746012"/>
    <w:rsid w:val="0075722E"/>
    <w:rsid w:val="00776FB6"/>
    <w:rsid w:val="00780305"/>
    <w:rsid w:val="007803F1"/>
    <w:rsid w:val="0078300E"/>
    <w:rsid w:val="007833A8"/>
    <w:rsid w:val="00793ED4"/>
    <w:rsid w:val="00795E53"/>
    <w:rsid w:val="00796E6F"/>
    <w:rsid w:val="007C6AED"/>
    <w:rsid w:val="007D5270"/>
    <w:rsid w:val="007F08A6"/>
    <w:rsid w:val="007F1A2B"/>
    <w:rsid w:val="007F7563"/>
    <w:rsid w:val="00802938"/>
    <w:rsid w:val="00813C70"/>
    <w:rsid w:val="0081488C"/>
    <w:rsid w:val="00820C00"/>
    <w:rsid w:val="008310CB"/>
    <w:rsid w:val="008373D4"/>
    <w:rsid w:val="00841057"/>
    <w:rsid w:val="00841F42"/>
    <w:rsid w:val="00843D3D"/>
    <w:rsid w:val="008475B7"/>
    <w:rsid w:val="00874C03"/>
    <w:rsid w:val="00882F20"/>
    <w:rsid w:val="00884ECC"/>
    <w:rsid w:val="00886C18"/>
    <w:rsid w:val="00892DEA"/>
    <w:rsid w:val="00894C0A"/>
    <w:rsid w:val="008A1DA2"/>
    <w:rsid w:val="008A52C4"/>
    <w:rsid w:val="008A53F5"/>
    <w:rsid w:val="008A545E"/>
    <w:rsid w:val="008A7985"/>
    <w:rsid w:val="008C15E4"/>
    <w:rsid w:val="008C5595"/>
    <w:rsid w:val="008C5FCA"/>
    <w:rsid w:val="008C6234"/>
    <w:rsid w:val="008C7400"/>
    <w:rsid w:val="008D0D27"/>
    <w:rsid w:val="008E7FFA"/>
    <w:rsid w:val="00907410"/>
    <w:rsid w:val="00911D52"/>
    <w:rsid w:val="009157FF"/>
    <w:rsid w:val="0092735E"/>
    <w:rsid w:val="009326D5"/>
    <w:rsid w:val="00941848"/>
    <w:rsid w:val="00945E61"/>
    <w:rsid w:val="00947315"/>
    <w:rsid w:val="0095522F"/>
    <w:rsid w:val="0095592C"/>
    <w:rsid w:val="00960D9E"/>
    <w:rsid w:val="00965651"/>
    <w:rsid w:val="00967D0B"/>
    <w:rsid w:val="009743E7"/>
    <w:rsid w:val="00985634"/>
    <w:rsid w:val="009929C6"/>
    <w:rsid w:val="0099371C"/>
    <w:rsid w:val="00997FB9"/>
    <w:rsid w:val="009A02DB"/>
    <w:rsid w:val="009A1451"/>
    <w:rsid w:val="009A271F"/>
    <w:rsid w:val="009A29F5"/>
    <w:rsid w:val="009B0B8C"/>
    <w:rsid w:val="009B4729"/>
    <w:rsid w:val="009B73BD"/>
    <w:rsid w:val="009B7B97"/>
    <w:rsid w:val="009C5E47"/>
    <w:rsid w:val="009D0CB2"/>
    <w:rsid w:val="009E23C6"/>
    <w:rsid w:val="009F51C3"/>
    <w:rsid w:val="009F7FFE"/>
    <w:rsid w:val="00A0360F"/>
    <w:rsid w:val="00A03740"/>
    <w:rsid w:val="00A043C9"/>
    <w:rsid w:val="00A113DB"/>
    <w:rsid w:val="00A16CAA"/>
    <w:rsid w:val="00A31015"/>
    <w:rsid w:val="00A42A3A"/>
    <w:rsid w:val="00A4709E"/>
    <w:rsid w:val="00A4712A"/>
    <w:rsid w:val="00A53E07"/>
    <w:rsid w:val="00A60C7C"/>
    <w:rsid w:val="00A83F4D"/>
    <w:rsid w:val="00A8751C"/>
    <w:rsid w:val="00A97553"/>
    <w:rsid w:val="00AA6FED"/>
    <w:rsid w:val="00AA7224"/>
    <w:rsid w:val="00AB079F"/>
    <w:rsid w:val="00AB4F2C"/>
    <w:rsid w:val="00AC2A70"/>
    <w:rsid w:val="00AE24AA"/>
    <w:rsid w:val="00AF5A80"/>
    <w:rsid w:val="00B008EE"/>
    <w:rsid w:val="00B03D1A"/>
    <w:rsid w:val="00B119FB"/>
    <w:rsid w:val="00B2339D"/>
    <w:rsid w:val="00B2797F"/>
    <w:rsid w:val="00B30111"/>
    <w:rsid w:val="00B31CD2"/>
    <w:rsid w:val="00B32AF3"/>
    <w:rsid w:val="00B335D4"/>
    <w:rsid w:val="00B418C0"/>
    <w:rsid w:val="00B64037"/>
    <w:rsid w:val="00B753DE"/>
    <w:rsid w:val="00B84DE8"/>
    <w:rsid w:val="00B936A6"/>
    <w:rsid w:val="00B95E95"/>
    <w:rsid w:val="00B96193"/>
    <w:rsid w:val="00BB5BBB"/>
    <w:rsid w:val="00BC658A"/>
    <w:rsid w:val="00BD2714"/>
    <w:rsid w:val="00BD3BE0"/>
    <w:rsid w:val="00BD5921"/>
    <w:rsid w:val="00BE529C"/>
    <w:rsid w:val="00BF2E8A"/>
    <w:rsid w:val="00C02555"/>
    <w:rsid w:val="00C1569E"/>
    <w:rsid w:val="00C16ECB"/>
    <w:rsid w:val="00C2398D"/>
    <w:rsid w:val="00C265F6"/>
    <w:rsid w:val="00C26DD3"/>
    <w:rsid w:val="00C417C4"/>
    <w:rsid w:val="00C426E7"/>
    <w:rsid w:val="00C51A58"/>
    <w:rsid w:val="00C5580E"/>
    <w:rsid w:val="00C73537"/>
    <w:rsid w:val="00C9741A"/>
    <w:rsid w:val="00CA34D3"/>
    <w:rsid w:val="00CA63D8"/>
    <w:rsid w:val="00CD36CA"/>
    <w:rsid w:val="00CD3FB4"/>
    <w:rsid w:val="00CE7F91"/>
    <w:rsid w:val="00CF0294"/>
    <w:rsid w:val="00CF0435"/>
    <w:rsid w:val="00CF235E"/>
    <w:rsid w:val="00CF4BFF"/>
    <w:rsid w:val="00CF5C6C"/>
    <w:rsid w:val="00D02385"/>
    <w:rsid w:val="00D210C3"/>
    <w:rsid w:val="00D25194"/>
    <w:rsid w:val="00D27C7B"/>
    <w:rsid w:val="00D375B0"/>
    <w:rsid w:val="00D440B2"/>
    <w:rsid w:val="00D53F6D"/>
    <w:rsid w:val="00D55132"/>
    <w:rsid w:val="00D70E26"/>
    <w:rsid w:val="00D7690A"/>
    <w:rsid w:val="00D80B5B"/>
    <w:rsid w:val="00D848A0"/>
    <w:rsid w:val="00D86BCC"/>
    <w:rsid w:val="00D9294A"/>
    <w:rsid w:val="00D957DB"/>
    <w:rsid w:val="00D971E7"/>
    <w:rsid w:val="00D97F1C"/>
    <w:rsid w:val="00DA7891"/>
    <w:rsid w:val="00DB0B6F"/>
    <w:rsid w:val="00DC7070"/>
    <w:rsid w:val="00DE161A"/>
    <w:rsid w:val="00DE389D"/>
    <w:rsid w:val="00DE5017"/>
    <w:rsid w:val="00DF1513"/>
    <w:rsid w:val="00E06D65"/>
    <w:rsid w:val="00E2005E"/>
    <w:rsid w:val="00E22B3F"/>
    <w:rsid w:val="00E2482E"/>
    <w:rsid w:val="00E454BB"/>
    <w:rsid w:val="00E45DBA"/>
    <w:rsid w:val="00E46DD7"/>
    <w:rsid w:val="00E50AAB"/>
    <w:rsid w:val="00E50CF7"/>
    <w:rsid w:val="00E51F5E"/>
    <w:rsid w:val="00E5472C"/>
    <w:rsid w:val="00E673AF"/>
    <w:rsid w:val="00E71422"/>
    <w:rsid w:val="00E73D9A"/>
    <w:rsid w:val="00E8133F"/>
    <w:rsid w:val="00E84B9A"/>
    <w:rsid w:val="00EA3DDE"/>
    <w:rsid w:val="00EC7467"/>
    <w:rsid w:val="00ED165F"/>
    <w:rsid w:val="00ED3EE6"/>
    <w:rsid w:val="00EE450C"/>
    <w:rsid w:val="00EF7FC1"/>
    <w:rsid w:val="00F001C8"/>
    <w:rsid w:val="00F044CE"/>
    <w:rsid w:val="00F06C0C"/>
    <w:rsid w:val="00F13113"/>
    <w:rsid w:val="00F15670"/>
    <w:rsid w:val="00F436E6"/>
    <w:rsid w:val="00F52F54"/>
    <w:rsid w:val="00F534E4"/>
    <w:rsid w:val="00F64010"/>
    <w:rsid w:val="00F6547F"/>
    <w:rsid w:val="00F67738"/>
    <w:rsid w:val="00F72276"/>
    <w:rsid w:val="00F75B08"/>
    <w:rsid w:val="00F770FF"/>
    <w:rsid w:val="00F864E5"/>
    <w:rsid w:val="00F94D1D"/>
    <w:rsid w:val="00FA1987"/>
    <w:rsid w:val="00FA2089"/>
    <w:rsid w:val="00FA3005"/>
    <w:rsid w:val="00FA6CD2"/>
    <w:rsid w:val="00FB146C"/>
    <w:rsid w:val="00FB68F4"/>
    <w:rsid w:val="00FC2D9B"/>
    <w:rsid w:val="00FC2E42"/>
    <w:rsid w:val="00FD2359"/>
    <w:rsid w:val="00FE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1551"/>
  <w15:chartTrackingRefBased/>
  <w15:docId w15:val="{4DD77E61-6C16-B34E-A6E1-C8B83341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CC"/>
    <w:rPr>
      <w:rFonts w:eastAsiaTheme="majorEastAsia" w:cstheme="majorBidi"/>
      <w:color w:val="272727" w:themeColor="text1" w:themeTint="D8"/>
    </w:rPr>
  </w:style>
  <w:style w:type="paragraph" w:styleId="Title">
    <w:name w:val="Title"/>
    <w:basedOn w:val="Normal"/>
    <w:next w:val="Normal"/>
    <w:link w:val="TitleChar"/>
    <w:uiPriority w:val="10"/>
    <w:qFormat/>
    <w:rsid w:val="0007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CC"/>
    <w:pPr>
      <w:spacing w:before="160"/>
      <w:jc w:val="center"/>
    </w:pPr>
    <w:rPr>
      <w:i/>
      <w:iCs/>
      <w:color w:val="404040" w:themeColor="text1" w:themeTint="BF"/>
    </w:rPr>
  </w:style>
  <w:style w:type="character" w:customStyle="1" w:styleId="QuoteChar">
    <w:name w:val="Quote Char"/>
    <w:basedOn w:val="DefaultParagraphFont"/>
    <w:link w:val="Quote"/>
    <w:uiPriority w:val="29"/>
    <w:rsid w:val="00071CCC"/>
    <w:rPr>
      <w:i/>
      <w:iCs/>
      <w:color w:val="404040" w:themeColor="text1" w:themeTint="BF"/>
    </w:rPr>
  </w:style>
  <w:style w:type="paragraph" w:styleId="ListParagraph">
    <w:name w:val="List Paragraph"/>
    <w:basedOn w:val="Normal"/>
    <w:uiPriority w:val="34"/>
    <w:qFormat/>
    <w:rsid w:val="00071CCC"/>
    <w:pPr>
      <w:ind w:left="720"/>
      <w:contextualSpacing/>
    </w:pPr>
  </w:style>
  <w:style w:type="character" w:styleId="IntenseEmphasis">
    <w:name w:val="Intense Emphasis"/>
    <w:basedOn w:val="DefaultParagraphFont"/>
    <w:uiPriority w:val="21"/>
    <w:qFormat/>
    <w:rsid w:val="00071CCC"/>
    <w:rPr>
      <w:i/>
      <w:iCs/>
      <w:color w:val="0F4761" w:themeColor="accent1" w:themeShade="BF"/>
    </w:rPr>
  </w:style>
  <w:style w:type="paragraph" w:styleId="IntenseQuote">
    <w:name w:val="Intense Quote"/>
    <w:basedOn w:val="Normal"/>
    <w:next w:val="Normal"/>
    <w:link w:val="IntenseQuoteChar"/>
    <w:uiPriority w:val="30"/>
    <w:qFormat/>
    <w:rsid w:val="0007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CCC"/>
    <w:rPr>
      <w:i/>
      <w:iCs/>
      <w:color w:val="0F4761" w:themeColor="accent1" w:themeShade="BF"/>
    </w:rPr>
  </w:style>
  <w:style w:type="character" w:styleId="IntenseReference">
    <w:name w:val="Intense Reference"/>
    <w:basedOn w:val="DefaultParagraphFont"/>
    <w:uiPriority w:val="32"/>
    <w:qFormat/>
    <w:rsid w:val="00071CCC"/>
    <w:rPr>
      <w:b/>
      <w:bCs/>
      <w:smallCaps/>
      <w:color w:val="0F4761" w:themeColor="accent1" w:themeShade="BF"/>
      <w:spacing w:val="5"/>
    </w:rPr>
  </w:style>
  <w:style w:type="paragraph" w:styleId="NormalWeb">
    <w:name w:val="Normal (Web)"/>
    <w:basedOn w:val="Normal"/>
    <w:uiPriority w:val="99"/>
    <w:unhideWhenUsed/>
    <w:rsid w:val="00406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5722E"/>
    <w:rPr>
      <w:i/>
      <w:iCs/>
    </w:rPr>
  </w:style>
  <w:style w:type="character" w:styleId="Strong">
    <w:name w:val="Strong"/>
    <w:basedOn w:val="DefaultParagraphFont"/>
    <w:uiPriority w:val="22"/>
    <w:qFormat/>
    <w:rsid w:val="005E7567"/>
    <w:rPr>
      <w:b/>
      <w:bCs/>
    </w:rPr>
  </w:style>
  <w:style w:type="character" w:styleId="HTMLCode">
    <w:name w:val="HTML Code"/>
    <w:basedOn w:val="DefaultParagraphFont"/>
    <w:uiPriority w:val="99"/>
    <w:semiHidden/>
    <w:unhideWhenUsed/>
    <w:rsid w:val="003606FC"/>
    <w:rPr>
      <w:rFonts w:ascii="Courier New" w:eastAsia="Times New Roman" w:hAnsi="Courier New" w:cs="Courier New"/>
      <w:sz w:val="20"/>
      <w:szCs w:val="20"/>
    </w:rPr>
  </w:style>
  <w:style w:type="paragraph" w:customStyle="1" w:styleId="whitespace-normal">
    <w:name w:val="whitespace-normal"/>
    <w:basedOn w:val="Normal"/>
    <w:rsid w:val="004C0A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A47CE"/>
    <w:rPr>
      <w:sz w:val="16"/>
      <w:szCs w:val="16"/>
    </w:rPr>
  </w:style>
  <w:style w:type="paragraph" w:styleId="CommentText">
    <w:name w:val="annotation text"/>
    <w:basedOn w:val="Normal"/>
    <w:link w:val="CommentTextChar"/>
    <w:uiPriority w:val="99"/>
    <w:unhideWhenUsed/>
    <w:rsid w:val="002A47CE"/>
    <w:pPr>
      <w:spacing w:line="240" w:lineRule="auto"/>
    </w:pPr>
    <w:rPr>
      <w:sz w:val="20"/>
      <w:szCs w:val="20"/>
    </w:rPr>
  </w:style>
  <w:style w:type="character" w:customStyle="1" w:styleId="CommentTextChar">
    <w:name w:val="Comment Text Char"/>
    <w:basedOn w:val="DefaultParagraphFont"/>
    <w:link w:val="CommentText"/>
    <w:uiPriority w:val="99"/>
    <w:rsid w:val="002A47CE"/>
    <w:rPr>
      <w:sz w:val="20"/>
      <w:szCs w:val="20"/>
    </w:rPr>
  </w:style>
  <w:style w:type="paragraph" w:styleId="CommentSubject">
    <w:name w:val="annotation subject"/>
    <w:basedOn w:val="CommentText"/>
    <w:next w:val="CommentText"/>
    <w:link w:val="CommentSubjectChar"/>
    <w:uiPriority w:val="99"/>
    <w:semiHidden/>
    <w:unhideWhenUsed/>
    <w:rsid w:val="002A47CE"/>
    <w:rPr>
      <w:b/>
      <w:bCs/>
    </w:rPr>
  </w:style>
  <w:style w:type="character" w:customStyle="1" w:styleId="CommentSubjectChar">
    <w:name w:val="Comment Subject Char"/>
    <w:basedOn w:val="CommentTextChar"/>
    <w:link w:val="CommentSubject"/>
    <w:uiPriority w:val="99"/>
    <w:semiHidden/>
    <w:rsid w:val="002A47CE"/>
    <w:rPr>
      <w:b/>
      <w:bCs/>
      <w:sz w:val="20"/>
      <w:szCs w:val="20"/>
    </w:rPr>
  </w:style>
  <w:style w:type="character" w:customStyle="1" w:styleId="inline-flex">
    <w:name w:val="inline-flex"/>
    <w:basedOn w:val="DefaultParagraphFont"/>
    <w:rsid w:val="00D53F6D"/>
  </w:style>
  <w:style w:type="character" w:customStyle="1" w:styleId="text-nowrap">
    <w:name w:val="text-nowrap"/>
    <w:basedOn w:val="DefaultParagraphFont"/>
    <w:rsid w:val="00D53F6D"/>
  </w:style>
  <w:style w:type="paragraph" w:styleId="NoSpacing">
    <w:name w:val="No Spacing"/>
    <w:uiPriority w:val="1"/>
    <w:qFormat/>
    <w:rsid w:val="00D53F6D"/>
    <w:pPr>
      <w:spacing w:after="0" w:line="240" w:lineRule="auto"/>
    </w:pPr>
  </w:style>
  <w:style w:type="paragraph" w:styleId="Revision">
    <w:name w:val="Revision"/>
    <w:hidden/>
    <w:uiPriority w:val="99"/>
    <w:semiHidden/>
    <w:rsid w:val="009929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5585">
      <w:bodyDiv w:val="1"/>
      <w:marLeft w:val="0"/>
      <w:marRight w:val="0"/>
      <w:marTop w:val="0"/>
      <w:marBottom w:val="0"/>
      <w:divBdr>
        <w:top w:val="none" w:sz="0" w:space="0" w:color="auto"/>
        <w:left w:val="none" w:sz="0" w:space="0" w:color="auto"/>
        <w:bottom w:val="none" w:sz="0" w:space="0" w:color="auto"/>
        <w:right w:val="none" w:sz="0" w:space="0" w:color="auto"/>
      </w:divBdr>
    </w:div>
    <w:div w:id="451019805">
      <w:bodyDiv w:val="1"/>
      <w:marLeft w:val="0"/>
      <w:marRight w:val="0"/>
      <w:marTop w:val="0"/>
      <w:marBottom w:val="0"/>
      <w:divBdr>
        <w:top w:val="none" w:sz="0" w:space="0" w:color="auto"/>
        <w:left w:val="none" w:sz="0" w:space="0" w:color="auto"/>
        <w:bottom w:val="none" w:sz="0" w:space="0" w:color="auto"/>
        <w:right w:val="none" w:sz="0" w:space="0" w:color="auto"/>
      </w:divBdr>
    </w:div>
    <w:div w:id="51330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14896</Words>
  <Characters>84908</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bmak29</dc:creator>
  <cp:keywords/>
  <dc:description/>
  <cp:lastModifiedBy>Benjamin J. Makhlouf</cp:lastModifiedBy>
  <cp:revision>3</cp:revision>
  <dcterms:created xsi:type="dcterms:W3CDTF">2025-10-06T20:52:00Z</dcterms:created>
  <dcterms:modified xsi:type="dcterms:W3CDTF">2025-10-06T21:17:00Z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id="PXCvnRIJ"/&gt;&lt;style id="http://www.zotero.org/styles/methods-in-ecology-and-evolution" hasBibliography="1" bibliographyStyleHasBeenSet="0"/&gt;&lt;prefs&gt;&lt;pref name="fieldType" value="Field"/&gt;&lt;/prefs&gt;&lt;/da</vt:lpwstr>
  </property>
  <property fmtid="{D5CDD505-2E9C-101B-9397-08002B2CF9AE}" pid="3" name="ZOTERO_PREF_2">
    <vt:lpwstr>ta&gt;</vt:lpwstr>
  </property>
</Properties>
</file>