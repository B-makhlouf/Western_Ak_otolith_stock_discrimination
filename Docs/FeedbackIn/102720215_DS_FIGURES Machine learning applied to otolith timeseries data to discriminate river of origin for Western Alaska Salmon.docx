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5FE6" w14:textId="0FDC1EA6" w:rsidR="00C91045" w:rsidRDefault="00E26B48">
      <w:pPr>
        <w:rPr>
          <w:rStyle w:val="CommentReference"/>
        </w:rPr>
      </w:pPr>
      <w:commentRangeStart w:id="0"/>
      <w:commentRangeEnd w:id="0"/>
      <w:r>
        <w:rPr>
          <w:rStyle w:val="CommentReference"/>
        </w:rPr>
        <w:commentReference w:id="0"/>
      </w:r>
      <w:r w:rsidR="00C91045">
        <w:rPr>
          <w:noProof/>
          <w:sz w:val="16"/>
          <w:szCs w:val="16"/>
        </w:rPr>
        <w:drawing>
          <wp:inline distT="0" distB="0" distL="0" distR="0" wp14:anchorId="0A90718B" wp14:editId="22C78535">
            <wp:extent cx="4106948" cy="6347012"/>
            <wp:effectExtent l="0" t="0" r="0" b="3175"/>
            <wp:docPr id="1571264764"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4764" name="Picture 1" descr="A screenshot of a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0734" cy="6368318"/>
                    </a:xfrm>
                    <a:prstGeom prst="rect">
                      <a:avLst/>
                    </a:prstGeom>
                  </pic:spPr>
                </pic:pic>
              </a:graphicData>
            </a:graphic>
          </wp:inline>
        </w:drawing>
      </w:r>
    </w:p>
    <w:p w14:paraId="70140A1D" w14:textId="77777777" w:rsidR="009203B8" w:rsidRPr="009203B8" w:rsidRDefault="00ED1482">
      <w:pPr>
        <w:rPr>
          <w:rFonts w:ascii="Garamond" w:hAnsi="Garamond"/>
          <w:b/>
          <w:bCs/>
        </w:rPr>
      </w:pPr>
      <w:r w:rsidRPr="009203B8">
        <w:rPr>
          <w:rFonts w:ascii="Garamond" w:hAnsi="Garamond"/>
          <w:b/>
          <w:bCs/>
        </w:rPr>
        <w:t xml:space="preserve">Figure 1: </w:t>
      </w:r>
    </w:p>
    <w:p w14:paraId="6734A947" w14:textId="6A4EE780" w:rsidR="009203B8" w:rsidRPr="009203B8" w:rsidRDefault="00ED1482">
      <w:pPr>
        <w:rPr>
          <w:rFonts w:ascii="Garamond" w:hAnsi="Garamond"/>
          <w:sz w:val="22"/>
          <w:szCs w:val="22"/>
        </w:rPr>
      </w:pPr>
      <w:r w:rsidRPr="009203B8">
        <w:rPr>
          <w:rFonts w:ascii="Garamond" w:hAnsi="Garamond"/>
          <w:b/>
          <w:bCs/>
          <w:sz w:val="22"/>
          <w:szCs w:val="22"/>
        </w:rPr>
        <w:t>A)</w:t>
      </w:r>
      <w:r w:rsidRPr="009203B8">
        <w:rPr>
          <w:rFonts w:ascii="Garamond" w:hAnsi="Garamond"/>
          <w:sz w:val="22"/>
          <w:szCs w:val="22"/>
        </w:rPr>
        <w:t xml:space="preserve"> Three major river systems in Western Alaska, the Yukon (Blue), Kuskokwim (Red), and Nushagak (Green)</w:t>
      </w:r>
      <w:r w:rsidR="009203B8" w:rsidRPr="009203B8">
        <w:rPr>
          <w:rFonts w:ascii="Garamond" w:hAnsi="Garamond"/>
          <w:sz w:val="22"/>
          <w:szCs w:val="22"/>
        </w:rPr>
        <w:t xml:space="preserve"> watersheds</w:t>
      </w:r>
      <w:r w:rsidRPr="009203B8">
        <w:rPr>
          <w:rFonts w:ascii="Garamond" w:hAnsi="Garamond"/>
          <w:sz w:val="22"/>
          <w:szCs w:val="22"/>
        </w:rPr>
        <w:t xml:space="preserve">. </w:t>
      </w:r>
      <w:r w:rsidR="009203B8" w:rsidRPr="009203B8">
        <w:rPr>
          <w:rFonts w:ascii="Garamond" w:hAnsi="Garamond"/>
          <w:sz w:val="22"/>
          <w:szCs w:val="22"/>
        </w:rPr>
        <w:t xml:space="preserve">Black circles </w:t>
      </w:r>
      <w:r w:rsidRPr="009203B8">
        <w:rPr>
          <w:rFonts w:ascii="Garamond" w:hAnsi="Garamond"/>
          <w:sz w:val="22"/>
          <w:szCs w:val="22"/>
        </w:rPr>
        <w:t xml:space="preserve">indicate sampling locations for </w:t>
      </w:r>
      <w:r w:rsidR="009203B8" w:rsidRPr="009203B8">
        <w:rPr>
          <w:rFonts w:ascii="Garamond" w:hAnsi="Garamond"/>
          <w:sz w:val="22"/>
          <w:szCs w:val="22"/>
        </w:rPr>
        <w:t xml:space="preserve">otolith collection (and genetic collection in the Yukon) </w:t>
      </w:r>
      <w:r w:rsidRPr="009203B8">
        <w:rPr>
          <w:rFonts w:ascii="Garamond" w:hAnsi="Garamond"/>
          <w:sz w:val="22"/>
          <w:szCs w:val="22"/>
        </w:rPr>
        <w:t xml:space="preserve">on each river. </w:t>
      </w:r>
    </w:p>
    <w:p w14:paraId="7A9F58F7" w14:textId="369DEB1B" w:rsidR="00F95217" w:rsidRPr="009203B8" w:rsidRDefault="00ED1482">
      <w:pPr>
        <w:rPr>
          <w:rFonts w:ascii="Garamond" w:hAnsi="Garamond"/>
          <w:sz w:val="22"/>
          <w:szCs w:val="22"/>
        </w:rPr>
      </w:pPr>
      <w:r w:rsidRPr="009203B8">
        <w:rPr>
          <w:rFonts w:ascii="Garamond" w:hAnsi="Garamond"/>
          <w:b/>
          <w:bCs/>
          <w:sz w:val="22"/>
          <w:szCs w:val="22"/>
        </w:rPr>
        <w:t>B)</w:t>
      </w:r>
      <w:r w:rsidRPr="009203B8">
        <w:rPr>
          <w:rFonts w:ascii="Garamond" w:hAnsi="Garamond"/>
          <w:sz w:val="22"/>
          <w:szCs w:val="22"/>
        </w:rPr>
        <w:t xml:space="preserve"> </w:t>
      </w:r>
      <w:r w:rsidR="009203B8" w:rsidRPr="00E97198">
        <w:rPr>
          <w:rFonts w:ascii="Cambria Math" w:hAnsi="Cambria Math" w:cs="Cambria Math"/>
          <w:sz w:val="22"/>
          <w:szCs w:val="22"/>
        </w:rPr>
        <w:t>⁸⁷</w:t>
      </w:r>
      <w:r w:rsidR="009203B8" w:rsidRPr="00E97198">
        <w:rPr>
          <w:rFonts w:ascii="Garamond" w:hAnsi="Garamond"/>
          <w:sz w:val="22"/>
          <w:szCs w:val="22"/>
        </w:rPr>
        <w:t>Sr/</w:t>
      </w:r>
      <w:r w:rsidR="009203B8" w:rsidRPr="00E97198">
        <w:rPr>
          <w:rFonts w:ascii="Cambria Math" w:hAnsi="Cambria Math" w:cs="Cambria Math"/>
          <w:sz w:val="22"/>
          <w:szCs w:val="22"/>
        </w:rPr>
        <w:t>⁸⁶</w:t>
      </w:r>
      <w:r w:rsidR="009203B8" w:rsidRPr="00E97198">
        <w:rPr>
          <w:rFonts w:ascii="Garamond" w:hAnsi="Garamond"/>
          <w:sz w:val="22"/>
          <w:szCs w:val="22"/>
        </w:rPr>
        <w:t>Sr</w:t>
      </w:r>
      <w:r w:rsidRPr="00E97198">
        <w:rPr>
          <w:rFonts w:ascii="Garamond" w:hAnsi="Garamond"/>
          <w:sz w:val="22"/>
          <w:szCs w:val="22"/>
        </w:rPr>
        <w:t xml:space="preserve"> </w:t>
      </w:r>
      <w:proofErr w:type="spellStart"/>
      <w:r w:rsidRPr="00E97198">
        <w:rPr>
          <w:rFonts w:ascii="Garamond" w:hAnsi="Garamond"/>
          <w:sz w:val="22"/>
          <w:szCs w:val="22"/>
        </w:rPr>
        <w:t>Isoscape</w:t>
      </w:r>
      <w:proofErr w:type="spellEnd"/>
      <w:r w:rsidRPr="00E97198">
        <w:rPr>
          <w:rFonts w:ascii="Garamond" w:hAnsi="Garamond"/>
          <w:sz w:val="22"/>
          <w:szCs w:val="22"/>
        </w:rPr>
        <w:t xml:space="preserve"> </w:t>
      </w:r>
      <w:commentRangeStart w:id="1"/>
      <w:r w:rsidRPr="00E97198">
        <w:rPr>
          <w:rFonts w:ascii="Garamond" w:hAnsi="Garamond"/>
          <w:sz w:val="22"/>
          <w:szCs w:val="22"/>
        </w:rPr>
        <w:t>of</w:t>
      </w:r>
      <w:commentRangeEnd w:id="1"/>
      <w:r w:rsidR="009240FB">
        <w:rPr>
          <w:rStyle w:val="CommentReference"/>
        </w:rPr>
        <w:commentReference w:id="1"/>
      </w:r>
      <w:r w:rsidRPr="00E97198">
        <w:rPr>
          <w:rFonts w:ascii="Garamond" w:hAnsi="Garamond"/>
          <w:sz w:val="22"/>
          <w:szCs w:val="22"/>
        </w:rPr>
        <w:t xml:space="preserve"> all three river-basins. </w:t>
      </w:r>
      <w:r w:rsidR="009203B8" w:rsidRPr="00E97198">
        <w:rPr>
          <w:rFonts w:ascii="Garamond" w:hAnsi="Garamond"/>
          <w:sz w:val="22"/>
          <w:szCs w:val="22"/>
        </w:rPr>
        <w:t>Values range from 0.702 to 0.740, with d</w:t>
      </w:r>
      <w:r w:rsidRPr="00E97198">
        <w:rPr>
          <w:rFonts w:ascii="Garamond" w:hAnsi="Garamond"/>
          <w:sz w:val="22"/>
          <w:szCs w:val="22"/>
        </w:rPr>
        <w:t xml:space="preserve">arker </w:t>
      </w:r>
      <w:r w:rsidR="009203B8" w:rsidRPr="00E97198">
        <w:rPr>
          <w:rFonts w:ascii="Garamond" w:hAnsi="Garamond"/>
          <w:sz w:val="22"/>
          <w:szCs w:val="22"/>
        </w:rPr>
        <w:t>c</w:t>
      </w:r>
      <w:r w:rsidRPr="00E97198">
        <w:rPr>
          <w:rFonts w:ascii="Garamond" w:hAnsi="Garamond"/>
          <w:sz w:val="22"/>
          <w:szCs w:val="22"/>
        </w:rPr>
        <w:t xml:space="preserve">olors indicate more enriched values whereas lighter </w:t>
      </w:r>
      <w:r w:rsidR="009203B8" w:rsidRPr="00E97198">
        <w:rPr>
          <w:rFonts w:ascii="Garamond" w:hAnsi="Garamond"/>
          <w:sz w:val="22"/>
          <w:szCs w:val="22"/>
        </w:rPr>
        <w:t xml:space="preserve">colors </w:t>
      </w:r>
      <w:r w:rsidRPr="00E97198">
        <w:rPr>
          <w:rFonts w:ascii="Garamond" w:hAnsi="Garamond"/>
          <w:sz w:val="22"/>
          <w:szCs w:val="22"/>
        </w:rPr>
        <w:t>indicate less enriched</w:t>
      </w:r>
      <w:r w:rsidR="009203B8" w:rsidRPr="00E97198">
        <w:rPr>
          <w:rFonts w:ascii="Garamond" w:hAnsi="Garamond"/>
          <w:sz w:val="22"/>
          <w:szCs w:val="22"/>
        </w:rPr>
        <w:t>.</w:t>
      </w:r>
      <w:r w:rsidR="009203B8" w:rsidRPr="009203B8">
        <w:rPr>
          <w:rFonts w:ascii="Garamond" w:hAnsi="Garamond"/>
          <w:sz w:val="22"/>
          <w:szCs w:val="22"/>
        </w:rPr>
        <w:t xml:space="preserve"> </w:t>
      </w:r>
      <w:r w:rsidRPr="009203B8">
        <w:rPr>
          <w:rFonts w:ascii="Garamond" w:hAnsi="Garamond"/>
          <w:sz w:val="22"/>
          <w:szCs w:val="22"/>
        </w:rPr>
        <w:t xml:space="preserve"> </w:t>
      </w:r>
    </w:p>
    <w:p w14:paraId="3EF92423" w14:textId="77777777" w:rsidR="00F205AF" w:rsidRDefault="00F205AF">
      <w:pPr>
        <w:rPr>
          <w:rFonts w:ascii="Garamond" w:hAnsi="Garamond"/>
          <w:b/>
          <w:bCs/>
          <w:sz w:val="16"/>
          <w:szCs w:val="16"/>
        </w:rPr>
      </w:pPr>
    </w:p>
    <w:p w14:paraId="5D0E99E9" w14:textId="77777777" w:rsidR="00F205AF" w:rsidRDefault="00F205AF">
      <w:pPr>
        <w:rPr>
          <w:rFonts w:ascii="Garamond" w:hAnsi="Garamond"/>
          <w:b/>
          <w:bCs/>
          <w:sz w:val="16"/>
          <w:szCs w:val="16"/>
        </w:rPr>
      </w:pPr>
    </w:p>
    <w:p w14:paraId="15E7C314" w14:textId="3E6A4B97" w:rsidR="00F205AF" w:rsidRDefault="00F205AF">
      <w:pPr>
        <w:rPr>
          <w:rFonts w:ascii="Garamond" w:hAnsi="Garamond"/>
          <w:b/>
          <w:bCs/>
          <w:sz w:val="16"/>
          <w:szCs w:val="16"/>
        </w:rPr>
      </w:pPr>
      <w:r w:rsidRPr="00F205AF">
        <w:rPr>
          <w:rFonts w:ascii="Garamond" w:hAnsi="Garamond"/>
          <w:b/>
          <w:bCs/>
          <w:noProof/>
          <w:sz w:val="16"/>
          <w:szCs w:val="16"/>
        </w:rPr>
        <w:drawing>
          <wp:inline distT="0" distB="0" distL="0" distR="0" wp14:anchorId="0EE2AE9C" wp14:editId="060AFD3D">
            <wp:extent cx="5943600" cy="2054225"/>
            <wp:effectExtent l="0" t="0" r="0" b="3175"/>
            <wp:docPr id="887724946"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4946" name="Picture 1" descr="A close-up of a graph&#10;&#10;AI-generated content may be incorrect."/>
                    <pic:cNvPicPr/>
                  </pic:nvPicPr>
                  <pic:blipFill>
                    <a:blip r:embed="rId10"/>
                    <a:stretch>
                      <a:fillRect/>
                    </a:stretch>
                  </pic:blipFill>
                  <pic:spPr>
                    <a:xfrm>
                      <a:off x="0" y="0"/>
                      <a:ext cx="5943600" cy="2054225"/>
                    </a:xfrm>
                    <a:prstGeom prst="rect">
                      <a:avLst/>
                    </a:prstGeom>
                  </pic:spPr>
                </pic:pic>
              </a:graphicData>
            </a:graphic>
          </wp:inline>
        </w:drawing>
      </w:r>
    </w:p>
    <w:p w14:paraId="1F779B26" w14:textId="7459421F" w:rsidR="00AE3280" w:rsidRDefault="00AE3280">
      <w:pPr>
        <w:rPr>
          <w:rFonts w:ascii="Garamond" w:hAnsi="Garamond"/>
          <w:sz w:val="16"/>
          <w:szCs w:val="16"/>
        </w:rPr>
      </w:pPr>
      <w:r w:rsidRPr="00E97198">
        <w:rPr>
          <w:rFonts w:ascii="Garamond" w:hAnsi="Garamond"/>
          <w:b/>
          <w:bCs/>
          <w:sz w:val="22"/>
          <w:szCs w:val="22"/>
        </w:rPr>
        <w:t xml:space="preserve">Figure </w:t>
      </w:r>
      <w:r w:rsidR="001149D8" w:rsidRPr="00E97198">
        <w:rPr>
          <w:rFonts w:ascii="Garamond" w:hAnsi="Garamond"/>
          <w:b/>
          <w:bCs/>
          <w:sz w:val="22"/>
          <w:szCs w:val="22"/>
        </w:rPr>
        <w:t>2</w:t>
      </w:r>
      <w:r w:rsidRPr="00E97198">
        <w:rPr>
          <w:rFonts w:ascii="Garamond" w:hAnsi="Garamond"/>
          <w:b/>
          <w:bCs/>
          <w:sz w:val="22"/>
          <w:szCs w:val="22"/>
        </w:rPr>
        <w:t>:</w:t>
      </w:r>
      <w:r w:rsidRPr="00AE3280">
        <w:rPr>
          <w:rFonts w:ascii="Garamond" w:hAnsi="Garamond"/>
          <w:sz w:val="16"/>
          <w:szCs w:val="16"/>
        </w:rPr>
        <w:t xml:space="preserve"> </w:t>
      </w:r>
      <w:r w:rsidRPr="00E97198">
        <w:rPr>
          <w:rFonts w:ascii="Garamond" w:hAnsi="Garamond"/>
          <w:sz w:val="22"/>
          <w:szCs w:val="22"/>
        </w:rPr>
        <w:t xml:space="preserve">Model Performance comparison among data </w:t>
      </w:r>
      <w:r w:rsidR="00816FED" w:rsidRPr="00E97198">
        <w:rPr>
          <w:rFonts w:ascii="Garamond" w:hAnsi="Garamond"/>
          <w:sz w:val="22"/>
          <w:szCs w:val="22"/>
        </w:rPr>
        <w:t xml:space="preserve">preprocessing steps </w:t>
      </w:r>
      <w:r w:rsidRPr="00E97198">
        <w:rPr>
          <w:rFonts w:ascii="Garamond" w:hAnsi="Garamond"/>
          <w:sz w:val="22"/>
          <w:szCs w:val="22"/>
        </w:rPr>
        <w:t xml:space="preserve">and model types. Accuracy indicates the proportion of each class correctly classified. F1-Score is the harmonic mean of precision and recall, providing a balanced performance measure across all watershed classes. Results compare </w:t>
      </w:r>
      <w:r w:rsidR="00303ACB" w:rsidRPr="00E97198">
        <w:rPr>
          <w:rFonts w:ascii="Garamond" w:hAnsi="Garamond"/>
          <w:sz w:val="22"/>
          <w:szCs w:val="22"/>
        </w:rPr>
        <w:t>two</w:t>
      </w:r>
      <w:r w:rsidRPr="00E97198">
        <w:rPr>
          <w:rFonts w:ascii="Garamond" w:hAnsi="Garamond"/>
          <w:sz w:val="22"/>
          <w:szCs w:val="22"/>
        </w:rPr>
        <w:t xml:space="preserve"> </w:t>
      </w:r>
      <w:r w:rsidR="008E7174" w:rsidRPr="00E97198">
        <w:rPr>
          <w:rFonts w:ascii="Cambria Math" w:hAnsi="Cambria Math" w:cs="Cambria Math"/>
          <w:sz w:val="22"/>
          <w:szCs w:val="22"/>
        </w:rPr>
        <w:t>⁸⁷</w:t>
      </w:r>
      <w:r w:rsidR="008E7174" w:rsidRPr="00E97198">
        <w:rPr>
          <w:rFonts w:ascii="Garamond" w:hAnsi="Garamond"/>
          <w:sz w:val="22"/>
          <w:szCs w:val="22"/>
        </w:rPr>
        <w:t>Sr/</w:t>
      </w:r>
      <w:r w:rsidR="008E7174" w:rsidRPr="00E97198">
        <w:rPr>
          <w:rFonts w:ascii="Cambria Math" w:hAnsi="Cambria Math" w:cs="Cambria Math"/>
          <w:sz w:val="22"/>
          <w:szCs w:val="22"/>
        </w:rPr>
        <w:t>⁸⁶</w:t>
      </w:r>
      <w:r w:rsidR="008E7174" w:rsidRPr="00E97198">
        <w:rPr>
          <w:rFonts w:ascii="Garamond" w:hAnsi="Garamond"/>
          <w:sz w:val="22"/>
          <w:szCs w:val="22"/>
        </w:rPr>
        <w:t xml:space="preserve">Sr </w:t>
      </w:r>
      <w:r w:rsidR="00303ACB" w:rsidRPr="00E97198">
        <w:rPr>
          <w:rFonts w:ascii="Garamond" w:hAnsi="Garamond"/>
          <w:sz w:val="22"/>
          <w:szCs w:val="22"/>
        </w:rPr>
        <w:t xml:space="preserve">timeseries smoothing </w:t>
      </w:r>
      <w:r w:rsidRPr="00E97198">
        <w:rPr>
          <w:rFonts w:ascii="Garamond" w:hAnsi="Garamond"/>
          <w:sz w:val="22"/>
          <w:szCs w:val="22"/>
        </w:rPr>
        <w:t xml:space="preserve">methods (GAM, MA) </w:t>
      </w:r>
      <w:r w:rsidR="00303ACB" w:rsidRPr="00E97198">
        <w:rPr>
          <w:rFonts w:ascii="Garamond" w:hAnsi="Garamond"/>
          <w:sz w:val="22"/>
          <w:szCs w:val="22"/>
        </w:rPr>
        <w:t>a</w:t>
      </w:r>
      <w:r w:rsidRPr="00E97198">
        <w:rPr>
          <w:rFonts w:ascii="Garamond" w:hAnsi="Garamond"/>
          <w:sz w:val="22"/>
          <w:szCs w:val="22"/>
        </w:rPr>
        <w:t xml:space="preserve">nd three machine learning algorithms (Random Forest, SVM, KNN) using either all test data (Total) or only overlapping isotope ranges (Overlapping). </w:t>
      </w:r>
      <w:r w:rsidR="00303ACB" w:rsidRPr="00E97198">
        <w:rPr>
          <w:rFonts w:ascii="Garamond" w:hAnsi="Garamond"/>
          <w:sz w:val="22"/>
          <w:szCs w:val="22"/>
        </w:rPr>
        <w:t>Darker green colors indicate higher scores</w:t>
      </w:r>
      <w:r w:rsidR="00303ACB">
        <w:rPr>
          <w:rFonts w:ascii="Garamond" w:hAnsi="Garamond"/>
          <w:sz w:val="16"/>
          <w:szCs w:val="16"/>
        </w:rPr>
        <w:t>.</w:t>
      </w:r>
    </w:p>
    <w:p w14:paraId="0B68C89F" w14:textId="77777777" w:rsidR="00AE3280" w:rsidRDefault="00AE3280">
      <w:pPr>
        <w:rPr>
          <w:rFonts w:ascii="Garamond" w:hAnsi="Garamond"/>
          <w:sz w:val="16"/>
          <w:szCs w:val="16"/>
        </w:rPr>
      </w:pPr>
    </w:p>
    <w:p w14:paraId="426DA7FB" w14:textId="77777777" w:rsidR="00303ACB" w:rsidRDefault="005F2894">
      <w:pPr>
        <w:rPr>
          <w:rFonts w:ascii="Garamond" w:hAnsi="Garamond"/>
          <w:sz w:val="16"/>
          <w:szCs w:val="16"/>
        </w:rPr>
      </w:pPr>
      <w:r>
        <w:rPr>
          <w:rFonts w:ascii="Garamond" w:hAnsi="Garamond"/>
          <w:noProof/>
          <w:sz w:val="16"/>
          <w:szCs w:val="16"/>
        </w:rPr>
        <w:drawing>
          <wp:inline distT="0" distB="0" distL="0" distR="0" wp14:anchorId="16679699" wp14:editId="668105C7">
            <wp:extent cx="5962810" cy="2981405"/>
            <wp:effectExtent l="0" t="0" r="6350" b="3175"/>
            <wp:docPr id="178913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0704" name="Picture 1789130704"/>
                    <pic:cNvPicPr/>
                  </pic:nvPicPr>
                  <pic:blipFill>
                    <a:blip r:embed="rId11"/>
                    <a:stretch>
                      <a:fillRect/>
                    </a:stretch>
                  </pic:blipFill>
                  <pic:spPr>
                    <a:xfrm>
                      <a:off x="0" y="0"/>
                      <a:ext cx="5988578" cy="2994289"/>
                    </a:xfrm>
                    <a:prstGeom prst="rect">
                      <a:avLst/>
                    </a:prstGeom>
                  </pic:spPr>
                </pic:pic>
              </a:graphicData>
            </a:graphic>
          </wp:inline>
        </w:drawing>
      </w:r>
      <w:r w:rsidR="0073759D">
        <w:rPr>
          <w:rFonts w:ascii="Garamond" w:hAnsi="Garamond"/>
          <w:sz w:val="16"/>
          <w:szCs w:val="16"/>
        </w:rPr>
        <w:t xml:space="preserve"> </w:t>
      </w:r>
    </w:p>
    <w:p w14:paraId="5337DE8C" w14:textId="60609923" w:rsidR="0073759D" w:rsidRPr="008E7174" w:rsidRDefault="00CF4DC7">
      <w:pPr>
        <w:rPr>
          <w:rFonts w:ascii="Garamond" w:hAnsi="Garamond"/>
          <w:sz w:val="22"/>
          <w:szCs w:val="22"/>
        </w:rPr>
      </w:pPr>
      <w:r w:rsidRPr="008E7174">
        <w:rPr>
          <w:rFonts w:ascii="Garamond" w:hAnsi="Garamond"/>
          <w:b/>
          <w:bCs/>
          <w:sz w:val="22"/>
          <w:szCs w:val="22"/>
        </w:rPr>
        <w:t>Figure 3:</w:t>
      </w:r>
      <w:r w:rsidRPr="008E7174">
        <w:rPr>
          <w:rFonts w:ascii="Garamond" w:hAnsi="Garamond"/>
          <w:sz w:val="22"/>
          <w:szCs w:val="22"/>
        </w:rPr>
        <w:t xml:space="preserve"> </w:t>
      </w:r>
      <w:commentRangeStart w:id="2"/>
      <w:r w:rsidR="0087450A" w:rsidRPr="008E7174">
        <w:rPr>
          <w:rFonts w:ascii="Garamond" w:hAnsi="Garamond"/>
          <w:sz w:val="22"/>
          <w:szCs w:val="22"/>
        </w:rPr>
        <w:t>Confusion</w:t>
      </w:r>
      <w:commentRangeEnd w:id="2"/>
      <w:r w:rsidR="00E26B48">
        <w:rPr>
          <w:rStyle w:val="CommentReference"/>
        </w:rPr>
        <w:commentReference w:id="2"/>
      </w:r>
      <w:r w:rsidR="0087450A" w:rsidRPr="008E7174">
        <w:rPr>
          <w:rFonts w:ascii="Garamond" w:hAnsi="Garamond"/>
          <w:sz w:val="22"/>
          <w:szCs w:val="22"/>
        </w:rPr>
        <w:t xml:space="preserve"> matrix from the highest p</w:t>
      </w:r>
      <w:r w:rsidR="00F2384D" w:rsidRPr="008E7174">
        <w:rPr>
          <w:rFonts w:ascii="Garamond" w:hAnsi="Garamond"/>
          <w:sz w:val="22"/>
          <w:szCs w:val="22"/>
        </w:rPr>
        <w:t>er</w:t>
      </w:r>
      <w:r w:rsidR="0087450A" w:rsidRPr="008E7174">
        <w:rPr>
          <w:rFonts w:ascii="Garamond" w:hAnsi="Garamond"/>
          <w:sz w:val="22"/>
          <w:szCs w:val="22"/>
        </w:rPr>
        <w:t xml:space="preserve">forming model (Random Forest on GAM Smoothed data) for both total </w:t>
      </w:r>
      <w:proofErr w:type="gramStart"/>
      <w:r w:rsidR="0087450A" w:rsidRPr="008E7174">
        <w:rPr>
          <w:rFonts w:ascii="Garamond" w:hAnsi="Garamond"/>
          <w:sz w:val="22"/>
          <w:szCs w:val="22"/>
        </w:rPr>
        <w:t>test</w:t>
      </w:r>
      <w:proofErr w:type="gramEnd"/>
      <w:r w:rsidR="0087450A" w:rsidRPr="008E7174">
        <w:rPr>
          <w:rFonts w:ascii="Garamond" w:hAnsi="Garamond"/>
          <w:sz w:val="22"/>
          <w:szCs w:val="22"/>
        </w:rPr>
        <w:t xml:space="preserve"> set and overlapping subset. Boxes along the horizontal axis indicate correctly classified individuals</w:t>
      </w:r>
      <w:r w:rsidR="00445705" w:rsidRPr="008E7174">
        <w:rPr>
          <w:rFonts w:ascii="Garamond" w:hAnsi="Garamond"/>
          <w:sz w:val="22"/>
          <w:szCs w:val="22"/>
        </w:rPr>
        <w:t xml:space="preserve"> (red). Vertical axis labels are the actual watershed labels whereas horizontal labels are the predicted class from the model. Percentage</w:t>
      </w:r>
      <w:r w:rsidR="008E7174" w:rsidRPr="008E7174">
        <w:rPr>
          <w:rFonts w:ascii="Garamond" w:hAnsi="Garamond"/>
          <w:sz w:val="22"/>
          <w:szCs w:val="22"/>
        </w:rPr>
        <w:t>s indicate</w:t>
      </w:r>
      <w:r w:rsidR="00445705" w:rsidRPr="008E7174">
        <w:rPr>
          <w:rFonts w:ascii="Garamond" w:hAnsi="Garamond"/>
          <w:sz w:val="22"/>
          <w:szCs w:val="22"/>
        </w:rPr>
        <w:t xml:space="preserve"> the percent of the actual class identified as the predicted class. </w:t>
      </w:r>
      <w:r w:rsidR="0087450A" w:rsidRPr="008E7174">
        <w:rPr>
          <w:rFonts w:ascii="Garamond" w:hAnsi="Garamond"/>
          <w:sz w:val="22"/>
          <w:szCs w:val="22"/>
        </w:rPr>
        <w:t xml:space="preserve">  </w:t>
      </w:r>
    </w:p>
    <w:p w14:paraId="1238D61C" w14:textId="77777777" w:rsidR="00303ACB" w:rsidRDefault="00303ACB" w:rsidP="00B767B5">
      <w:pPr>
        <w:rPr>
          <w:rFonts w:ascii="Garamond" w:hAnsi="Garamond"/>
          <w:b/>
          <w:bCs/>
          <w:sz w:val="16"/>
          <w:szCs w:val="16"/>
        </w:rPr>
      </w:pPr>
    </w:p>
    <w:p w14:paraId="44DDE190" w14:textId="1B2F01C7" w:rsidR="00303ACB" w:rsidRDefault="00303ACB" w:rsidP="00B767B5">
      <w:pPr>
        <w:rPr>
          <w:rFonts w:ascii="Garamond" w:hAnsi="Garamond"/>
          <w:b/>
          <w:bCs/>
          <w:sz w:val="16"/>
          <w:szCs w:val="16"/>
        </w:rPr>
      </w:pPr>
      <w:r>
        <w:rPr>
          <w:rFonts w:ascii="Garamond" w:hAnsi="Garamond"/>
          <w:noProof/>
          <w:sz w:val="16"/>
          <w:szCs w:val="16"/>
        </w:rPr>
        <w:lastRenderedPageBreak/>
        <w:drawing>
          <wp:anchor distT="0" distB="0" distL="114300" distR="114300" simplePos="0" relativeHeight="251658240" behindDoc="0" locked="0" layoutInCell="1" allowOverlap="1" wp14:anchorId="4608D8C9" wp14:editId="1B8CF4B2">
            <wp:simplePos x="0" y="0"/>
            <wp:positionH relativeFrom="column">
              <wp:posOffset>-222885</wp:posOffset>
            </wp:positionH>
            <wp:positionV relativeFrom="paragraph">
              <wp:posOffset>268605</wp:posOffset>
            </wp:positionV>
            <wp:extent cx="5962650" cy="4968875"/>
            <wp:effectExtent l="0" t="0" r="6350" b="0"/>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2650" cy="4968875"/>
                    </a:xfrm>
                    <a:prstGeom prst="rect">
                      <a:avLst/>
                    </a:prstGeom>
                  </pic:spPr>
                </pic:pic>
              </a:graphicData>
            </a:graphic>
            <wp14:sizeRelH relativeFrom="page">
              <wp14:pctWidth>0</wp14:pctWidth>
            </wp14:sizeRelH>
            <wp14:sizeRelV relativeFrom="page">
              <wp14:pctHeight>0</wp14:pctHeight>
            </wp14:sizeRelV>
          </wp:anchor>
        </w:drawing>
      </w:r>
    </w:p>
    <w:p w14:paraId="35CCA671" w14:textId="4C86C299" w:rsidR="00B767B5" w:rsidRPr="008E7174" w:rsidRDefault="00B767B5" w:rsidP="00B767B5">
      <w:pPr>
        <w:rPr>
          <w:rFonts w:ascii="Garamond" w:hAnsi="Garamond"/>
          <w:sz w:val="22"/>
          <w:szCs w:val="22"/>
        </w:rPr>
      </w:pPr>
      <w:r w:rsidRPr="008E7174">
        <w:rPr>
          <w:rFonts w:ascii="Garamond" w:hAnsi="Garamond"/>
          <w:b/>
          <w:bCs/>
          <w:sz w:val="22"/>
          <w:szCs w:val="22"/>
        </w:rPr>
        <w:t xml:space="preserve">Figure </w:t>
      </w:r>
      <w:r w:rsidR="00EA6A2B" w:rsidRPr="008E7174">
        <w:rPr>
          <w:rFonts w:ascii="Garamond" w:hAnsi="Garamond"/>
          <w:b/>
          <w:bCs/>
          <w:sz w:val="22"/>
          <w:szCs w:val="22"/>
        </w:rPr>
        <w:t>4</w:t>
      </w:r>
      <w:r w:rsidRPr="008E7174">
        <w:rPr>
          <w:rFonts w:ascii="Garamond" w:hAnsi="Garamond"/>
          <w:b/>
          <w:bCs/>
          <w:sz w:val="22"/>
          <w:szCs w:val="22"/>
        </w:rPr>
        <w:t>:</w:t>
      </w:r>
      <w:r w:rsidRPr="008E7174">
        <w:rPr>
          <w:rFonts w:ascii="Garamond" w:hAnsi="Garamond"/>
          <w:sz w:val="22"/>
          <w:szCs w:val="22"/>
        </w:rPr>
        <w:t xml:space="preserve"> Principal Component analysis of </w:t>
      </w:r>
      <w:del w:id="3" w:author="Daniel Schindler" w:date="2025-10-25T09:35:00Z" w16du:dateUtc="2025-10-25T16:35:00Z">
        <w:r w:rsidR="001C1637" w:rsidRPr="008E7174" w:rsidDel="00E26B48">
          <w:rPr>
            <w:rFonts w:ascii="Garamond" w:hAnsi="Garamond"/>
            <w:sz w:val="22"/>
            <w:szCs w:val="22"/>
          </w:rPr>
          <w:delText xml:space="preserve">gam </w:delText>
        </w:r>
      </w:del>
      <w:ins w:id="4" w:author="Daniel Schindler" w:date="2025-10-25T09:35:00Z" w16du:dateUtc="2025-10-25T16:35:00Z">
        <w:r w:rsidR="00E26B48">
          <w:rPr>
            <w:rFonts w:ascii="Garamond" w:hAnsi="Garamond"/>
            <w:sz w:val="22"/>
            <w:szCs w:val="22"/>
          </w:rPr>
          <w:t>GAM</w:t>
        </w:r>
        <w:r w:rsidR="00E26B48" w:rsidRPr="008E7174">
          <w:rPr>
            <w:rFonts w:ascii="Garamond" w:hAnsi="Garamond"/>
            <w:sz w:val="22"/>
            <w:szCs w:val="22"/>
          </w:rPr>
          <w:t xml:space="preserve"> </w:t>
        </w:r>
      </w:ins>
      <w:r w:rsidR="001C1637" w:rsidRPr="008E7174">
        <w:rPr>
          <w:rFonts w:ascii="Garamond" w:hAnsi="Garamond"/>
          <w:sz w:val="22"/>
          <w:szCs w:val="22"/>
        </w:rPr>
        <w:t>smoothed timeseries data (n = 2,</w:t>
      </w:r>
      <w:commentRangeStart w:id="5"/>
      <w:r w:rsidR="001C1637" w:rsidRPr="008E7174">
        <w:rPr>
          <w:rFonts w:ascii="Garamond" w:hAnsi="Garamond"/>
          <w:sz w:val="22"/>
          <w:szCs w:val="22"/>
        </w:rPr>
        <w:t>531</w:t>
      </w:r>
      <w:ins w:id="6" w:author="Daniel Schindler" w:date="2025-10-25T09:35:00Z" w16du:dateUtc="2025-10-25T16:35:00Z">
        <w:r w:rsidR="00E26B48">
          <w:rPr>
            <w:rFonts w:ascii="Garamond" w:hAnsi="Garamond"/>
            <w:sz w:val="22"/>
            <w:szCs w:val="22"/>
          </w:rPr>
          <w:t xml:space="preserve"> </w:t>
        </w:r>
      </w:ins>
      <w:commentRangeEnd w:id="5"/>
      <w:ins w:id="7" w:author="Daniel Schindler" w:date="2025-10-25T09:39:00Z" w16du:dateUtc="2025-10-25T16:39:00Z">
        <w:r w:rsidR="00E26B48">
          <w:rPr>
            <w:rStyle w:val="CommentReference"/>
          </w:rPr>
          <w:commentReference w:id="5"/>
        </w:r>
      </w:ins>
      <w:ins w:id="8" w:author="Daniel Schindler" w:date="2025-10-25T09:35:00Z" w16du:dateUtc="2025-10-25T16:35:00Z">
        <w:r w:rsidR="00E26B48">
          <w:rPr>
            <w:rFonts w:ascii="Garamond" w:hAnsi="Garamond"/>
            <w:sz w:val="22"/>
            <w:szCs w:val="22"/>
          </w:rPr>
          <w:t>o</w:t>
        </w:r>
      </w:ins>
      <w:ins w:id="9" w:author="Daniel Schindler" w:date="2025-10-25T09:36:00Z" w16du:dateUtc="2025-10-25T16:36:00Z">
        <w:r w:rsidR="00E26B48">
          <w:rPr>
            <w:rFonts w:ascii="Garamond" w:hAnsi="Garamond"/>
            <w:sz w:val="22"/>
            <w:szCs w:val="22"/>
          </w:rPr>
          <w:t>toliths</w:t>
        </w:r>
      </w:ins>
      <w:r w:rsidR="001C1637" w:rsidRPr="008E7174">
        <w:rPr>
          <w:rFonts w:ascii="Garamond" w:hAnsi="Garamond"/>
          <w:sz w:val="22"/>
          <w:szCs w:val="22"/>
        </w:rPr>
        <w:t>). Significant clustering is evident, but with overlap between all watersheds. Yukon (Blue points) contain a much larger range of values</w:t>
      </w:r>
      <w:r w:rsidR="00B75C35" w:rsidRPr="008E7174">
        <w:rPr>
          <w:rFonts w:ascii="Garamond" w:hAnsi="Garamond"/>
          <w:sz w:val="22"/>
          <w:szCs w:val="22"/>
        </w:rPr>
        <w:t xml:space="preserve">, indicative of the large range in natal </w:t>
      </w:r>
      <w:r w:rsidR="008E7174" w:rsidRPr="00E97198">
        <w:rPr>
          <w:rFonts w:ascii="Cambria Math" w:hAnsi="Cambria Math" w:cs="Cambria Math"/>
          <w:sz w:val="22"/>
          <w:szCs w:val="22"/>
        </w:rPr>
        <w:t>⁸⁷</w:t>
      </w:r>
      <w:r w:rsidR="008E7174" w:rsidRPr="00E97198">
        <w:rPr>
          <w:rFonts w:ascii="Garamond" w:hAnsi="Garamond"/>
          <w:sz w:val="22"/>
          <w:szCs w:val="22"/>
        </w:rPr>
        <w:t>Sr/</w:t>
      </w:r>
      <w:r w:rsidR="008E7174" w:rsidRPr="00E97198">
        <w:rPr>
          <w:rFonts w:ascii="Cambria Math" w:hAnsi="Cambria Math" w:cs="Cambria Math"/>
          <w:sz w:val="22"/>
          <w:szCs w:val="22"/>
        </w:rPr>
        <w:t>⁸⁶</w:t>
      </w:r>
      <w:r w:rsidR="008E7174" w:rsidRPr="00E97198">
        <w:rPr>
          <w:rFonts w:ascii="Garamond" w:hAnsi="Garamond"/>
          <w:sz w:val="22"/>
          <w:szCs w:val="22"/>
        </w:rPr>
        <w:t xml:space="preserve">Sr </w:t>
      </w:r>
      <w:r w:rsidR="00B75C35" w:rsidRPr="008E7174">
        <w:rPr>
          <w:rFonts w:ascii="Garamond" w:hAnsi="Garamond"/>
          <w:sz w:val="22"/>
          <w:szCs w:val="22"/>
        </w:rPr>
        <w:t xml:space="preserve">values in the basin. Kuskokwim (Red points) overlap between both Nushagak and Yukon fish, likely due to its position in the region between both watersheds. </w:t>
      </w:r>
    </w:p>
    <w:p w14:paraId="60ABFDD7" w14:textId="501BDCB2" w:rsidR="00B767B5" w:rsidRDefault="00B767B5" w:rsidP="00B767B5">
      <w:pPr>
        <w:rPr>
          <w:rFonts w:ascii="Garamond" w:hAnsi="Garamond"/>
          <w:sz w:val="16"/>
          <w:szCs w:val="16"/>
        </w:rPr>
      </w:pPr>
    </w:p>
    <w:p w14:paraId="6C471285" w14:textId="5A1E4683" w:rsidR="00783125" w:rsidRDefault="00783125" w:rsidP="00FB057B">
      <w:pPr>
        <w:rPr>
          <w:rFonts w:ascii="Garamond" w:hAnsi="Garamond"/>
          <w:sz w:val="16"/>
          <w:szCs w:val="16"/>
        </w:rPr>
      </w:pPr>
    </w:p>
    <w:p w14:paraId="02DCCD88" w14:textId="77777777" w:rsidR="00816FED" w:rsidRDefault="00816FED" w:rsidP="00FB057B">
      <w:pPr>
        <w:rPr>
          <w:rFonts w:ascii="Garamond" w:hAnsi="Garamond"/>
          <w:sz w:val="16"/>
          <w:szCs w:val="16"/>
        </w:rPr>
      </w:pPr>
    </w:p>
    <w:p w14:paraId="143D1026" w14:textId="77777777" w:rsidR="00816FED" w:rsidRDefault="00816FED" w:rsidP="00FB057B">
      <w:pPr>
        <w:rPr>
          <w:rFonts w:ascii="Garamond" w:hAnsi="Garamond"/>
          <w:sz w:val="16"/>
          <w:szCs w:val="16"/>
        </w:rPr>
      </w:pPr>
    </w:p>
    <w:p w14:paraId="189C2DC2" w14:textId="77777777" w:rsidR="00816FED" w:rsidRDefault="00816FED" w:rsidP="00FB057B">
      <w:pPr>
        <w:rPr>
          <w:rFonts w:ascii="Garamond" w:hAnsi="Garamond"/>
          <w:sz w:val="16"/>
          <w:szCs w:val="16"/>
        </w:rPr>
      </w:pPr>
    </w:p>
    <w:p w14:paraId="5ECD8FD0" w14:textId="77777777" w:rsidR="00816FED" w:rsidRDefault="00816FED" w:rsidP="00FB057B">
      <w:pPr>
        <w:rPr>
          <w:rFonts w:ascii="Garamond" w:hAnsi="Garamond"/>
          <w:sz w:val="16"/>
          <w:szCs w:val="16"/>
        </w:rPr>
      </w:pPr>
    </w:p>
    <w:p w14:paraId="67124A9A" w14:textId="77777777" w:rsidR="00816FED" w:rsidRDefault="00816FED" w:rsidP="00FB057B">
      <w:pPr>
        <w:rPr>
          <w:rFonts w:ascii="Garamond" w:hAnsi="Garamond"/>
          <w:sz w:val="16"/>
          <w:szCs w:val="16"/>
        </w:rPr>
      </w:pPr>
    </w:p>
    <w:p w14:paraId="75E4A452" w14:textId="77777777" w:rsidR="00816FED" w:rsidRDefault="00816FED" w:rsidP="00FB057B">
      <w:pPr>
        <w:rPr>
          <w:rFonts w:ascii="Garamond" w:hAnsi="Garamond"/>
          <w:sz w:val="16"/>
          <w:szCs w:val="16"/>
        </w:rPr>
      </w:pPr>
    </w:p>
    <w:p w14:paraId="6A16D5F4" w14:textId="77777777" w:rsidR="00816FED" w:rsidRDefault="00816FED" w:rsidP="00FB057B">
      <w:pPr>
        <w:rPr>
          <w:rFonts w:ascii="Garamond" w:hAnsi="Garamond"/>
          <w:sz w:val="16"/>
          <w:szCs w:val="16"/>
        </w:rPr>
      </w:pPr>
    </w:p>
    <w:p w14:paraId="68C86822" w14:textId="1BB0E1A5" w:rsidR="00816FED" w:rsidRDefault="008E7174" w:rsidP="00FB057B">
      <w:pPr>
        <w:rPr>
          <w:rFonts w:ascii="Garamond" w:hAnsi="Garamond"/>
          <w:sz w:val="16"/>
          <w:szCs w:val="16"/>
        </w:rPr>
      </w:pPr>
      <w:r>
        <w:rPr>
          <w:rFonts w:ascii="Garamond" w:hAnsi="Garamond"/>
          <w:noProof/>
          <w:sz w:val="16"/>
          <w:szCs w:val="16"/>
        </w:rPr>
        <w:drawing>
          <wp:inline distT="0" distB="0" distL="0" distR="0" wp14:anchorId="6BCD3F3F" wp14:editId="7EB9A63C">
            <wp:extent cx="6409834" cy="3273398"/>
            <wp:effectExtent l="0" t="0" r="3810" b="3810"/>
            <wp:docPr id="219536095"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6095" name="Picture 2" descr="A group of graphs showing different types of dat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38129" cy="3287848"/>
                    </a:xfrm>
                    <a:prstGeom prst="rect">
                      <a:avLst/>
                    </a:prstGeom>
                  </pic:spPr>
                </pic:pic>
              </a:graphicData>
            </a:graphic>
          </wp:inline>
        </w:drawing>
      </w:r>
    </w:p>
    <w:p w14:paraId="6D561395" w14:textId="77777777" w:rsidR="00816FED" w:rsidRDefault="00816FED" w:rsidP="00FB057B">
      <w:pPr>
        <w:rPr>
          <w:rFonts w:ascii="Garamond" w:hAnsi="Garamond"/>
          <w:sz w:val="16"/>
          <w:szCs w:val="16"/>
        </w:rPr>
      </w:pPr>
    </w:p>
    <w:p w14:paraId="64813424" w14:textId="3DC1821D" w:rsidR="009A55CD" w:rsidRPr="008E7174" w:rsidRDefault="00DB4EE5" w:rsidP="00FB057B">
      <w:pPr>
        <w:rPr>
          <w:rFonts w:ascii="Garamond" w:hAnsi="Garamond"/>
          <w:sz w:val="22"/>
          <w:szCs w:val="22"/>
        </w:rPr>
      </w:pPr>
      <w:r w:rsidRPr="008E7174">
        <w:rPr>
          <w:rFonts w:ascii="Garamond" w:hAnsi="Garamond"/>
          <w:b/>
          <w:bCs/>
          <w:sz w:val="22"/>
          <w:szCs w:val="22"/>
        </w:rPr>
        <w:t xml:space="preserve">Figure </w:t>
      </w:r>
      <w:r w:rsidR="00EA6A2B" w:rsidRPr="008E7174">
        <w:rPr>
          <w:rFonts w:ascii="Garamond" w:hAnsi="Garamond"/>
          <w:b/>
          <w:bCs/>
          <w:sz w:val="22"/>
          <w:szCs w:val="22"/>
        </w:rPr>
        <w:t>5</w:t>
      </w:r>
      <w:r w:rsidRPr="008E7174">
        <w:rPr>
          <w:rFonts w:ascii="Garamond" w:hAnsi="Garamond"/>
          <w:b/>
          <w:bCs/>
          <w:sz w:val="22"/>
          <w:szCs w:val="22"/>
        </w:rPr>
        <w:t>:</w:t>
      </w:r>
      <w:r w:rsidR="00BB24FE" w:rsidRPr="008E7174">
        <w:rPr>
          <w:rFonts w:ascii="Garamond" w:hAnsi="Garamond"/>
          <w:b/>
          <w:bCs/>
          <w:sz w:val="22"/>
          <w:szCs w:val="22"/>
        </w:rPr>
        <w:t xml:space="preserve"> </w:t>
      </w:r>
      <w:r w:rsidR="00BB24FE" w:rsidRPr="008E7174">
        <w:rPr>
          <w:rFonts w:ascii="Garamond" w:hAnsi="Garamond"/>
          <w:sz w:val="22"/>
          <w:szCs w:val="22"/>
        </w:rPr>
        <w:t>A)</w:t>
      </w:r>
      <w:r w:rsidRPr="008E7174">
        <w:rPr>
          <w:rFonts w:ascii="Garamond" w:hAnsi="Garamond"/>
          <w:sz w:val="22"/>
          <w:szCs w:val="22"/>
        </w:rPr>
        <w:t xml:space="preserve"> Principal component analysis of all samples with a natal origin </w:t>
      </w:r>
      <w:r w:rsidR="008E7174" w:rsidRPr="008E7174">
        <w:rPr>
          <w:rFonts w:ascii="Cambria Math" w:hAnsi="Cambria Math" w:cs="Cambria Math"/>
          <w:sz w:val="22"/>
          <w:szCs w:val="22"/>
        </w:rPr>
        <w:t>⁸⁷</w:t>
      </w:r>
      <w:r w:rsidR="008E7174" w:rsidRPr="008E7174">
        <w:rPr>
          <w:rFonts w:ascii="Garamond" w:hAnsi="Garamond"/>
          <w:sz w:val="22"/>
          <w:szCs w:val="22"/>
        </w:rPr>
        <w:t>Sr/</w:t>
      </w:r>
      <w:r w:rsidR="008E7174" w:rsidRPr="008E7174">
        <w:rPr>
          <w:rFonts w:ascii="Cambria Math" w:hAnsi="Cambria Math" w:cs="Cambria Math"/>
          <w:sz w:val="22"/>
          <w:szCs w:val="22"/>
        </w:rPr>
        <w:t>⁸⁶</w:t>
      </w:r>
      <w:r w:rsidR="008E7174" w:rsidRPr="008E7174">
        <w:rPr>
          <w:rFonts w:ascii="Garamond" w:hAnsi="Garamond"/>
          <w:sz w:val="22"/>
          <w:szCs w:val="22"/>
        </w:rPr>
        <w:t>Sr</w:t>
      </w:r>
      <w:r w:rsidRPr="008E7174">
        <w:rPr>
          <w:rFonts w:ascii="Garamond" w:hAnsi="Garamond"/>
          <w:sz w:val="22"/>
          <w:szCs w:val="22"/>
        </w:rPr>
        <w:t xml:space="preserve"> of 0.708</w:t>
      </w:r>
      <w:r w:rsidR="008E7174" w:rsidRPr="008E7174">
        <w:rPr>
          <w:rFonts w:ascii="Garamond" w:hAnsi="Garamond"/>
          <w:sz w:val="22"/>
          <w:szCs w:val="22"/>
        </w:rPr>
        <w:t xml:space="preserve">0 </w:t>
      </w:r>
      <w:r w:rsidRPr="008E7174">
        <w:rPr>
          <w:rFonts w:ascii="Garamond" w:hAnsi="Garamond"/>
          <w:sz w:val="22"/>
          <w:szCs w:val="22"/>
        </w:rPr>
        <w:t>- 0.</w:t>
      </w:r>
      <w:r w:rsidR="00BB24FE" w:rsidRPr="008E7174">
        <w:rPr>
          <w:rFonts w:ascii="Garamond" w:hAnsi="Garamond"/>
          <w:sz w:val="22"/>
          <w:szCs w:val="22"/>
        </w:rPr>
        <w:t xml:space="preserve">7085. Clustering among watersheds is evident between principal </w:t>
      </w:r>
      <w:commentRangeStart w:id="10"/>
      <w:commentRangeStart w:id="11"/>
      <w:r w:rsidR="00BB24FE" w:rsidRPr="008E7174">
        <w:rPr>
          <w:rFonts w:ascii="Garamond" w:hAnsi="Garamond"/>
          <w:sz w:val="22"/>
          <w:szCs w:val="22"/>
        </w:rPr>
        <w:t>components</w:t>
      </w:r>
      <w:commentRangeEnd w:id="10"/>
      <w:r w:rsidR="00F2384D" w:rsidRPr="008E7174">
        <w:rPr>
          <w:rStyle w:val="CommentReference"/>
          <w:rFonts w:ascii="Garamond" w:hAnsi="Garamond"/>
          <w:sz w:val="22"/>
          <w:szCs w:val="22"/>
        </w:rPr>
        <w:commentReference w:id="10"/>
      </w:r>
      <w:commentRangeEnd w:id="11"/>
      <w:r w:rsidR="00F2384D" w:rsidRPr="008E7174">
        <w:rPr>
          <w:rStyle w:val="CommentReference"/>
          <w:rFonts w:ascii="Garamond" w:hAnsi="Garamond"/>
          <w:sz w:val="22"/>
          <w:szCs w:val="22"/>
        </w:rPr>
        <w:commentReference w:id="11"/>
      </w:r>
      <w:r w:rsidR="00BB24FE" w:rsidRPr="008E7174">
        <w:rPr>
          <w:rFonts w:ascii="Garamond" w:hAnsi="Garamond"/>
          <w:sz w:val="22"/>
          <w:szCs w:val="22"/>
        </w:rPr>
        <w:t xml:space="preserve"> 1 and 2 (</w:t>
      </w:r>
      <w:r w:rsidR="00303ACB" w:rsidRPr="008E7174">
        <w:rPr>
          <w:rFonts w:ascii="Garamond" w:hAnsi="Garamond"/>
          <w:sz w:val="22"/>
          <w:szCs w:val="22"/>
        </w:rPr>
        <w:t>68.39</w:t>
      </w:r>
      <w:r w:rsidR="00BB24FE" w:rsidRPr="008E7174">
        <w:rPr>
          <w:rFonts w:ascii="Garamond" w:hAnsi="Garamond"/>
          <w:sz w:val="22"/>
          <w:szCs w:val="22"/>
        </w:rPr>
        <w:t>% of variance), as well as between principal components 2 and 3 (</w:t>
      </w:r>
      <w:r w:rsidR="00303ACB" w:rsidRPr="008E7174">
        <w:rPr>
          <w:rFonts w:ascii="Garamond" w:hAnsi="Garamond"/>
          <w:sz w:val="22"/>
          <w:szCs w:val="22"/>
        </w:rPr>
        <w:t>31.16%</w:t>
      </w:r>
      <w:r w:rsidR="00BB24FE" w:rsidRPr="008E7174">
        <w:rPr>
          <w:rFonts w:ascii="Garamond" w:hAnsi="Garamond"/>
          <w:sz w:val="22"/>
          <w:szCs w:val="22"/>
        </w:rPr>
        <w:t xml:space="preserve"> </w:t>
      </w:r>
      <w:r w:rsidR="00303ACB" w:rsidRPr="008E7174">
        <w:rPr>
          <w:rFonts w:ascii="Garamond" w:hAnsi="Garamond"/>
          <w:sz w:val="22"/>
          <w:szCs w:val="22"/>
        </w:rPr>
        <w:t xml:space="preserve">of </w:t>
      </w:r>
      <w:r w:rsidR="00BB24FE" w:rsidRPr="008E7174">
        <w:rPr>
          <w:rFonts w:ascii="Garamond" w:hAnsi="Garamond"/>
          <w:sz w:val="22"/>
          <w:szCs w:val="22"/>
        </w:rPr>
        <w:t xml:space="preserve">variance). There is </w:t>
      </w:r>
      <w:r w:rsidR="00B75C35" w:rsidRPr="008E7174">
        <w:rPr>
          <w:rFonts w:ascii="Garamond" w:hAnsi="Garamond"/>
          <w:sz w:val="22"/>
          <w:szCs w:val="22"/>
        </w:rPr>
        <w:t>s</w:t>
      </w:r>
      <w:r w:rsidR="00BB24FE" w:rsidRPr="008E7174">
        <w:rPr>
          <w:rFonts w:ascii="Garamond" w:hAnsi="Garamond"/>
          <w:sz w:val="22"/>
          <w:szCs w:val="22"/>
        </w:rPr>
        <w:t xml:space="preserve">ome overlap between all three watersheds in both cases. B) </w:t>
      </w:r>
      <w:commentRangeStart w:id="12"/>
      <w:r w:rsidR="00BB24FE" w:rsidRPr="008E7174">
        <w:rPr>
          <w:rFonts w:ascii="Garamond" w:hAnsi="Garamond"/>
          <w:sz w:val="22"/>
          <w:szCs w:val="22"/>
        </w:rPr>
        <w:t xml:space="preserve">Sample </w:t>
      </w:r>
      <w:commentRangeEnd w:id="12"/>
      <w:r w:rsidR="009240FB">
        <w:rPr>
          <w:rStyle w:val="CommentReference"/>
        </w:rPr>
        <w:commentReference w:id="12"/>
      </w:r>
      <w:r w:rsidR="00BB24FE" w:rsidRPr="008E7174">
        <w:rPr>
          <w:rFonts w:ascii="Garamond" w:hAnsi="Garamond"/>
          <w:sz w:val="22"/>
          <w:szCs w:val="22"/>
        </w:rPr>
        <w:t>otolith LA timeseries colored by the absolute value of the PCA loadings at associated</w:t>
      </w:r>
      <w:r w:rsidR="00303ACB" w:rsidRPr="008E7174">
        <w:rPr>
          <w:rFonts w:ascii="Garamond" w:hAnsi="Garamond"/>
          <w:sz w:val="22"/>
          <w:szCs w:val="22"/>
        </w:rPr>
        <w:t xml:space="preserve"> timeseries</w:t>
      </w:r>
      <w:r w:rsidR="00BB24FE" w:rsidRPr="008E7174">
        <w:rPr>
          <w:rFonts w:ascii="Garamond" w:hAnsi="Garamond"/>
          <w:sz w:val="22"/>
          <w:szCs w:val="22"/>
        </w:rPr>
        <w:t xml:space="preserve"> indices. PC1 (top row) shows high loading on the middle section of the timeseries after the natal origin region. PC2 is driven by the region of the timeseries towards the marine entry</w:t>
      </w:r>
      <w:r w:rsidR="00303ACB" w:rsidRPr="008E7174">
        <w:rPr>
          <w:rFonts w:ascii="Garamond" w:hAnsi="Garamond"/>
          <w:sz w:val="22"/>
          <w:szCs w:val="22"/>
        </w:rPr>
        <w:t xml:space="preserve">, likely the result of mainstem migration to the ocean. </w:t>
      </w:r>
      <w:r w:rsidR="008E7174" w:rsidRPr="008E7174">
        <w:rPr>
          <w:rFonts w:ascii="Garamond" w:hAnsi="Garamond"/>
          <w:sz w:val="22"/>
          <w:szCs w:val="22"/>
        </w:rPr>
        <w:t xml:space="preserve">Separation along </w:t>
      </w:r>
      <w:r w:rsidR="00BB24FE" w:rsidRPr="008E7174">
        <w:rPr>
          <w:rFonts w:ascii="Garamond" w:hAnsi="Garamond"/>
          <w:sz w:val="22"/>
          <w:szCs w:val="22"/>
        </w:rPr>
        <w:t xml:space="preserve">PC3 is driven by the very beginning of the timeseries, which is the region associated with the natal origin. </w:t>
      </w:r>
      <w:r w:rsidR="008E7174" w:rsidRPr="008E7174">
        <w:rPr>
          <w:rFonts w:ascii="Garamond" w:hAnsi="Garamond"/>
          <w:sz w:val="22"/>
          <w:szCs w:val="22"/>
        </w:rPr>
        <w:t xml:space="preserve">Notably, </w:t>
      </w:r>
      <w:r w:rsidR="00303ACB" w:rsidRPr="008E7174">
        <w:rPr>
          <w:rFonts w:ascii="Garamond" w:hAnsi="Garamond"/>
          <w:sz w:val="22"/>
          <w:szCs w:val="22"/>
        </w:rPr>
        <w:t>Yukon individuals from the CWAK region contain a less pronounces mainstem signal as compared to their counterpart from the upper or middle Yukon genetic groups.</w:t>
      </w:r>
    </w:p>
    <w:p w14:paraId="4BC5B4B2" w14:textId="77777777" w:rsidR="00B75C35" w:rsidRDefault="00B75C35" w:rsidP="00FB057B">
      <w:pPr>
        <w:rPr>
          <w:rFonts w:ascii="Garamond" w:hAnsi="Garamond"/>
          <w:b/>
          <w:bCs/>
          <w:sz w:val="16"/>
          <w:szCs w:val="16"/>
        </w:rPr>
      </w:pPr>
    </w:p>
    <w:p w14:paraId="69FE44E7" w14:textId="77777777" w:rsidR="001E31A3" w:rsidRDefault="001E31A3" w:rsidP="00FB057B">
      <w:pPr>
        <w:rPr>
          <w:rFonts w:ascii="Garamond" w:hAnsi="Garamond"/>
          <w:b/>
          <w:bCs/>
          <w:sz w:val="16"/>
          <w:szCs w:val="16"/>
        </w:rPr>
      </w:pPr>
    </w:p>
    <w:p w14:paraId="61D8F0DB" w14:textId="77777777" w:rsidR="00166D35" w:rsidRDefault="00166D35" w:rsidP="00FB057B">
      <w:pPr>
        <w:rPr>
          <w:rFonts w:ascii="Garamond" w:hAnsi="Garamond"/>
          <w:b/>
          <w:bCs/>
          <w:sz w:val="16"/>
          <w:szCs w:val="16"/>
        </w:rPr>
      </w:pPr>
    </w:p>
    <w:p w14:paraId="154F3761" w14:textId="77777777" w:rsidR="00DD1806" w:rsidRDefault="00DD1806" w:rsidP="00FB057B">
      <w:pPr>
        <w:rPr>
          <w:rFonts w:ascii="Garamond" w:hAnsi="Garamond"/>
          <w:b/>
          <w:bCs/>
          <w:sz w:val="16"/>
          <w:szCs w:val="16"/>
        </w:rPr>
      </w:pPr>
    </w:p>
    <w:p w14:paraId="5FB6E41B" w14:textId="77777777" w:rsidR="00DD1806" w:rsidRDefault="00DD1806" w:rsidP="00FB057B">
      <w:pPr>
        <w:rPr>
          <w:rFonts w:ascii="Garamond" w:hAnsi="Garamond"/>
          <w:b/>
          <w:bCs/>
          <w:sz w:val="16"/>
          <w:szCs w:val="16"/>
        </w:rPr>
      </w:pPr>
    </w:p>
    <w:p w14:paraId="31E2AE80" w14:textId="77777777" w:rsidR="00A46D4F" w:rsidRDefault="00A46D4F" w:rsidP="00FB057B">
      <w:pPr>
        <w:rPr>
          <w:rFonts w:ascii="Garamond" w:hAnsi="Garamond"/>
          <w:b/>
          <w:bCs/>
          <w:sz w:val="16"/>
          <w:szCs w:val="16"/>
        </w:rPr>
      </w:pPr>
    </w:p>
    <w:p w14:paraId="0CB9B42A" w14:textId="35B9AD9F" w:rsidR="00A46D4F" w:rsidRDefault="00DD1806" w:rsidP="00FB057B">
      <w:pPr>
        <w:rPr>
          <w:rFonts w:ascii="Garamond" w:hAnsi="Garamond"/>
          <w:b/>
          <w:bCs/>
          <w:sz w:val="16"/>
          <w:szCs w:val="16"/>
        </w:rPr>
      </w:pPr>
      <w:r>
        <w:rPr>
          <w:rFonts w:ascii="Garamond" w:hAnsi="Garamond"/>
          <w:b/>
          <w:bCs/>
          <w:noProof/>
          <w:sz w:val="16"/>
          <w:szCs w:val="16"/>
        </w:rPr>
        <w:lastRenderedPageBreak/>
        <w:drawing>
          <wp:inline distT="0" distB="0" distL="0" distR="0" wp14:anchorId="2F467EF6" wp14:editId="715EE988">
            <wp:extent cx="6415719" cy="3207860"/>
            <wp:effectExtent l="0" t="0" r="0" b="5715"/>
            <wp:docPr id="1963404633"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04633" name="Picture 4" descr="A graph of a number of data&#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02262" cy="3251131"/>
                    </a:xfrm>
                    <a:prstGeom prst="rect">
                      <a:avLst/>
                    </a:prstGeom>
                  </pic:spPr>
                </pic:pic>
              </a:graphicData>
            </a:graphic>
          </wp:inline>
        </w:drawing>
      </w:r>
    </w:p>
    <w:p w14:paraId="1042AA6F" w14:textId="28967A64" w:rsidR="00BB24FE" w:rsidRPr="002C10EA" w:rsidRDefault="001E31A3" w:rsidP="002C10EA">
      <w:pPr>
        <w:rPr>
          <w:rFonts w:ascii="Garamond" w:hAnsi="Garamond"/>
          <w:sz w:val="22"/>
          <w:szCs w:val="22"/>
        </w:rPr>
      </w:pPr>
      <w:r w:rsidRPr="002C10EA">
        <w:rPr>
          <w:rFonts w:ascii="Garamond" w:hAnsi="Garamond"/>
          <w:b/>
          <w:bCs/>
          <w:sz w:val="22"/>
          <w:szCs w:val="22"/>
        </w:rPr>
        <w:t xml:space="preserve">Figure 6: </w:t>
      </w:r>
      <w:r w:rsidR="00445705" w:rsidRPr="002C10EA">
        <w:rPr>
          <w:rFonts w:ascii="Garamond" w:hAnsi="Garamond"/>
          <w:sz w:val="22"/>
          <w:szCs w:val="22"/>
        </w:rPr>
        <w:t xml:space="preserve">Classification accuracy </w:t>
      </w:r>
      <w:del w:id="13" w:author="Daniel Schindler" w:date="2025-10-25T09:40:00Z" w16du:dateUtc="2025-10-25T16:40:00Z">
        <w:r w:rsidR="00445705" w:rsidRPr="002C10EA" w:rsidDel="00097A29">
          <w:rPr>
            <w:rFonts w:ascii="Garamond" w:hAnsi="Garamond"/>
            <w:sz w:val="22"/>
            <w:szCs w:val="22"/>
          </w:rPr>
          <w:delText>with an imposed</w:delText>
        </w:r>
      </w:del>
      <w:ins w:id="14" w:author="Daniel Schindler" w:date="2025-10-25T09:40:00Z" w16du:dateUtc="2025-10-25T16:40:00Z">
        <w:r w:rsidR="00097A29">
          <w:rPr>
            <w:rFonts w:ascii="Garamond" w:hAnsi="Garamond"/>
            <w:sz w:val="22"/>
            <w:szCs w:val="22"/>
          </w:rPr>
          <w:t>with different</w:t>
        </w:r>
      </w:ins>
      <w:r w:rsidR="00445705" w:rsidRPr="002C10EA">
        <w:rPr>
          <w:rFonts w:ascii="Garamond" w:hAnsi="Garamond"/>
          <w:sz w:val="22"/>
          <w:szCs w:val="22"/>
        </w:rPr>
        <w:t xml:space="preserve"> probability threshold</w:t>
      </w:r>
      <w:ins w:id="15" w:author="Daniel Schindler" w:date="2025-10-25T09:40:00Z" w16du:dateUtc="2025-10-25T16:40:00Z">
        <w:r w:rsidR="00097A29">
          <w:rPr>
            <w:rFonts w:ascii="Garamond" w:hAnsi="Garamond"/>
            <w:sz w:val="22"/>
            <w:szCs w:val="22"/>
          </w:rPr>
          <w:t>s</w:t>
        </w:r>
      </w:ins>
      <w:r w:rsidR="00445705" w:rsidRPr="002C10EA">
        <w:rPr>
          <w:rFonts w:ascii="Garamond" w:hAnsi="Garamond"/>
          <w:sz w:val="22"/>
          <w:szCs w:val="22"/>
        </w:rPr>
        <w:t xml:space="preserve"> (60-90%). </w:t>
      </w:r>
      <w:r w:rsidR="00E136A4" w:rsidRPr="002C10EA">
        <w:rPr>
          <w:rFonts w:ascii="Garamond" w:hAnsi="Garamond"/>
          <w:sz w:val="22"/>
          <w:szCs w:val="22"/>
        </w:rPr>
        <w:t>Points</w:t>
      </w:r>
      <w:r w:rsidR="002C10EA">
        <w:rPr>
          <w:rFonts w:ascii="Garamond" w:hAnsi="Garamond"/>
          <w:sz w:val="22"/>
          <w:szCs w:val="22"/>
        </w:rPr>
        <w:t xml:space="preserve"> </w:t>
      </w:r>
      <w:r w:rsidR="00E136A4" w:rsidRPr="002C10EA">
        <w:rPr>
          <w:rFonts w:ascii="Garamond" w:hAnsi="Garamond"/>
          <w:sz w:val="22"/>
          <w:szCs w:val="22"/>
        </w:rPr>
        <w:t xml:space="preserve">indicate the percentage of correctly </w:t>
      </w:r>
      <w:r w:rsidR="002C10EA" w:rsidRPr="002C10EA">
        <w:rPr>
          <w:rFonts w:ascii="Garamond" w:hAnsi="Garamond"/>
          <w:sz w:val="22"/>
          <w:szCs w:val="22"/>
        </w:rPr>
        <w:t xml:space="preserve">classified individuals with a calibrated probability value above the given threshold value. </w:t>
      </w:r>
      <w:r w:rsidR="00445705" w:rsidRPr="002C10EA">
        <w:rPr>
          <w:rFonts w:ascii="Garamond" w:hAnsi="Garamond"/>
          <w:sz w:val="22"/>
          <w:szCs w:val="22"/>
        </w:rPr>
        <w:t>Grey dashed lines represent the overall accuracy</w:t>
      </w:r>
      <w:r w:rsidR="002C10EA" w:rsidRPr="002C10EA">
        <w:rPr>
          <w:rFonts w:ascii="Garamond" w:hAnsi="Garamond"/>
          <w:sz w:val="22"/>
          <w:szCs w:val="22"/>
        </w:rPr>
        <w:t>, whereas c</w:t>
      </w:r>
      <w:r w:rsidR="00445705" w:rsidRPr="002C10EA">
        <w:rPr>
          <w:rFonts w:ascii="Garamond" w:hAnsi="Garamond"/>
          <w:sz w:val="22"/>
          <w:szCs w:val="22"/>
        </w:rPr>
        <w:t xml:space="preserve">olored lines illustrate the class-specific probability at that threshold </w:t>
      </w:r>
    </w:p>
    <w:sectPr w:rsidR="00BB24FE" w:rsidRPr="002C10E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Schindler" w:date="2025-10-25T09:30:00Z" w:initials="DS">
    <w:p w14:paraId="0D283BE3" w14:textId="77777777" w:rsidR="00E26B48" w:rsidRDefault="00E26B48" w:rsidP="00E26B48">
      <w:pPr>
        <w:pStyle w:val="CommentText"/>
      </w:pPr>
      <w:r>
        <w:rPr>
          <w:rStyle w:val="CommentReference"/>
        </w:rPr>
        <w:annotationRef/>
      </w:r>
      <w:r>
        <w:t>Beautiful figure!</w:t>
      </w:r>
    </w:p>
  </w:comment>
  <w:comment w:id="1" w:author="Daniel Schindler" w:date="2025-10-25T09:43:00Z" w:initials="DS">
    <w:p w14:paraId="4EB50266" w14:textId="77777777" w:rsidR="009240FB" w:rsidRDefault="009240FB" w:rsidP="009240FB">
      <w:pPr>
        <w:pStyle w:val="CommentText"/>
      </w:pPr>
      <w:r>
        <w:rPr>
          <w:rStyle w:val="CommentReference"/>
        </w:rPr>
        <w:annotationRef/>
      </w:r>
      <w:r>
        <w:t>Double check the locations of sample sites on the map. Bethel is farther upstream than the dot shows. Also the LYTF is farther upstream as well.</w:t>
      </w:r>
    </w:p>
  </w:comment>
  <w:comment w:id="2" w:author="Daniel Schindler" w:date="2025-10-25T09:36:00Z" w:initials="DS">
    <w:p w14:paraId="41505919" w14:textId="2868BCD4" w:rsidR="00E26B48" w:rsidRDefault="00E26B48" w:rsidP="00E26B48">
      <w:pPr>
        <w:pStyle w:val="CommentText"/>
      </w:pPr>
      <w:r>
        <w:rPr>
          <w:rStyle w:val="CommentReference"/>
        </w:rPr>
        <w:annotationRef/>
      </w:r>
      <w:r>
        <w:t>So the numbers are the number of fish in each box from the test sample set? Not sure what the numbers are...</w:t>
      </w:r>
    </w:p>
  </w:comment>
  <w:comment w:id="5" w:author="Daniel Schindler" w:date="2025-10-25T09:39:00Z" w:initials="DS">
    <w:p w14:paraId="2DCA7784" w14:textId="77777777" w:rsidR="00E26B48" w:rsidRDefault="00E26B48" w:rsidP="00E26B48">
      <w:pPr>
        <w:pStyle w:val="CommentText"/>
      </w:pPr>
      <w:r>
        <w:rPr>
          <w:rStyle w:val="CommentReference"/>
        </w:rPr>
        <w:annotationRef/>
      </w:r>
      <w:r>
        <w:t>But what is a data point on this figure? Don’t you have hundreds of data points on each sample?</w:t>
      </w:r>
    </w:p>
  </w:comment>
  <w:comment w:id="10" w:author="Daniel Schindler" w:date="2025-10-06T11:10:00Z" w:initials="DS">
    <w:p w14:paraId="0DD29C92" w14:textId="3281C946" w:rsidR="00F2384D" w:rsidRDefault="00F2384D" w:rsidP="00F2384D">
      <w:pPr>
        <w:pStyle w:val="CommentText"/>
      </w:pPr>
      <w:r>
        <w:rPr>
          <w:rStyle w:val="CommentReference"/>
        </w:rPr>
        <w:annotationRef/>
      </w:r>
      <w:r>
        <w:t>This is a cool result which is not particularly well highlighted in the Discussion. Might want to think about how to highlight these results more.</w:t>
      </w:r>
    </w:p>
  </w:comment>
  <w:comment w:id="11" w:author="Daniel Schindler" w:date="2025-10-06T11:10:00Z" w:initials="DS">
    <w:p w14:paraId="40117E77" w14:textId="77777777" w:rsidR="00F2384D" w:rsidRDefault="00F2384D" w:rsidP="00F2384D">
      <w:pPr>
        <w:pStyle w:val="CommentText"/>
      </w:pPr>
      <w:r>
        <w:rPr>
          <w:rStyle w:val="CommentReference"/>
        </w:rPr>
        <w:annotationRef/>
      </w:r>
      <w:r>
        <w:t>Fonts are very small</w:t>
      </w:r>
    </w:p>
  </w:comment>
  <w:comment w:id="12" w:author="Daniel Schindler" w:date="2025-10-25T09:42:00Z" w:initials="DS">
    <w:p w14:paraId="158273AC" w14:textId="77777777" w:rsidR="009240FB" w:rsidRDefault="009240FB" w:rsidP="009240FB">
      <w:pPr>
        <w:pStyle w:val="CommentText"/>
      </w:pPr>
      <w:r>
        <w:rPr>
          <w:rStyle w:val="CommentReference"/>
        </w:rPr>
        <w:annotationRef/>
      </w:r>
      <w:r>
        <w:t>I think you should sneak in a subtitle on the B panels that says something like ‘loading on PC1, PC2,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283BE3" w15:done="0"/>
  <w15:commentEx w15:paraId="4EB50266" w15:done="0"/>
  <w15:commentEx w15:paraId="41505919" w15:done="0"/>
  <w15:commentEx w15:paraId="2DCA7784" w15:done="0"/>
  <w15:commentEx w15:paraId="0DD29C92" w15:done="0"/>
  <w15:commentEx w15:paraId="40117E77" w15:paraIdParent="0DD29C92" w15:done="0"/>
  <w15:commentEx w15:paraId="158273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BE8A5" w16cex:dateUtc="2025-10-25T16:30:00Z"/>
  <w16cex:commentExtensible w16cex:durableId="415B9344" w16cex:dateUtc="2025-10-25T16:43:00Z"/>
  <w16cex:commentExtensible w16cex:durableId="6CEAFE59" w16cex:dateUtc="2025-10-25T16:36:00Z"/>
  <w16cex:commentExtensible w16cex:durableId="703AA666" w16cex:dateUtc="2025-10-25T16:39:00Z"/>
  <w16cex:commentExtensible w16cex:durableId="11D61FD6" w16cex:dateUtc="2025-10-06T18:10:00Z"/>
  <w16cex:commentExtensible w16cex:durableId="7531CF4E" w16cex:dateUtc="2025-10-06T18:10:00Z"/>
  <w16cex:commentExtensible w16cex:durableId="13446255" w16cex:dateUtc="2025-10-25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283BE3" w16cid:durableId="097BE8A5"/>
  <w16cid:commentId w16cid:paraId="4EB50266" w16cid:durableId="415B9344"/>
  <w16cid:commentId w16cid:paraId="41505919" w16cid:durableId="6CEAFE59"/>
  <w16cid:commentId w16cid:paraId="2DCA7784" w16cid:durableId="703AA666"/>
  <w16cid:commentId w16cid:paraId="0DD29C92" w16cid:durableId="11D61FD6"/>
  <w16cid:commentId w16cid:paraId="40117E77" w16cid:durableId="7531CF4E"/>
  <w16cid:commentId w16cid:paraId="158273AC" w16cid:durableId="134462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6"/>
    <w:rsid w:val="00002E2A"/>
    <w:rsid w:val="00007CD9"/>
    <w:rsid w:val="00033DF0"/>
    <w:rsid w:val="00051554"/>
    <w:rsid w:val="000941AF"/>
    <w:rsid w:val="00097A29"/>
    <w:rsid w:val="000B2F5C"/>
    <w:rsid w:val="000D1A8B"/>
    <w:rsid w:val="001149D8"/>
    <w:rsid w:val="00166D35"/>
    <w:rsid w:val="001844EB"/>
    <w:rsid w:val="001C1637"/>
    <w:rsid w:val="001C732F"/>
    <w:rsid w:val="001E31A3"/>
    <w:rsid w:val="001F7120"/>
    <w:rsid w:val="00221780"/>
    <w:rsid w:val="002636B2"/>
    <w:rsid w:val="0026679E"/>
    <w:rsid w:val="002948A2"/>
    <w:rsid w:val="00296107"/>
    <w:rsid w:val="002C10EA"/>
    <w:rsid w:val="00303ACB"/>
    <w:rsid w:val="003642FE"/>
    <w:rsid w:val="00373E7A"/>
    <w:rsid w:val="003A1515"/>
    <w:rsid w:val="003B0A46"/>
    <w:rsid w:val="003E2C8F"/>
    <w:rsid w:val="00401B70"/>
    <w:rsid w:val="004305C0"/>
    <w:rsid w:val="00445705"/>
    <w:rsid w:val="00464971"/>
    <w:rsid w:val="004B1278"/>
    <w:rsid w:val="004B594C"/>
    <w:rsid w:val="00521E2C"/>
    <w:rsid w:val="005630A6"/>
    <w:rsid w:val="005B243A"/>
    <w:rsid w:val="005B6B98"/>
    <w:rsid w:val="005F2894"/>
    <w:rsid w:val="006023C1"/>
    <w:rsid w:val="0064415A"/>
    <w:rsid w:val="006700B0"/>
    <w:rsid w:val="006A56D1"/>
    <w:rsid w:val="0073759D"/>
    <w:rsid w:val="00780305"/>
    <w:rsid w:val="00783125"/>
    <w:rsid w:val="007D3936"/>
    <w:rsid w:val="00816FED"/>
    <w:rsid w:val="00850A4E"/>
    <w:rsid w:val="0087450A"/>
    <w:rsid w:val="008E7174"/>
    <w:rsid w:val="00907410"/>
    <w:rsid w:val="009203B8"/>
    <w:rsid w:val="009240FB"/>
    <w:rsid w:val="009A55CD"/>
    <w:rsid w:val="009E03F9"/>
    <w:rsid w:val="00A152A4"/>
    <w:rsid w:val="00A46D4F"/>
    <w:rsid w:val="00A4712A"/>
    <w:rsid w:val="00A97906"/>
    <w:rsid w:val="00AB7F1C"/>
    <w:rsid w:val="00AE3280"/>
    <w:rsid w:val="00B75C35"/>
    <w:rsid w:val="00B767B5"/>
    <w:rsid w:val="00BB24FE"/>
    <w:rsid w:val="00BD5921"/>
    <w:rsid w:val="00C8276E"/>
    <w:rsid w:val="00C91045"/>
    <w:rsid w:val="00C9741A"/>
    <w:rsid w:val="00CB3DEB"/>
    <w:rsid w:val="00CF4DC7"/>
    <w:rsid w:val="00D3134F"/>
    <w:rsid w:val="00DB4EE5"/>
    <w:rsid w:val="00DD1806"/>
    <w:rsid w:val="00DD2C4D"/>
    <w:rsid w:val="00E136A4"/>
    <w:rsid w:val="00E22B3F"/>
    <w:rsid w:val="00E26B48"/>
    <w:rsid w:val="00E372A3"/>
    <w:rsid w:val="00E410EE"/>
    <w:rsid w:val="00E454BB"/>
    <w:rsid w:val="00E56807"/>
    <w:rsid w:val="00E8171A"/>
    <w:rsid w:val="00E97198"/>
    <w:rsid w:val="00EA6A2B"/>
    <w:rsid w:val="00ED1482"/>
    <w:rsid w:val="00ED3CD0"/>
    <w:rsid w:val="00F205AF"/>
    <w:rsid w:val="00F2384D"/>
    <w:rsid w:val="00F95217"/>
    <w:rsid w:val="00FA6CD2"/>
    <w:rsid w:val="00FB057B"/>
    <w:rsid w:val="00FD02AD"/>
    <w:rsid w:val="00FD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554B"/>
  <w15:chartTrackingRefBased/>
  <w15:docId w15:val="{655F0375-A8B3-B74B-A641-10F6E8EA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06"/>
    <w:rPr>
      <w:rFonts w:eastAsiaTheme="majorEastAsia" w:cstheme="majorBidi"/>
      <w:color w:val="272727" w:themeColor="text1" w:themeTint="D8"/>
    </w:rPr>
  </w:style>
  <w:style w:type="paragraph" w:styleId="Title">
    <w:name w:val="Title"/>
    <w:basedOn w:val="Normal"/>
    <w:next w:val="Normal"/>
    <w:link w:val="TitleChar"/>
    <w:uiPriority w:val="10"/>
    <w:qFormat/>
    <w:rsid w:val="00A9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06"/>
    <w:rPr>
      <w:i/>
      <w:iCs/>
      <w:color w:val="404040" w:themeColor="text1" w:themeTint="BF"/>
    </w:rPr>
  </w:style>
  <w:style w:type="paragraph" w:styleId="ListParagraph">
    <w:name w:val="List Paragraph"/>
    <w:basedOn w:val="Normal"/>
    <w:uiPriority w:val="34"/>
    <w:qFormat/>
    <w:rsid w:val="00A97906"/>
    <w:pPr>
      <w:ind w:left="720"/>
      <w:contextualSpacing/>
    </w:pPr>
  </w:style>
  <w:style w:type="character" w:styleId="IntenseEmphasis">
    <w:name w:val="Intense Emphasis"/>
    <w:basedOn w:val="DefaultParagraphFont"/>
    <w:uiPriority w:val="21"/>
    <w:qFormat/>
    <w:rsid w:val="00A97906"/>
    <w:rPr>
      <w:i/>
      <w:iCs/>
      <w:color w:val="0F4761" w:themeColor="accent1" w:themeShade="BF"/>
    </w:rPr>
  </w:style>
  <w:style w:type="paragraph" w:styleId="IntenseQuote">
    <w:name w:val="Intense Quote"/>
    <w:basedOn w:val="Normal"/>
    <w:next w:val="Normal"/>
    <w:link w:val="IntenseQuoteChar"/>
    <w:uiPriority w:val="30"/>
    <w:qFormat/>
    <w:rsid w:val="00A9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06"/>
    <w:rPr>
      <w:i/>
      <w:iCs/>
      <w:color w:val="0F4761" w:themeColor="accent1" w:themeShade="BF"/>
    </w:rPr>
  </w:style>
  <w:style w:type="character" w:styleId="IntenseReference">
    <w:name w:val="Intense Reference"/>
    <w:basedOn w:val="DefaultParagraphFont"/>
    <w:uiPriority w:val="32"/>
    <w:qFormat/>
    <w:rsid w:val="00A97906"/>
    <w:rPr>
      <w:b/>
      <w:bCs/>
      <w:smallCaps/>
      <w:color w:val="0F4761" w:themeColor="accent1" w:themeShade="BF"/>
      <w:spacing w:val="5"/>
    </w:rPr>
  </w:style>
  <w:style w:type="character" w:styleId="CommentReference">
    <w:name w:val="annotation reference"/>
    <w:basedOn w:val="DefaultParagraphFont"/>
    <w:uiPriority w:val="99"/>
    <w:semiHidden/>
    <w:unhideWhenUsed/>
    <w:rsid w:val="00ED1482"/>
    <w:rPr>
      <w:sz w:val="16"/>
      <w:szCs w:val="16"/>
    </w:rPr>
  </w:style>
  <w:style w:type="paragraph" w:styleId="CommentText">
    <w:name w:val="annotation text"/>
    <w:basedOn w:val="Normal"/>
    <w:link w:val="CommentTextChar"/>
    <w:uiPriority w:val="99"/>
    <w:unhideWhenUsed/>
    <w:rsid w:val="00ED1482"/>
    <w:pPr>
      <w:spacing w:line="240" w:lineRule="auto"/>
    </w:pPr>
    <w:rPr>
      <w:sz w:val="20"/>
      <w:szCs w:val="20"/>
    </w:rPr>
  </w:style>
  <w:style w:type="character" w:customStyle="1" w:styleId="CommentTextChar">
    <w:name w:val="Comment Text Char"/>
    <w:basedOn w:val="DefaultParagraphFont"/>
    <w:link w:val="CommentText"/>
    <w:uiPriority w:val="99"/>
    <w:rsid w:val="00ED1482"/>
    <w:rPr>
      <w:sz w:val="20"/>
      <w:szCs w:val="20"/>
    </w:rPr>
  </w:style>
  <w:style w:type="paragraph" w:styleId="CommentSubject">
    <w:name w:val="annotation subject"/>
    <w:basedOn w:val="CommentText"/>
    <w:next w:val="CommentText"/>
    <w:link w:val="CommentSubjectChar"/>
    <w:uiPriority w:val="99"/>
    <w:semiHidden/>
    <w:unhideWhenUsed/>
    <w:rsid w:val="00ED1482"/>
    <w:rPr>
      <w:b/>
      <w:bCs/>
    </w:rPr>
  </w:style>
  <w:style w:type="character" w:customStyle="1" w:styleId="CommentSubjectChar">
    <w:name w:val="Comment Subject Char"/>
    <w:basedOn w:val="CommentTextChar"/>
    <w:link w:val="CommentSubject"/>
    <w:uiPriority w:val="99"/>
    <w:semiHidden/>
    <w:rsid w:val="00ED1482"/>
    <w:rPr>
      <w:b/>
      <w:bCs/>
      <w:sz w:val="20"/>
      <w:szCs w:val="20"/>
    </w:rPr>
  </w:style>
  <w:style w:type="paragraph" w:styleId="Revision">
    <w:name w:val="Revision"/>
    <w:hidden/>
    <w:uiPriority w:val="99"/>
    <w:semiHidden/>
    <w:rsid w:val="00E26B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emf"/><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D3BED-D094-4596-84F7-59360C381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Daniel Schindler</cp:lastModifiedBy>
  <cp:revision>17</cp:revision>
  <dcterms:created xsi:type="dcterms:W3CDTF">2025-10-08T21:50:00Z</dcterms:created>
  <dcterms:modified xsi:type="dcterms:W3CDTF">2025-10-25T16:43:00Z</dcterms:modified>
</cp:coreProperties>
</file>