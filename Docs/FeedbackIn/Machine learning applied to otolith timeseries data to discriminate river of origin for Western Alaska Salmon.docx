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C19" w14:textId="32D8CF6A" w:rsidR="00103E0E" w:rsidRPr="00A0360F" w:rsidRDefault="00071CCC" w:rsidP="00A0360F">
      <w:pPr>
        <w:jc w:val="center"/>
        <w:rPr>
          <w:rFonts w:ascii="Garamond" w:hAnsi="Garamond"/>
          <w:b/>
          <w:bCs/>
          <w:sz w:val="32"/>
          <w:szCs w:val="32"/>
        </w:rPr>
      </w:pPr>
      <w:r w:rsidRPr="00A0360F">
        <w:rPr>
          <w:rFonts w:ascii="Garamond" w:hAnsi="Garamond"/>
          <w:b/>
          <w:bCs/>
          <w:sz w:val="32"/>
          <w:szCs w:val="32"/>
        </w:rPr>
        <w:t xml:space="preserve">Machine learning applied to otolith </w:t>
      </w:r>
      <w:r w:rsidR="00CF235E">
        <w:rPr>
          <w:rFonts w:ascii="Garamond" w:hAnsi="Garamond"/>
          <w:b/>
          <w:bCs/>
          <w:sz w:val="32"/>
          <w:szCs w:val="32"/>
        </w:rPr>
        <w:t>microchemical</w:t>
      </w:r>
      <w:r w:rsidRPr="00A0360F">
        <w:rPr>
          <w:rFonts w:ascii="Garamond" w:hAnsi="Garamond"/>
          <w:b/>
          <w:bCs/>
          <w:sz w:val="32"/>
          <w:szCs w:val="32"/>
        </w:rPr>
        <w:t xml:space="preserve"> data to discriminate </w:t>
      </w:r>
      <w:r w:rsidR="00CF235E">
        <w:rPr>
          <w:rFonts w:ascii="Garamond" w:hAnsi="Garamond"/>
          <w:b/>
          <w:bCs/>
          <w:sz w:val="32"/>
          <w:szCs w:val="32"/>
        </w:rPr>
        <w:t>stock</w:t>
      </w:r>
      <w:r w:rsidR="00CF235E" w:rsidRPr="00A0360F">
        <w:rPr>
          <w:rFonts w:ascii="Garamond" w:hAnsi="Garamond"/>
          <w:b/>
          <w:bCs/>
          <w:sz w:val="32"/>
          <w:szCs w:val="32"/>
        </w:rPr>
        <w:t xml:space="preserve"> </w:t>
      </w:r>
      <w:r w:rsidRPr="00A0360F">
        <w:rPr>
          <w:rFonts w:ascii="Garamond" w:hAnsi="Garamond"/>
          <w:b/>
          <w:bCs/>
          <w:sz w:val="32"/>
          <w:szCs w:val="32"/>
        </w:rPr>
        <w:t xml:space="preserve">of origin </w:t>
      </w:r>
      <w:r w:rsidR="00CF235E">
        <w:rPr>
          <w:rFonts w:ascii="Garamond" w:hAnsi="Garamond"/>
          <w:b/>
          <w:bCs/>
          <w:sz w:val="32"/>
          <w:szCs w:val="32"/>
        </w:rPr>
        <w:t>in salmon</w:t>
      </w:r>
      <w:r w:rsidRPr="00A0360F">
        <w:rPr>
          <w:rFonts w:ascii="Garamond" w:hAnsi="Garamond"/>
          <w:b/>
          <w:bCs/>
          <w:sz w:val="32"/>
          <w:szCs w:val="32"/>
        </w:rPr>
        <w:t>.</w:t>
      </w:r>
    </w:p>
    <w:p w14:paraId="466CDD8A" w14:textId="7F5CDD76" w:rsidR="00043ACE" w:rsidRDefault="00071CCC" w:rsidP="00043ACE">
      <w:pPr>
        <w:jc w:val="center"/>
        <w:rPr>
          <w:rFonts w:ascii="Garamond" w:hAnsi="Garamond"/>
          <w:sz w:val="21"/>
          <w:szCs w:val="21"/>
        </w:rPr>
      </w:pPr>
      <w:r w:rsidRPr="00A0360F">
        <w:rPr>
          <w:rFonts w:ascii="Garamond" w:hAnsi="Garamond"/>
          <w:sz w:val="21"/>
          <w:szCs w:val="21"/>
        </w:rPr>
        <w:t xml:space="preserve">Ben Makhlouf, Daniel </w:t>
      </w:r>
      <w:r w:rsidR="00DB57F7">
        <w:rPr>
          <w:rFonts w:ascii="Garamond" w:hAnsi="Garamond"/>
          <w:sz w:val="21"/>
          <w:szCs w:val="21"/>
        </w:rPr>
        <w:t xml:space="preserve">E. </w:t>
      </w:r>
      <w:r w:rsidRPr="00A0360F">
        <w:rPr>
          <w:rFonts w:ascii="Garamond" w:hAnsi="Garamond"/>
          <w:sz w:val="21"/>
          <w:szCs w:val="21"/>
        </w:rPr>
        <w:t xml:space="preserve">Schindler, Valentina </w:t>
      </w:r>
      <w:proofErr w:type="spellStart"/>
      <w:r w:rsidRPr="00A0360F">
        <w:rPr>
          <w:rFonts w:ascii="Garamond" w:hAnsi="Garamond"/>
          <w:sz w:val="21"/>
          <w:szCs w:val="21"/>
        </w:rPr>
        <w:t>Staneva</w:t>
      </w:r>
      <w:proofErr w:type="spellEnd"/>
      <w:r w:rsidRPr="00A0360F">
        <w:rPr>
          <w:rFonts w:ascii="Garamond" w:hAnsi="Garamond"/>
          <w:sz w:val="21"/>
          <w:szCs w:val="21"/>
        </w:rPr>
        <w:t xml:space="preserve"> </w:t>
      </w:r>
    </w:p>
    <w:p w14:paraId="5FCA1CD8" w14:textId="7FAC063D" w:rsidR="00CA63D8" w:rsidRDefault="00CA63D8" w:rsidP="00CA63D8">
      <w:pPr>
        <w:spacing w:line="480" w:lineRule="auto"/>
        <w:rPr>
          <w:rFonts w:ascii="Garamond" w:hAnsi="Garamond"/>
        </w:rPr>
      </w:pPr>
    </w:p>
    <w:p w14:paraId="2A93C8C7" w14:textId="66AC2A42" w:rsidR="00CA63D8" w:rsidRPr="00AC2A70" w:rsidRDefault="00CA63D8" w:rsidP="00CA63D8">
      <w:pPr>
        <w:spacing w:line="480" w:lineRule="auto"/>
        <w:rPr>
          <w:rFonts w:ascii="Garamond" w:hAnsi="Garamond"/>
          <w:b/>
          <w:bCs/>
        </w:rPr>
      </w:pPr>
      <w:r w:rsidRPr="00AC2A70">
        <w:rPr>
          <w:rFonts w:ascii="Garamond" w:hAnsi="Garamond"/>
          <w:b/>
          <w:bCs/>
        </w:rPr>
        <w:t xml:space="preserve">Abstract: </w:t>
      </w:r>
    </w:p>
    <w:p w14:paraId="7B0E24F7" w14:textId="60028DB8" w:rsidR="00CA63D8" w:rsidRPr="00E50CF7" w:rsidRDefault="00791D47" w:rsidP="00E8133F">
      <w:pPr>
        <w:pStyle w:val="whitespace-normal"/>
        <w:spacing w:line="480" w:lineRule="auto"/>
        <w:ind w:firstLine="720"/>
        <w:rPr>
          <w:rFonts w:ascii="Garamond" w:hAnsi="Garamond"/>
          <w:sz w:val="22"/>
          <w:szCs w:val="22"/>
        </w:rPr>
      </w:pPr>
      <w:r w:rsidRPr="00953326">
        <w:rPr>
          <w:rFonts w:ascii="Garamond" w:hAnsi="Garamond"/>
          <w:sz w:val="22"/>
          <w:szCs w:val="22"/>
        </w:rPr>
        <w:t xml:space="preserve">A key challenge in ecosystem-based fisheries management is sustainably harvesting co-occurring species and populations that differ in their </w:t>
      </w:r>
      <w:r w:rsidR="00DB57F7">
        <w:rPr>
          <w:rFonts w:ascii="Garamond" w:hAnsi="Garamond"/>
          <w:sz w:val="22"/>
          <w:szCs w:val="22"/>
        </w:rPr>
        <w:t xml:space="preserve">vulnerability </w:t>
      </w:r>
      <w:r w:rsidRPr="00953326">
        <w:rPr>
          <w:rFonts w:ascii="Garamond" w:hAnsi="Garamond"/>
          <w:sz w:val="22"/>
          <w:szCs w:val="22"/>
        </w:rPr>
        <w:t>to fishing.</w:t>
      </w:r>
      <w:r>
        <w:rPr>
          <w:rFonts w:ascii="Garamond" w:hAnsi="Garamond"/>
          <w:sz w:val="22"/>
          <w:szCs w:val="22"/>
        </w:rPr>
        <w:t xml:space="preserve"> </w:t>
      </w:r>
      <w:r w:rsidR="00E50CF7" w:rsidRPr="00E8133F">
        <w:rPr>
          <w:rFonts w:ascii="Garamond" w:hAnsi="Garamond"/>
          <w:sz w:val="22"/>
          <w:szCs w:val="22"/>
        </w:rPr>
        <w:t xml:space="preserve">This challenge is exemplified in </w:t>
      </w:r>
      <w:ins w:id="0" w:author="Daniel Schindler" w:date="2025-10-02T13:53:00Z" w16du:dateUtc="2025-10-02T20:53:00Z">
        <w:r w:rsidR="009929C6" w:rsidRPr="00E8133F">
          <w:rPr>
            <w:rFonts w:ascii="Garamond" w:hAnsi="Garamond"/>
            <w:sz w:val="22"/>
            <w:szCs w:val="22"/>
          </w:rPr>
          <w:t>w</w:t>
        </w:r>
      </w:ins>
      <w:r w:rsidR="00E50CF7" w:rsidRPr="00E8133F">
        <w:rPr>
          <w:rFonts w:ascii="Garamond" w:hAnsi="Garamond"/>
          <w:sz w:val="22"/>
          <w:szCs w:val="22"/>
        </w:rPr>
        <w:t xml:space="preserve">estern Alaska Chinook salmon, where recent population declines have led to </w:t>
      </w:r>
      <w:r w:rsidR="00C5580E" w:rsidRPr="00E8133F">
        <w:rPr>
          <w:rFonts w:ascii="Garamond" w:hAnsi="Garamond"/>
          <w:sz w:val="22"/>
          <w:szCs w:val="22"/>
        </w:rPr>
        <w:t xml:space="preserve">closures of in-river subsistence </w:t>
      </w:r>
      <w:r w:rsidR="00E8133F" w:rsidRPr="00E8133F">
        <w:rPr>
          <w:rFonts w:ascii="Garamond" w:hAnsi="Garamond"/>
          <w:sz w:val="22"/>
          <w:szCs w:val="22"/>
        </w:rPr>
        <w:t>fisheries,</w:t>
      </w:r>
      <w:r w:rsidR="00E50CF7" w:rsidRPr="00E8133F">
        <w:rPr>
          <w:rFonts w:ascii="Garamond" w:hAnsi="Garamond"/>
          <w:sz w:val="22"/>
          <w:szCs w:val="22"/>
        </w:rPr>
        <w:t xml:space="preserve"> but </w:t>
      </w:r>
      <w:r>
        <w:rPr>
          <w:rFonts w:ascii="Garamond" w:hAnsi="Garamond"/>
          <w:sz w:val="22"/>
          <w:szCs w:val="22"/>
        </w:rPr>
        <w:t xml:space="preserve">identifying </w:t>
      </w:r>
      <w:r w:rsidR="00E50CF7" w:rsidRPr="00E8133F">
        <w:rPr>
          <w:rFonts w:ascii="Garamond" w:hAnsi="Garamond"/>
          <w:sz w:val="22"/>
          <w:szCs w:val="22"/>
        </w:rPr>
        <w:t>the cause</w:t>
      </w:r>
      <w:r>
        <w:rPr>
          <w:rFonts w:ascii="Garamond" w:hAnsi="Garamond"/>
          <w:sz w:val="22"/>
          <w:szCs w:val="22"/>
        </w:rPr>
        <w:t xml:space="preserve"> of these declines</w:t>
      </w:r>
      <w:r w:rsidR="00E50CF7" w:rsidRPr="00E8133F">
        <w:rPr>
          <w:rFonts w:ascii="Garamond" w:hAnsi="Garamond"/>
          <w:sz w:val="22"/>
          <w:szCs w:val="22"/>
        </w:rPr>
        <w:t xml:space="preserve"> is limited by an inability to identify the river of origin for marine-caught fish</w:t>
      </w:r>
      <w:r w:rsidR="00C5580E" w:rsidRPr="00E8133F">
        <w:rPr>
          <w:rFonts w:ascii="Garamond" w:hAnsi="Garamond"/>
          <w:sz w:val="22"/>
          <w:szCs w:val="22"/>
        </w:rPr>
        <w:t xml:space="preserve"> in offshore fisheries</w:t>
      </w:r>
      <w:r w:rsidR="00DB57F7">
        <w:rPr>
          <w:rFonts w:ascii="Garamond" w:hAnsi="Garamond"/>
          <w:sz w:val="22"/>
          <w:szCs w:val="22"/>
        </w:rPr>
        <w:t xml:space="preserve"> that target more abundant species and populations</w:t>
      </w:r>
      <w:r w:rsidR="00E50CF7" w:rsidRPr="00E8133F">
        <w:rPr>
          <w:rFonts w:ascii="Garamond" w:hAnsi="Garamond"/>
          <w:sz w:val="22"/>
          <w:szCs w:val="22"/>
        </w:rPr>
        <w:t>.</w:t>
      </w:r>
      <w:r w:rsidR="00E50CF7" w:rsidRPr="00E50CF7">
        <w:rPr>
          <w:rFonts w:ascii="Garamond" w:hAnsi="Garamond"/>
          <w:sz w:val="22"/>
          <w:szCs w:val="22"/>
        </w:rPr>
        <w:t xml:space="preserve"> </w:t>
      </w:r>
      <w:r w:rsidR="00C5580E">
        <w:rPr>
          <w:rFonts w:ascii="Garamond" w:hAnsi="Garamond"/>
          <w:sz w:val="22"/>
          <w:szCs w:val="22"/>
        </w:rPr>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Pr>
          <w:rFonts w:ascii="Garamond" w:hAnsi="Garamond"/>
          <w:sz w:val="22"/>
          <w:szCs w:val="22"/>
        </w:rPr>
        <w:t xml:space="preserve">preserved in fish otoliths to assign individuals to their river of origin in western Alaska. </w:t>
      </w:r>
      <w:r w:rsidR="00E50CF7" w:rsidRPr="00E50CF7">
        <w:rPr>
          <w:rFonts w:ascii="Garamond" w:hAnsi="Garamond"/>
          <w:sz w:val="22"/>
          <w:szCs w:val="22"/>
        </w:rPr>
        <w:t>We tested the classification ability of three machine learning algorithms (Random Forest, K</w:t>
      </w:r>
      <w:ins w:id="1" w:author="Benjamin J. Makhlouf" w:date="2025-10-13T09:57:00Z" w16du:dateUtc="2025-10-13T16:57:00Z">
        <w:r w:rsidR="00E00E12">
          <w:rPr>
            <w:rFonts w:ascii="Garamond" w:hAnsi="Garamond"/>
            <w:sz w:val="22"/>
            <w:szCs w:val="22"/>
          </w:rPr>
          <w:t>-</w:t>
        </w:r>
      </w:ins>
      <w:r w:rsidR="00E50CF7" w:rsidRPr="00E50CF7">
        <w:rPr>
          <w:rFonts w:ascii="Garamond" w:hAnsi="Garamond"/>
          <w:sz w:val="22"/>
          <w:szCs w:val="22"/>
        </w:rPr>
        <w:t xml:space="preserve">Nearest Neighbors, and Support Vector Machines) combined with two </w:t>
      </w:r>
      <w:r w:rsidR="007833A8">
        <w:rPr>
          <w:rFonts w:ascii="Garamond" w:hAnsi="Garamond"/>
          <w:sz w:val="22"/>
          <w:szCs w:val="22"/>
        </w:rPr>
        <w:t>time series</w:t>
      </w:r>
      <w:r w:rsidR="00E50CF7" w:rsidRPr="00E50CF7">
        <w:rPr>
          <w:rFonts w:ascii="Garamond" w:hAnsi="Garamond"/>
          <w:sz w:val="22"/>
          <w:szCs w:val="22"/>
        </w:rPr>
        <w:t xml:space="preserve"> smoothing techniques (Moving Average and Generalized Additive Models) to </w:t>
      </w:r>
      <w:r w:rsidR="00DE5017">
        <w:rPr>
          <w:rFonts w:ascii="Garamond" w:hAnsi="Garamond"/>
          <w:sz w:val="22"/>
          <w:szCs w:val="22"/>
        </w:rPr>
        <w:t>classify</w:t>
      </w:r>
      <w:r w:rsidR="00E50CF7" w:rsidRPr="00E50CF7">
        <w:rPr>
          <w:rFonts w:ascii="Garamond" w:hAnsi="Garamond"/>
          <w:sz w:val="22"/>
          <w:szCs w:val="22"/>
        </w:rPr>
        <w:t xml:space="preserve"> Chinook salmon to their river of origin using otolith </w:t>
      </w:r>
      <w:r w:rsidR="007833A8">
        <w:rPr>
          <w:rFonts w:ascii="Garamond" w:hAnsi="Garamond"/>
          <w:sz w:val="22"/>
          <w:szCs w:val="22"/>
        </w:rPr>
        <w:t>time series</w:t>
      </w:r>
      <w:r w:rsidR="00E50CF7" w:rsidRPr="00E50CF7">
        <w:rPr>
          <w:rFonts w:ascii="Garamond" w:hAnsi="Garamond"/>
          <w:sz w:val="22"/>
          <w:szCs w:val="22"/>
        </w:rPr>
        <w:t xml:space="preserve"> data. Model accuracy ranged from 71.9% to 92.5%, with optimal performance achieved by Random Forest applied to GAM-smoothed data. Watershed-specific performance ranged from </w:t>
      </w:r>
      <w:r w:rsidR="00E00E12">
        <w:rPr>
          <w:rFonts w:ascii="Garamond" w:hAnsi="Garamond"/>
          <w:sz w:val="22"/>
          <w:szCs w:val="22"/>
        </w:rPr>
        <w:t>86.8</w:t>
      </w:r>
      <w:r w:rsidR="00E50CF7" w:rsidRPr="00E50CF7">
        <w:rPr>
          <w:rFonts w:ascii="Garamond" w:hAnsi="Garamond"/>
          <w:sz w:val="22"/>
          <w:szCs w:val="22"/>
        </w:rPr>
        <w:t xml:space="preserve">% to 93.7%, with most misclassifications occurring between spatially proximate Kuskokwim and Nushagak </w:t>
      </w:r>
      <w:r w:rsidR="009929C6">
        <w:rPr>
          <w:rFonts w:ascii="Garamond" w:hAnsi="Garamond"/>
          <w:sz w:val="22"/>
          <w:szCs w:val="22"/>
        </w:rPr>
        <w:t>rivers</w:t>
      </w:r>
      <w:r w:rsidR="00E50CF7" w:rsidRPr="00E50CF7">
        <w:rPr>
          <w:rFonts w:ascii="Garamond" w:hAnsi="Garamond"/>
          <w:sz w:val="22"/>
          <w:szCs w:val="22"/>
        </w:rPr>
        <w:t xml:space="preserve">. Raw </w:t>
      </w:r>
      <w:r w:rsidR="00E00E12">
        <w:rPr>
          <w:rFonts w:ascii="Garamond" w:hAnsi="Garamond"/>
          <w:sz w:val="22"/>
          <w:szCs w:val="22"/>
        </w:rPr>
        <w:t xml:space="preserve">predicted </w:t>
      </w:r>
      <w:r w:rsidR="00E50CF7" w:rsidRPr="00E50CF7">
        <w:rPr>
          <w:rFonts w:ascii="Garamond" w:hAnsi="Garamond"/>
          <w:sz w:val="22"/>
          <w:szCs w:val="22"/>
        </w:rPr>
        <w:t>probabilit</w:t>
      </w:r>
      <w:r w:rsidR="00E00E12">
        <w:rPr>
          <w:rFonts w:ascii="Garamond" w:hAnsi="Garamond"/>
          <w:sz w:val="22"/>
          <w:szCs w:val="22"/>
        </w:rPr>
        <w:t>ies from classification algorithms</w:t>
      </w:r>
      <w:r w:rsidR="00E50CF7" w:rsidRPr="00E50CF7">
        <w:rPr>
          <w:rFonts w:ascii="Garamond" w:hAnsi="Garamond"/>
          <w:sz w:val="22"/>
          <w:szCs w:val="22"/>
        </w:rPr>
        <w:t xml:space="preserve"> were calibrated to reflect true class probabilities, </w:t>
      </w:r>
      <w:r w:rsidR="00DB57F7">
        <w:rPr>
          <w:rFonts w:ascii="Garamond" w:hAnsi="Garamond"/>
          <w:sz w:val="22"/>
          <w:szCs w:val="22"/>
        </w:rPr>
        <w:t>that will enable their</w:t>
      </w:r>
      <w:r w:rsidR="00DB57F7" w:rsidRPr="00E50CF7">
        <w:rPr>
          <w:rFonts w:ascii="Garamond" w:hAnsi="Garamond"/>
          <w:sz w:val="22"/>
          <w:szCs w:val="22"/>
        </w:rPr>
        <w:t xml:space="preserve"> </w:t>
      </w:r>
      <w:r w:rsidR="00E50CF7" w:rsidRPr="00E50CF7">
        <w:rPr>
          <w:rFonts w:ascii="Garamond" w:hAnsi="Garamond"/>
          <w:sz w:val="22"/>
          <w:szCs w:val="22"/>
        </w:rPr>
        <w:t xml:space="preserve">incorporation into </w:t>
      </w:r>
      <w:r w:rsidR="00DB57F7">
        <w:rPr>
          <w:rFonts w:ascii="Garamond" w:hAnsi="Garamond"/>
          <w:sz w:val="22"/>
          <w:szCs w:val="22"/>
        </w:rPr>
        <w:t>decision analyses</w:t>
      </w:r>
      <w:r w:rsidR="00E50CF7" w:rsidRPr="00E50CF7">
        <w:rPr>
          <w:rFonts w:ascii="Garamond" w:hAnsi="Garamond"/>
          <w:sz w:val="22"/>
          <w:szCs w:val="22"/>
        </w:rPr>
        <w:t xml:space="preserve"> with explicit consideration of misclassification risk tolerance. The success of these models offers immediate utility for estimating marine mortality impacts across the region's three major river systems, offering an opportunity to understand </w:t>
      </w:r>
      <w:r w:rsidR="00DE5017">
        <w:rPr>
          <w:rFonts w:ascii="Garamond" w:hAnsi="Garamond"/>
          <w:sz w:val="22"/>
          <w:szCs w:val="22"/>
        </w:rPr>
        <w:t>commercial fisheries impacts on individual populations</w:t>
      </w:r>
      <w:r w:rsidR="00E50CF7" w:rsidRPr="00E50CF7">
        <w:rPr>
          <w:rFonts w:ascii="Garamond" w:hAnsi="Garamond"/>
          <w:sz w:val="22"/>
          <w:szCs w:val="22"/>
        </w:rPr>
        <w:t xml:space="preserve"> a</w:t>
      </w:r>
      <w:r w:rsidR="009929C6">
        <w:rPr>
          <w:rFonts w:ascii="Garamond" w:hAnsi="Garamond"/>
          <w:sz w:val="22"/>
          <w:szCs w:val="22"/>
        </w:rPr>
        <w:t xml:space="preserve">t substantially </w:t>
      </w:r>
      <w:r w:rsidR="00E50CF7" w:rsidRPr="00E50CF7">
        <w:rPr>
          <w:rFonts w:ascii="Garamond" w:hAnsi="Garamond"/>
          <w:sz w:val="22"/>
          <w:szCs w:val="22"/>
        </w:rPr>
        <w:t xml:space="preserve">finer spatial scales than had been previously </w:t>
      </w:r>
      <w:r w:rsidR="009929C6">
        <w:rPr>
          <w:rFonts w:ascii="Garamond" w:hAnsi="Garamond"/>
          <w:sz w:val="22"/>
          <w:szCs w:val="22"/>
        </w:rPr>
        <w:t>possible</w:t>
      </w:r>
      <w:r w:rsidR="00E50CF7" w:rsidRPr="00E50CF7">
        <w:rPr>
          <w:rFonts w:ascii="Garamond" w:hAnsi="Garamond"/>
          <w:sz w:val="22"/>
          <w:szCs w:val="22"/>
        </w:rPr>
        <w:t xml:space="preserve">. </w:t>
      </w:r>
    </w:p>
    <w:p w14:paraId="6B851A90" w14:textId="5C656F53" w:rsidR="00CA63D8" w:rsidRPr="00CA63D8" w:rsidRDefault="00CA63D8" w:rsidP="00CA63D8">
      <w:pPr>
        <w:spacing w:line="480" w:lineRule="auto"/>
        <w:rPr>
          <w:rFonts w:ascii="Garamond" w:hAnsi="Garamond"/>
          <w:b/>
          <w:bCs/>
          <w:sz w:val="32"/>
          <w:szCs w:val="32"/>
        </w:rPr>
      </w:pPr>
      <w:r w:rsidRPr="00CA63D8">
        <w:rPr>
          <w:rFonts w:ascii="Garamond" w:hAnsi="Garamond"/>
          <w:b/>
          <w:bCs/>
          <w:sz w:val="32"/>
          <w:szCs w:val="32"/>
        </w:rPr>
        <w:lastRenderedPageBreak/>
        <w:t xml:space="preserve">Introduction: </w:t>
      </w:r>
    </w:p>
    <w:p w14:paraId="47A55DDF" w14:textId="11DC0A09" w:rsidR="00B03D1A" w:rsidRDefault="00364F19" w:rsidP="00552656">
      <w:pPr>
        <w:spacing w:line="480" w:lineRule="auto"/>
        <w:ind w:firstLine="720"/>
        <w:rPr>
          <w:rFonts w:ascii="Garamond" w:hAnsi="Garamond"/>
          <w:sz w:val="22"/>
          <w:szCs w:val="22"/>
        </w:rPr>
      </w:pPr>
      <w:commentRangeStart w:id="2"/>
      <w:commentRangeEnd w:id="2"/>
      <w:r>
        <w:rPr>
          <w:rStyle w:val="CommentReference"/>
        </w:rPr>
        <w:commentReference w:id="2"/>
      </w:r>
      <w:r w:rsidR="00874C03">
        <w:rPr>
          <w:rFonts w:ascii="Garamond" w:hAnsi="Garamond"/>
          <w:sz w:val="22"/>
          <w:szCs w:val="22"/>
        </w:rPr>
        <w:t xml:space="preserve">In remote, </w:t>
      </w:r>
      <w:r>
        <w:rPr>
          <w:rFonts w:ascii="Garamond" w:hAnsi="Garamond"/>
          <w:sz w:val="22"/>
          <w:szCs w:val="22"/>
        </w:rPr>
        <w:t xml:space="preserve">large, and </w:t>
      </w:r>
      <w:r w:rsidR="00874C03">
        <w:rPr>
          <w:rFonts w:ascii="Garamond" w:hAnsi="Garamond"/>
          <w:sz w:val="22"/>
          <w:szCs w:val="22"/>
        </w:rPr>
        <w:t xml:space="preserve">complex ecosystems, monitoring </w:t>
      </w:r>
      <w:r>
        <w:rPr>
          <w:rFonts w:ascii="Garamond" w:hAnsi="Garamond"/>
          <w:sz w:val="22"/>
          <w:szCs w:val="22"/>
        </w:rPr>
        <w:t xml:space="preserve">ecosystem </w:t>
      </w:r>
      <w:r w:rsidR="00874C03">
        <w:rPr>
          <w:rFonts w:ascii="Garamond" w:hAnsi="Garamond"/>
          <w:sz w:val="22"/>
          <w:szCs w:val="22"/>
        </w:rPr>
        <w:t xml:space="preserve">processes using conventional methods </w:t>
      </w:r>
      <w:r>
        <w:rPr>
          <w:rFonts w:ascii="Garamond" w:hAnsi="Garamond"/>
          <w:sz w:val="22"/>
          <w:szCs w:val="22"/>
        </w:rPr>
        <w:t xml:space="preserve">can be </w:t>
      </w:r>
      <w:r w:rsidR="009F7FFE">
        <w:rPr>
          <w:rFonts w:ascii="Garamond" w:hAnsi="Garamond"/>
          <w:sz w:val="22"/>
          <w:szCs w:val="22"/>
        </w:rPr>
        <w:t>limited</w:t>
      </w:r>
      <w:ins w:id="3" w:author="Benjamin J. Makhlouf" w:date="2025-10-27T08:05:00Z" w16du:dateUtc="2025-10-27T12:05:00Z">
        <w:r w:rsidR="00953326">
          <w:rPr>
            <w:rFonts w:ascii="Garamond" w:hAnsi="Garamond"/>
            <w:sz w:val="22"/>
            <w:szCs w:val="22"/>
          </w:rPr>
          <w:t xml:space="preserve">. This, in turn, is </w:t>
        </w:r>
      </w:ins>
      <w:del w:id="4" w:author="Benjamin J. Makhlouf" w:date="2025-10-27T08:05:00Z" w16du:dateUtc="2025-10-27T12:05:00Z">
        <w:r w:rsidR="009F7FFE" w:rsidDel="00953326">
          <w:rPr>
            <w:rFonts w:ascii="Garamond" w:hAnsi="Garamond"/>
            <w:sz w:val="22"/>
            <w:szCs w:val="22"/>
          </w:rPr>
          <w:delText xml:space="preserve"> and </w:delText>
        </w:r>
      </w:del>
      <w:r w:rsidR="009F7FFE">
        <w:rPr>
          <w:rFonts w:ascii="Garamond" w:hAnsi="Garamond"/>
          <w:sz w:val="22"/>
          <w:szCs w:val="22"/>
        </w:rPr>
        <w:t xml:space="preserve">a serious impediment towards developing ecosystem-based approaches to management that accounts </w:t>
      </w:r>
      <w:r>
        <w:rPr>
          <w:rFonts w:ascii="Garamond" w:hAnsi="Garamond"/>
          <w:sz w:val="22"/>
          <w:szCs w:val="22"/>
        </w:rPr>
        <w:t>for</w:t>
      </w:r>
      <w:del w:id="5" w:author="Benjamin J. Makhlouf" w:date="2025-10-27T08:06:00Z" w16du:dateUtc="2025-10-27T12:06:00Z">
        <w:r w:rsidDel="00953326">
          <w:rPr>
            <w:rFonts w:ascii="Garamond" w:hAnsi="Garamond"/>
            <w:sz w:val="22"/>
            <w:szCs w:val="22"/>
          </w:rPr>
          <w:delText xml:space="preserve"> the</w:delText>
        </w:r>
      </w:del>
      <w:r>
        <w:rPr>
          <w:rFonts w:ascii="Garamond" w:hAnsi="Garamond"/>
          <w:sz w:val="22"/>
          <w:szCs w:val="22"/>
        </w:rPr>
        <w:t xml:space="preserve"> variation in</w:t>
      </w:r>
      <w:ins w:id="6" w:author="Benjamin J. Makhlouf" w:date="2025-10-27T08:06:00Z" w16du:dateUtc="2025-10-27T12:06:00Z">
        <w:r w:rsidR="00953326">
          <w:rPr>
            <w:rFonts w:ascii="Garamond" w:hAnsi="Garamond"/>
            <w:sz w:val="22"/>
            <w:szCs w:val="22"/>
          </w:rPr>
          <w:t xml:space="preserve"> the</w:t>
        </w:r>
      </w:ins>
      <w:r>
        <w:rPr>
          <w:rFonts w:ascii="Garamond" w:hAnsi="Garamond"/>
          <w:sz w:val="22"/>
          <w:szCs w:val="22"/>
        </w:rPr>
        <w:t xml:space="preserve"> vulnerabi</w:t>
      </w:r>
      <w:ins w:id="7" w:author="Benjamin J. Makhlouf" w:date="2025-10-27T08:06:00Z" w16du:dateUtc="2025-10-27T12:06:00Z">
        <w:r w:rsidR="00953326">
          <w:rPr>
            <w:rFonts w:ascii="Garamond" w:hAnsi="Garamond"/>
            <w:sz w:val="22"/>
            <w:szCs w:val="22"/>
          </w:rPr>
          <w:t>lity</w:t>
        </w:r>
      </w:ins>
      <w:del w:id="8" w:author="Benjamin J. Makhlouf" w:date="2025-10-27T08:06:00Z" w16du:dateUtc="2025-10-27T12:06:00Z">
        <w:r w:rsidDel="00953326">
          <w:rPr>
            <w:rFonts w:ascii="Garamond" w:hAnsi="Garamond"/>
            <w:sz w:val="22"/>
            <w:szCs w:val="22"/>
          </w:rPr>
          <w:delText>lities</w:delText>
        </w:r>
      </w:del>
      <w:r>
        <w:rPr>
          <w:rFonts w:ascii="Garamond" w:hAnsi="Garamond"/>
          <w:sz w:val="22"/>
          <w:szCs w:val="22"/>
        </w:rPr>
        <w:t xml:space="preserve"> of individual species and populations to human stressors. </w:t>
      </w:r>
      <w:r w:rsidR="006F600C" w:rsidRPr="00DE161A">
        <w:rPr>
          <w:rFonts w:ascii="Garamond" w:hAnsi="Garamond"/>
          <w:sz w:val="22"/>
          <w:szCs w:val="22"/>
        </w:rPr>
        <w:t xml:space="preserve">Management of </w:t>
      </w:r>
      <w:r w:rsidR="00B03D1A">
        <w:rPr>
          <w:rFonts w:ascii="Garamond" w:hAnsi="Garamond"/>
          <w:sz w:val="22"/>
          <w:szCs w:val="22"/>
        </w:rPr>
        <w:t>P</w:t>
      </w:r>
      <w:r w:rsidR="006F600C" w:rsidRPr="00DE161A">
        <w:rPr>
          <w:rFonts w:ascii="Garamond" w:hAnsi="Garamond"/>
          <w:sz w:val="22"/>
          <w:szCs w:val="22"/>
        </w:rPr>
        <w:t xml:space="preserve">acific salmon </w:t>
      </w:r>
      <w:ins w:id="9" w:author="Daniel Schindler" w:date="2025-10-06T10:43:00Z" w16du:dateUtc="2025-10-06T17:43:00Z">
        <w:r w:rsidR="009F7FFE">
          <w:rPr>
            <w:rFonts w:ascii="Garamond" w:hAnsi="Garamond"/>
            <w:sz w:val="22"/>
            <w:szCs w:val="22"/>
          </w:rPr>
          <w:t>i</w:t>
        </w:r>
      </w:ins>
      <w:r w:rsidR="00D957DB" w:rsidRPr="00DE161A">
        <w:rPr>
          <w:rFonts w:ascii="Garamond" w:hAnsi="Garamond"/>
          <w:sz w:val="22"/>
          <w:szCs w:val="22"/>
        </w:rPr>
        <w:t xml:space="preserve">n </w:t>
      </w:r>
      <w:r w:rsidR="00EF7FC1">
        <w:rPr>
          <w:rFonts w:ascii="Garamond" w:hAnsi="Garamond"/>
          <w:sz w:val="22"/>
          <w:szCs w:val="22"/>
        </w:rPr>
        <w:t>w</w:t>
      </w:r>
      <w:r w:rsidR="00D957DB" w:rsidRPr="00DE161A">
        <w:rPr>
          <w:rFonts w:ascii="Garamond" w:hAnsi="Garamond"/>
          <w:sz w:val="22"/>
          <w:szCs w:val="22"/>
        </w:rPr>
        <w:t xml:space="preserve">estern Alaska </w:t>
      </w:r>
      <w:r w:rsidR="006F600C" w:rsidRPr="00DE161A">
        <w:rPr>
          <w:rFonts w:ascii="Garamond" w:hAnsi="Garamond"/>
          <w:sz w:val="22"/>
          <w:szCs w:val="22"/>
        </w:rPr>
        <w:t>exemplif</w:t>
      </w:r>
      <w:r w:rsidR="00D957DB">
        <w:rPr>
          <w:rFonts w:ascii="Garamond" w:hAnsi="Garamond"/>
          <w:sz w:val="22"/>
          <w:szCs w:val="22"/>
        </w:rPr>
        <w:t>ies</w:t>
      </w:r>
      <w:r w:rsidR="0004735B">
        <w:rPr>
          <w:rFonts w:ascii="Garamond" w:hAnsi="Garamond"/>
          <w:sz w:val="22"/>
          <w:szCs w:val="22"/>
        </w:rPr>
        <w:t xml:space="preserve"> </w:t>
      </w:r>
      <w:r w:rsidR="00B03D1A">
        <w:rPr>
          <w:rFonts w:ascii="Garamond" w:hAnsi="Garamond"/>
          <w:sz w:val="22"/>
          <w:szCs w:val="22"/>
        </w:rPr>
        <w:t xml:space="preserve">this </w:t>
      </w:r>
      <w:r w:rsidR="00DE161A" w:rsidRPr="00DE161A">
        <w:rPr>
          <w:rFonts w:ascii="Garamond" w:hAnsi="Garamond"/>
          <w:sz w:val="22"/>
          <w:szCs w:val="22"/>
        </w:rPr>
        <w:t>challenge</w:t>
      </w:r>
      <w:r w:rsidR="00B03D1A">
        <w:rPr>
          <w:rFonts w:ascii="Garamond" w:hAnsi="Garamond"/>
          <w:sz w:val="22"/>
          <w:szCs w:val="22"/>
        </w:rPr>
        <w:t xml:space="preserve">. </w:t>
      </w:r>
      <w:r w:rsidR="00DE161A" w:rsidRPr="00DE161A">
        <w:rPr>
          <w:rFonts w:ascii="Garamond" w:hAnsi="Garamond"/>
          <w:sz w:val="22"/>
          <w:szCs w:val="22"/>
        </w:rPr>
        <w:t>Adult</w:t>
      </w:r>
      <w:r w:rsidR="00B03D1A">
        <w:rPr>
          <w:rFonts w:ascii="Garamond" w:hAnsi="Garamond"/>
          <w:sz w:val="22"/>
          <w:szCs w:val="22"/>
        </w:rPr>
        <w:t xml:space="preserve"> </w:t>
      </w:r>
      <w:r w:rsidR="00DE161A" w:rsidRPr="00DE161A">
        <w:rPr>
          <w:rFonts w:ascii="Garamond" w:hAnsi="Garamond"/>
          <w:sz w:val="22"/>
          <w:szCs w:val="22"/>
        </w:rPr>
        <w:t>salmon</w:t>
      </w:r>
      <w:r w:rsidR="00D957DB">
        <w:rPr>
          <w:rFonts w:ascii="Garamond" w:hAnsi="Garamond"/>
          <w:sz w:val="22"/>
          <w:szCs w:val="22"/>
        </w:rPr>
        <w:t xml:space="preserve"> in the </w:t>
      </w:r>
      <w:r w:rsidR="00D957DB" w:rsidRPr="00DE161A">
        <w:rPr>
          <w:rFonts w:ascii="Garamond" w:hAnsi="Garamond"/>
          <w:sz w:val="22"/>
          <w:szCs w:val="22"/>
        </w:rPr>
        <w:t xml:space="preserve">Yukon, Kuskokwim, and Nushagak </w:t>
      </w:r>
      <w:r w:rsidR="00552656">
        <w:rPr>
          <w:rFonts w:ascii="Garamond" w:hAnsi="Garamond"/>
          <w:sz w:val="22"/>
          <w:szCs w:val="22"/>
        </w:rPr>
        <w:t xml:space="preserve">river-basins </w:t>
      </w:r>
      <w:r w:rsidR="00D957DB">
        <w:rPr>
          <w:rFonts w:ascii="Garamond" w:hAnsi="Garamond"/>
          <w:sz w:val="22"/>
          <w:szCs w:val="22"/>
        </w:rPr>
        <w:t xml:space="preserve">migrate through </w:t>
      </w:r>
      <w:r w:rsidR="00DE161A" w:rsidRPr="00DE161A">
        <w:rPr>
          <w:rFonts w:ascii="Garamond" w:hAnsi="Garamond"/>
          <w:sz w:val="22"/>
          <w:szCs w:val="22"/>
        </w:rPr>
        <w:t>remote</w:t>
      </w:r>
      <w:r w:rsidR="00B03D1A">
        <w:rPr>
          <w:rFonts w:ascii="Garamond" w:hAnsi="Garamond"/>
          <w:sz w:val="22"/>
          <w:szCs w:val="22"/>
        </w:rPr>
        <w:t xml:space="preserve">, </w:t>
      </w:r>
      <w:r w:rsidR="00DE161A" w:rsidRPr="00DE161A">
        <w:rPr>
          <w:rFonts w:ascii="Garamond" w:hAnsi="Garamond"/>
          <w:sz w:val="22"/>
          <w:szCs w:val="22"/>
        </w:rPr>
        <w:t>complex</w:t>
      </w:r>
      <w:r w:rsidR="00B03D1A">
        <w:rPr>
          <w:rFonts w:ascii="Garamond" w:hAnsi="Garamond"/>
          <w:sz w:val="22"/>
          <w:szCs w:val="22"/>
        </w:rPr>
        <w:t xml:space="preserve">, and rugged </w:t>
      </w:r>
      <w:r w:rsidR="00BC658A" w:rsidRPr="00DE161A">
        <w:rPr>
          <w:rFonts w:ascii="Garamond" w:hAnsi="Garamond"/>
          <w:sz w:val="22"/>
          <w:szCs w:val="22"/>
        </w:rPr>
        <w:t>ecosystems</w:t>
      </w:r>
      <w:r w:rsidR="00B03D1A">
        <w:rPr>
          <w:rFonts w:ascii="Garamond" w:hAnsi="Garamond"/>
          <w:sz w:val="22"/>
          <w:szCs w:val="22"/>
        </w:rPr>
        <w:t xml:space="preserve">. Each of these river-specific populations contribute towards overall regional population health, however, population dynamics among them vary both within and among return seasons. </w:t>
      </w:r>
      <w:r>
        <w:rPr>
          <w:rFonts w:ascii="Garamond" w:hAnsi="Garamond"/>
          <w:sz w:val="22"/>
          <w:szCs w:val="22"/>
        </w:rPr>
        <w:t>Individuals from these populations comingle in the ocean where they are intercepted by marine fisheries targeting other</w:t>
      </w:r>
      <w:ins w:id="10" w:author="Benjamin J. Makhlouf" w:date="2025-10-27T08:08:00Z" w16du:dateUtc="2025-10-27T12:08:00Z">
        <w:r w:rsidR="00CC0E6A">
          <w:rPr>
            <w:rFonts w:ascii="Garamond" w:hAnsi="Garamond"/>
            <w:sz w:val="22"/>
            <w:szCs w:val="22"/>
          </w:rPr>
          <w:t>,</w:t>
        </w:r>
      </w:ins>
      <w:r>
        <w:rPr>
          <w:rFonts w:ascii="Garamond" w:hAnsi="Garamond"/>
          <w:sz w:val="22"/>
          <w:szCs w:val="22"/>
        </w:rPr>
        <w:t xml:space="preserve"> more abundant species. </w:t>
      </w:r>
      <w:r w:rsidR="00B03D1A">
        <w:rPr>
          <w:rFonts w:ascii="Garamond" w:hAnsi="Garamond"/>
          <w:sz w:val="22"/>
          <w:szCs w:val="22"/>
        </w:rPr>
        <w:t>As such, monitoring at the basin or sub-basin scale is important towards assessing the health of river-specific stocks</w:t>
      </w:r>
      <w:ins w:id="11" w:author="Benjamin J. Makhlouf" w:date="2025-10-27T08:09:00Z" w16du:dateUtc="2025-10-27T12:09:00Z">
        <w:r w:rsidR="00CC0E6A">
          <w:rPr>
            <w:rFonts w:ascii="Garamond" w:hAnsi="Garamond"/>
            <w:sz w:val="22"/>
            <w:szCs w:val="22"/>
          </w:rPr>
          <w:t xml:space="preserve">, </w:t>
        </w:r>
      </w:ins>
      <w:del w:id="12" w:author="Benjamin J. Makhlouf" w:date="2025-10-27T08:09:00Z" w16du:dateUtc="2025-10-27T12:09:00Z">
        <w:r w:rsidR="00B03D1A" w:rsidDel="00CC0E6A">
          <w:rPr>
            <w:rFonts w:ascii="Garamond" w:hAnsi="Garamond"/>
            <w:sz w:val="22"/>
            <w:szCs w:val="22"/>
          </w:rPr>
          <w:delText xml:space="preserve"> as well as </w:delText>
        </w:r>
      </w:del>
      <w:r w:rsidR="00B03D1A">
        <w:rPr>
          <w:rFonts w:ascii="Garamond" w:hAnsi="Garamond"/>
          <w:sz w:val="22"/>
          <w:szCs w:val="22"/>
        </w:rPr>
        <w:t>their contribution to overall population health across space and time</w:t>
      </w:r>
      <w:ins w:id="13" w:author="Benjamin J. Makhlouf" w:date="2025-10-27T08:09:00Z" w16du:dateUtc="2025-10-27T12:09:00Z">
        <w:r w:rsidR="00CC0E6A">
          <w:rPr>
            <w:rFonts w:ascii="Garamond" w:hAnsi="Garamond"/>
            <w:sz w:val="22"/>
            <w:szCs w:val="22"/>
          </w:rPr>
          <w:t>,</w:t>
        </w:r>
      </w:ins>
      <w:r>
        <w:rPr>
          <w:rFonts w:ascii="Garamond" w:hAnsi="Garamond"/>
          <w:sz w:val="22"/>
          <w:szCs w:val="22"/>
        </w:rPr>
        <w:t xml:space="preserve"> and their vulnerabilities to marine fisheries</w:t>
      </w:r>
      <w:r w:rsidR="00B03D1A">
        <w:rPr>
          <w:rFonts w:ascii="Garamond" w:hAnsi="Garamond"/>
          <w:sz w:val="22"/>
          <w:szCs w:val="22"/>
        </w:rPr>
        <w:t xml:space="preserve">. </w:t>
      </w:r>
    </w:p>
    <w:p w14:paraId="37E51B8A" w14:textId="15A27D69" w:rsidR="00B03D1A" w:rsidRDefault="006F600C" w:rsidP="00B03D1A">
      <w:pPr>
        <w:spacing w:line="480" w:lineRule="auto"/>
        <w:ind w:firstLine="720"/>
        <w:rPr>
          <w:rFonts w:ascii="Garamond" w:hAnsi="Garamond"/>
          <w:sz w:val="22"/>
          <w:szCs w:val="22"/>
        </w:rPr>
      </w:pPr>
      <w:r w:rsidRPr="00DE161A">
        <w:rPr>
          <w:rFonts w:ascii="Garamond" w:hAnsi="Garamond"/>
          <w:sz w:val="22"/>
          <w:szCs w:val="22"/>
        </w:rPr>
        <w:t>Salmon</w:t>
      </w:r>
      <w:r w:rsidR="00B64037">
        <w:rPr>
          <w:rFonts w:ascii="Garamond" w:hAnsi="Garamond"/>
          <w:sz w:val="22"/>
          <w:szCs w:val="22"/>
        </w:rPr>
        <w:t xml:space="preserve"> populations in </w:t>
      </w:r>
      <w:r w:rsidR="000420F7">
        <w:rPr>
          <w:rFonts w:ascii="Garamond" w:hAnsi="Garamond"/>
          <w:sz w:val="22"/>
          <w:szCs w:val="22"/>
        </w:rPr>
        <w:t>w</w:t>
      </w:r>
      <w:r w:rsidR="00B64037">
        <w:rPr>
          <w:rFonts w:ascii="Garamond" w:hAnsi="Garamond"/>
          <w:sz w:val="22"/>
          <w:szCs w:val="22"/>
        </w:rPr>
        <w:t>estern Alaska</w:t>
      </w:r>
      <w:r w:rsidRPr="00DE161A">
        <w:rPr>
          <w:rFonts w:ascii="Garamond" w:hAnsi="Garamond"/>
          <w:sz w:val="22"/>
          <w:szCs w:val="22"/>
        </w:rPr>
        <w:t xml:space="preserve"> </w:t>
      </w:r>
      <w:r w:rsidR="00DE161A" w:rsidRPr="00DE161A">
        <w:rPr>
          <w:rFonts w:ascii="Garamond" w:hAnsi="Garamond"/>
          <w:sz w:val="22"/>
          <w:szCs w:val="22"/>
        </w:rPr>
        <w:t xml:space="preserve">have historically </w:t>
      </w:r>
      <w:r w:rsidRPr="00DE161A">
        <w:rPr>
          <w:rFonts w:ascii="Garamond" w:hAnsi="Garamond"/>
          <w:sz w:val="22"/>
          <w:szCs w:val="22"/>
        </w:rPr>
        <w:t>support</w:t>
      </w:r>
      <w:r w:rsidR="00DE161A" w:rsidRPr="00DE161A">
        <w:rPr>
          <w:rFonts w:ascii="Garamond" w:hAnsi="Garamond"/>
          <w:sz w:val="22"/>
          <w:szCs w:val="22"/>
        </w:rPr>
        <w:t>ed</w:t>
      </w:r>
      <w:r w:rsidRPr="00DE161A">
        <w:rPr>
          <w:rFonts w:ascii="Garamond" w:hAnsi="Garamond"/>
          <w:sz w:val="22"/>
          <w:szCs w:val="22"/>
        </w:rPr>
        <w:t xml:space="preserve"> valuable commercial fisheries and </w:t>
      </w:r>
      <w:r w:rsidR="00B64037">
        <w:rPr>
          <w:rFonts w:ascii="Garamond" w:hAnsi="Garamond"/>
          <w:sz w:val="22"/>
          <w:szCs w:val="22"/>
        </w:rPr>
        <w:t xml:space="preserve">have </w:t>
      </w:r>
      <w:r w:rsidRPr="00DE161A">
        <w:rPr>
          <w:rFonts w:ascii="Garamond" w:hAnsi="Garamond"/>
          <w:sz w:val="22"/>
          <w:szCs w:val="22"/>
        </w:rPr>
        <w:t>serve</w:t>
      </w:r>
      <w:r w:rsidR="00B64037">
        <w:rPr>
          <w:rFonts w:ascii="Garamond" w:hAnsi="Garamond"/>
          <w:sz w:val="22"/>
          <w:szCs w:val="22"/>
        </w:rPr>
        <w:t xml:space="preserve">d </w:t>
      </w:r>
      <w:r w:rsidRPr="00DE161A">
        <w:rPr>
          <w:rFonts w:ascii="Garamond" w:hAnsi="Garamond"/>
          <w:sz w:val="22"/>
          <w:szCs w:val="22"/>
        </w:rPr>
        <w:t>as a</w:t>
      </w:r>
      <w:r w:rsidR="00B64037">
        <w:rPr>
          <w:rFonts w:ascii="Garamond" w:hAnsi="Garamond"/>
          <w:sz w:val="22"/>
          <w:szCs w:val="22"/>
        </w:rPr>
        <w:t>n important</w:t>
      </w:r>
      <w:r w:rsidRPr="00DE161A">
        <w:rPr>
          <w:rFonts w:ascii="Garamond" w:hAnsi="Garamond"/>
          <w:sz w:val="22"/>
          <w:szCs w:val="22"/>
        </w:rPr>
        <w:t xml:space="preserve"> subsistence resource for upstream communities</w:t>
      </w:r>
      <w:r w:rsidR="00B64037">
        <w:rPr>
          <w:rFonts w:ascii="Garamond" w:hAnsi="Garamond"/>
          <w:sz w:val="22"/>
          <w:szCs w:val="22"/>
        </w:rPr>
        <w:t>. H</w:t>
      </w:r>
      <w:r w:rsidR="00DE161A">
        <w:rPr>
          <w:rFonts w:ascii="Garamond" w:hAnsi="Garamond"/>
          <w:sz w:val="22"/>
          <w:szCs w:val="22"/>
        </w:rPr>
        <w:t>owever, r</w:t>
      </w:r>
      <w:r w:rsidR="00F15670" w:rsidRPr="00FD2359">
        <w:rPr>
          <w:rFonts w:ascii="Garamond" w:hAnsi="Garamond"/>
          <w:sz w:val="22"/>
          <w:szCs w:val="22"/>
        </w:rPr>
        <w:t>ecent declines in the number of Chinook salmon (</w:t>
      </w:r>
      <w:r w:rsidR="00F15670" w:rsidRPr="00FD2359">
        <w:rPr>
          <w:rStyle w:val="Emphasis"/>
          <w:rFonts w:ascii="Garamond" w:hAnsi="Garamond"/>
          <w:sz w:val="22"/>
          <w:szCs w:val="22"/>
        </w:rPr>
        <w:t>Oncorhynchus tshawytscha</w:t>
      </w:r>
      <w:commentRangeStart w:id="14"/>
      <w:commentRangeStart w:id="15"/>
      <w:r w:rsidR="00F15670" w:rsidRPr="00FD2359">
        <w:rPr>
          <w:rFonts w:ascii="Garamond" w:hAnsi="Garamond"/>
          <w:sz w:val="22"/>
          <w:szCs w:val="22"/>
        </w:rPr>
        <w:t>)</w:t>
      </w:r>
      <w:commentRangeEnd w:id="14"/>
      <w:r w:rsidR="00DE161A">
        <w:rPr>
          <w:rStyle w:val="CommentReference"/>
        </w:rPr>
        <w:commentReference w:id="14"/>
      </w:r>
      <w:commentRangeEnd w:id="15"/>
      <w:r w:rsidR="00D02385">
        <w:rPr>
          <w:rStyle w:val="CommentReference"/>
        </w:rPr>
        <w:commentReference w:id="15"/>
      </w:r>
      <w:r w:rsidR="00F15670" w:rsidRPr="00FD2359">
        <w:rPr>
          <w:rFonts w:ascii="Garamond" w:hAnsi="Garamond"/>
          <w:sz w:val="22"/>
          <w:szCs w:val="22"/>
        </w:rPr>
        <w:t xml:space="preserve"> </w:t>
      </w:r>
      <w:r w:rsidR="00D02385">
        <w:rPr>
          <w:rFonts w:ascii="Garamond" w:hAnsi="Garamond"/>
          <w:sz w:val="22"/>
          <w:szCs w:val="22"/>
        </w:rPr>
        <w:t xml:space="preserve">and </w:t>
      </w:r>
      <w:r w:rsidR="00D02385" w:rsidRPr="00E8133F">
        <w:rPr>
          <w:rFonts w:ascii="Garamond" w:hAnsi="Garamond"/>
          <w:sz w:val="22"/>
          <w:szCs w:val="22"/>
        </w:rPr>
        <w:t>chum salmon (</w:t>
      </w:r>
      <w:r w:rsidR="00E8133F" w:rsidRPr="00E8133F">
        <w:rPr>
          <w:rFonts w:ascii="Garamond" w:hAnsi="Garamond"/>
          <w:sz w:val="22"/>
          <w:szCs w:val="22"/>
        </w:rPr>
        <w:t>Oncorhynchus keta</w:t>
      </w:r>
      <w:r w:rsidR="00D02385" w:rsidRPr="00E8133F">
        <w:rPr>
          <w:rFonts w:ascii="Garamond" w:hAnsi="Garamond"/>
          <w:sz w:val="22"/>
          <w:szCs w:val="22"/>
        </w:rPr>
        <w:t>)</w:t>
      </w:r>
      <w:r w:rsidR="00D02385">
        <w:rPr>
          <w:rFonts w:ascii="Garamond" w:hAnsi="Garamond"/>
          <w:sz w:val="22"/>
          <w:szCs w:val="22"/>
        </w:rPr>
        <w:t xml:space="preserve"> </w:t>
      </w:r>
      <w:r w:rsidR="00F15670" w:rsidRPr="00FD2359">
        <w:rPr>
          <w:rFonts w:ascii="Garamond" w:hAnsi="Garamond"/>
          <w:sz w:val="22"/>
          <w:szCs w:val="22"/>
        </w:rPr>
        <w:t xml:space="preserve">returning to </w:t>
      </w:r>
      <w:r w:rsidR="00FC2D9B">
        <w:rPr>
          <w:rFonts w:ascii="Garamond" w:hAnsi="Garamond"/>
          <w:sz w:val="22"/>
          <w:szCs w:val="22"/>
        </w:rPr>
        <w:t>w</w:t>
      </w:r>
      <w:r w:rsidR="00FD2359" w:rsidRPr="00FD2359">
        <w:rPr>
          <w:rFonts w:ascii="Garamond" w:hAnsi="Garamond"/>
          <w:sz w:val="22"/>
          <w:szCs w:val="22"/>
        </w:rPr>
        <w:t>estern Alaska watersheds</w:t>
      </w:r>
      <w:r w:rsidR="00F15670" w:rsidRPr="00FD2359">
        <w:rPr>
          <w:rFonts w:ascii="Garamond" w:hAnsi="Garamond"/>
          <w:sz w:val="22"/>
          <w:szCs w:val="22"/>
        </w:rPr>
        <w:t xml:space="preserve"> ha</w:t>
      </w:r>
      <w:r w:rsidR="00DE161A">
        <w:rPr>
          <w:rFonts w:ascii="Garamond" w:hAnsi="Garamond"/>
          <w:sz w:val="22"/>
          <w:szCs w:val="22"/>
        </w:rPr>
        <w:t>ve</w:t>
      </w:r>
      <w:r w:rsidR="00F15670" w:rsidRPr="00FD2359">
        <w:rPr>
          <w:rFonts w:ascii="Garamond" w:hAnsi="Garamond"/>
          <w:sz w:val="22"/>
          <w:szCs w:val="22"/>
        </w:rPr>
        <w:t xml:space="preserve"> led to fishery restrictions and a crisis of food insecurity and cultural loss</w:t>
      </w:r>
      <w:r w:rsidR="00E8133F">
        <w:rPr>
          <w:rFonts w:ascii="Garamond" w:hAnsi="Garamond"/>
          <w:sz w:val="22"/>
          <w:szCs w:val="22"/>
        </w:rPr>
        <w:t xml:space="preserve"> </w:t>
      </w:r>
      <w:r w:rsidR="00E8133F">
        <w:rPr>
          <w:rFonts w:ascii="Garamond" w:hAnsi="Garamond"/>
          <w:sz w:val="22"/>
          <w:szCs w:val="22"/>
        </w:rPr>
        <w:fldChar w:fldCharType="begin"/>
      </w:r>
      <w:r w:rsidR="00E8133F">
        <w:rPr>
          <w:rFonts w:ascii="Garamond" w:hAnsi="Garamond"/>
          <w:sz w:val="22"/>
          <w:szCs w:val="22"/>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Research","DOI":"10.1080/15230430.2025.2510793","ISSN":"1523-0430","issue":"1","note":"publisher: Taylor &amp; Francis\n_eprint: https://doi.org/10.1080/15230430.2025.2510793","page":"2510793","source":"Taylor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Hoboken\npublisher: Wiley\nWeb of Science ID: WOS:000998764500001","page":"331-343","source":"Clarivate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Pr>
          <w:rFonts w:ascii="Garamond" w:hAnsi="Garamond"/>
          <w:sz w:val="22"/>
          <w:szCs w:val="22"/>
        </w:rPr>
        <w:fldChar w:fldCharType="separate"/>
      </w:r>
      <w:r w:rsidR="00E8133F">
        <w:rPr>
          <w:rFonts w:ascii="Garamond" w:hAnsi="Garamond"/>
          <w:noProof/>
          <w:sz w:val="22"/>
          <w:szCs w:val="22"/>
        </w:rPr>
        <w:t>(DeMaster et al., 2025; Feddern et al., 2023)</w:t>
      </w:r>
      <w:r w:rsidR="00E8133F">
        <w:rPr>
          <w:rFonts w:ascii="Garamond" w:hAnsi="Garamond"/>
          <w:sz w:val="22"/>
          <w:szCs w:val="22"/>
        </w:rPr>
        <w:fldChar w:fldCharType="end"/>
      </w:r>
      <w:r w:rsidR="00E8133F">
        <w:rPr>
          <w:rFonts w:ascii="Garamond" w:hAnsi="Garamond"/>
          <w:sz w:val="22"/>
          <w:szCs w:val="22"/>
        </w:rPr>
        <w:t xml:space="preserve">. </w:t>
      </w:r>
      <w:r w:rsidR="00FD2359" w:rsidRPr="00DE161A">
        <w:rPr>
          <w:rFonts w:ascii="Garamond" w:hAnsi="Garamond"/>
          <w:sz w:val="22"/>
          <w:szCs w:val="22"/>
        </w:rPr>
        <w:t xml:space="preserve">Several </w:t>
      </w:r>
      <w:r w:rsidR="00DE161A" w:rsidRPr="00DE161A">
        <w:rPr>
          <w:rFonts w:ascii="Garamond" w:hAnsi="Garamond"/>
          <w:sz w:val="22"/>
          <w:szCs w:val="22"/>
        </w:rPr>
        <w:t>marine-based</w:t>
      </w:r>
      <w:r w:rsidR="00FD2359" w:rsidRPr="00DE161A">
        <w:rPr>
          <w:rFonts w:ascii="Garamond" w:hAnsi="Garamond"/>
          <w:sz w:val="22"/>
          <w:szCs w:val="22"/>
        </w:rPr>
        <w:t xml:space="preserve"> hypotheses have been proposed</w:t>
      </w:r>
      <w:r w:rsidR="00DE161A" w:rsidRPr="00DE161A">
        <w:rPr>
          <w:rFonts w:ascii="Garamond" w:hAnsi="Garamond"/>
          <w:sz w:val="22"/>
          <w:szCs w:val="22"/>
        </w:rPr>
        <w:t xml:space="preserve"> for declining population health including mortality due to changing environmental conditions or </w:t>
      </w:r>
      <w:r w:rsidR="00FD2359" w:rsidRPr="00DE161A">
        <w:rPr>
          <w:rFonts w:ascii="Garamond" w:hAnsi="Garamond"/>
          <w:sz w:val="22"/>
          <w:szCs w:val="22"/>
        </w:rPr>
        <w:t xml:space="preserve">bycatch in federal </w:t>
      </w:r>
      <w:r w:rsidR="00FC2D9B">
        <w:rPr>
          <w:rFonts w:ascii="Garamond" w:hAnsi="Garamond"/>
          <w:sz w:val="22"/>
          <w:szCs w:val="22"/>
        </w:rPr>
        <w:t>groundfish</w:t>
      </w:r>
      <w:r w:rsidR="00FC2D9B" w:rsidRPr="00DE161A">
        <w:rPr>
          <w:rFonts w:ascii="Garamond" w:hAnsi="Garamond"/>
          <w:sz w:val="22"/>
          <w:szCs w:val="22"/>
        </w:rPr>
        <w:t xml:space="preserve"> </w:t>
      </w:r>
      <w:r w:rsidR="00FD2359" w:rsidRPr="00DE161A">
        <w:rPr>
          <w:rFonts w:ascii="Garamond" w:hAnsi="Garamond"/>
          <w:sz w:val="22"/>
          <w:szCs w:val="22"/>
        </w:rPr>
        <w:t>fisheries</w:t>
      </w:r>
      <w:r w:rsidR="00FC2D9B">
        <w:rPr>
          <w:rFonts w:ascii="Garamond" w:hAnsi="Garamond"/>
          <w:sz w:val="22"/>
          <w:szCs w:val="22"/>
        </w:rPr>
        <w:t xml:space="preserve"> and mixed stock salmon fisheries in Alaska waters</w:t>
      </w:r>
      <w:ins w:id="16" w:author="Benjamin J. Makhlouf" w:date="2025-10-27T08:09:00Z" w16du:dateUtc="2025-10-27T12:09:00Z">
        <w:r w:rsidR="00CC0E6A">
          <w:rPr>
            <w:rFonts w:ascii="Garamond" w:hAnsi="Garamond"/>
            <w:sz w:val="22"/>
            <w:szCs w:val="22"/>
          </w:rPr>
          <w:t xml:space="preserve"> </w:t>
        </w:r>
        <w:r w:rsidR="00CC0E6A" w:rsidRPr="00CC0E6A">
          <w:rPr>
            <w:rFonts w:ascii="Garamond" w:hAnsi="Garamond"/>
            <w:sz w:val="22"/>
            <w:szCs w:val="22"/>
            <w:highlight w:val="yellow"/>
            <w:rPrChange w:id="17" w:author="Benjamin J. Makhlouf" w:date="2025-10-27T08:10:00Z" w16du:dateUtc="2025-10-27T12:10:00Z">
              <w:rPr>
                <w:rFonts w:ascii="Garamond" w:hAnsi="Garamond"/>
                <w:sz w:val="22"/>
                <w:szCs w:val="22"/>
              </w:rPr>
            </w:rPrChange>
          </w:rPr>
          <w:t>(Cite)</w:t>
        </w:r>
      </w:ins>
      <w:r w:rsidR="00DE161A" w:rsidRPr="00CC0E6A">
        <w:rPr>
          <w:rFonts w:ascii="Garamond" w:hAnsi="Garamond"/>
          <w:sz w:val="22"/>
          <w:szCs w:val="22"/>
          <w:highlight w:val="yellow"/>
          <w:rPrChange w:id="18" w:author="Benjamin J. Makhlouf" w:date="2025-10-27T08:10:00Z" w16du:dateUtc="2025-10-27T12:10:00Z">
            <w:rPr>
              <w:rFonts w:ascii="Garamond" w:hAnsi="Garamond"/>
              <w:sz w:val="22"/>
              <w:szCs w:val="22"/>
            </w:rPr>
          </w:rPrChange>
        </w:rPr>
        <w:t>.</w:t>
      </w:r>
      <w:r w:rsidR="00DE161A" w:rsidRPr="00DE161A">
        <w:rPr>
          <w:rFonts w:ascii="Garamond" w:hAnsi="Garamond"/>
          <w:sz w:val="22"/>
          <w:szCs w:val="22"/>
        </w:rPr>
        <w:t xml:space="preserve"> </w:t>
      </w:r>
      <w:r w:rsidR="00DE161A">
        <w:rPr>
          <w:rFonts w:ascii="Garamond" w:hAnsi="Garamond"/>
          <w:sz w:val="22"/>
          <w:szCs w:val="22"/>
        </w:rPr>
        <w:t>E</w:t>
      </w:r>
      <w:r w:rsidR="00DE161A" w:rsidRPr="00DE161A">
        <w:rPr>
          <w:rFonts w:ascii="Garamond" w:hAnsi="Garamond"/>
          <w:sz w:val="22"/>
          <w:szCs w:val="22"/>
        </w:rPr>
        <w:t>valuating the</w:t>
      </w:r>
      <w:ins w:id="19" w:author="Benjamin J. Makhlouf" w:date="2025-10-13T10:02:00Z" w16du:dateUtc="2025-10-13T17:02:00Z">
        <w:r w:rsidR="000413A9">
          <w:rPr>
            <w:rFonts w:ascii="Garamond" w:hAnsi="Garamond"/>
            <w:sz w:val="22"/>
            <w:szCs w:val="22"/>
          </w:rPr>
          <w:t xml:space="preserve"> </w:t>
        </w:r>
      </w:ins>
      <w:r w:rsidR="00DE161A" w:rsidRPr="00DE161A">
        <w:rPr>
          <w:rFonts w:ascii="Garamond" w:hAnsi="Garamond"/>
          <w:sz w:val="22"/>
          <w:szCs w:val="22"/>
        </w:rPr>
        <w:t>impact</w:t>
      </w:r>
      <w:ins w:id="20" w:author="Benjamin J. Makhlouf" w:date="2025-10-13T10:02:00Z" w16du:dateUtc="2025-10-13T17:02:00Z">
        <w:r w:rsidR="000413A9">
          <w:rPr>
            <w:rFonts w:ascii="Garamond" w:hAnsi="Garamond"/>
            <w:sz w:val="22"/>
            <w:szCs w:val="22"/>
          </w:rPr>
          <w:t xml:space="preserve"> of these hypotheses</w:t>
        </w:r>
      </w:ins>
      <w:r w:rsidR="00DE161A" w:rsidRPr="00DE161A">
        <w:rPr>
          <w:rFonts w:ascii="Garamond" w:hAnsi="Garamond"/>
          <w:sz w:val="22"/>
          <w:szCs w:val="22"/>
        </w:rPr>
        <w:t xml:space="preserve"> require</w:t>
      </w:r>
      <w:ins w:id="21" w:author="Benjamin J. Makhlouf" w:date="2025-10-13T10:02:00Z" w16du:dateUtc="2025-10-13T17:02:00Z">
        <w:r w:rsidR="000413A9">
          <w:rPr>
            <w:rFonts w:ascii="Garamond" w:hAnsi="Garamond"/>
            <w:sz w:val="22"/>
            <w:szCs w:val="22"/>
          </w:rPr>
          <w:t>s</w:t>
        </w:r>
      </w:ins>
      <w:r w:rsidR="00DE161A" w:rsidRPr="00DE161A">
        <w:rPr>
          <w:rFonts w:ascii="Garamond" w:hAnsi="Garamond"/>
          <w:sz w:val="22"/>
          <w:szCs w:val="22"/>
        </w:rPr>
        <w:t xml:space="preserve"> </w:t>
      </w:r>
      <w:r w:rsidR="00552656">
        <w:rPr>
          <w:rFonts w:ascii="Garamond" w:hAnsi="Garamond"/>
          <w:sz w:val="22"/>
          <w:szCs w:val="22"/>
        </w:rPr>
        <w:t xml:space="preserve">evaluating </w:t>
      </w:r>
      <w:ins w:id="22" w:author="Benjamin J. Makhlouf" w:date="2025-10-13T10:02:00Z" w16du:dateUtc="2025-10-13T17:02:00Z">
        <w:r w:rsidR="000413A9">
          <w:rPr>
            <w:rFonts w:ascii="Garamond" w:hAnsi="Garamond"/>
            <w:sz w:val="22"/>
            <w:szCs w:val="22"/>
          </w:rPr>
          <w:t xml:space="preserve">marine </w:t>
        </w:r>
      </w:ins>
      <w:del w:id="23" w:author="Benjamin J. Makhlouf" w:date="2025-10-13T10:02:00Z" w16du:dateUtc="2025-10-13T17:02:00Z">
        <w:r w:rsidR="00552656" w:rsidDel="000413A9">
          <w:rPr>
            <w:rFonts w:ascii="Garamond" w:hAnsi="Garamond"/>
            <w:sz w:val="22"/>
            <w:szCs w:val="22"/>
          </w:rPr>
          <w:delText xml:space="preserve">this </w:delText>
        </w:r>
      </w:del>
      <w:r w:rsidR="00552656">
        <w:rPr>
          <w:rFonts w:ascii="Garamond" w:hAnsi="Garamond"/>
          <w:sz w:val="22"/>
          <w:szCs w:val="22"/>
        </w:rPr>
        <w:t>mortality</w:t>
      </w:r>
      <w:r w:rsidR="00DE161A" w:rsidRPr="00DE161A">
        <w:rPr>
          <w:rFonts w:ascii="Garamond" w:hAnsi="Garamond"/>
          <w:sz w:val="22"/>
          <w:szCs w:val="22"/>
        </w:rPr>
        <w:t xml:space="preserve"> against river-specific population</w:t>
      </w:r>
      <w:r w:rsidR="00552656">
        <w:rPr>
          <w:rFonts w:ascii="Garamond" w:hAnsi="Garamond"/>
          <w:sz w:val="22"/>
          <w:szCs w:val="22"/>
        </w:rPr>
        <w:t xml:space="preserve"> </w:t>
      </w:r>
      <w:r w:rsidR="00FC2D9B">
        <w:rPr>
          <w:rFonts w:ascii="Garamond" w:hAnsi="Garamond"/>
          <w:sz w:val="22"/>
          <w:szCs w:val="22"/>
        </w:rPr>
        <w:t>dynamics</w:t>
      </w:r>
      <w:r w:rsidR="00B03D1A">
        <w:rPr>
          <w:rFonts w:ascii="Garamond" w:hAnsi="Garamond"/>
          <w:sz w:val="22"/>
          <w:szCs w:val="22"/>
        </w:rPr>
        <w:t xml:space="preserve">. </w:t>
      </w:r>
      <w:ins w:id="24" w:author="Benjamin J. Makhlouf" w:date="2025-10-13T10:03:00Z" w16du:dateUtc="2025-10-13T17:03:00Z">
        <w:r w:rsidR="000413A9">
          <w:rPr>
            <w:rFonts w:ascii="Garamond" w:hAnsi="Garamond"/>
            <w:sz w:val="22"/>
            <w:szCs w:val="22"/>
          </w:rPr>
          <w:t>G</w:t>
        </w:r>
      </w:ins>
      <w:del w:id="25" w:author="Benjamin J. Makhlouf" w:date="2025-10-13T10:03:00Z" w16du:dateUtc="2025-10-13T17:03:00Z">
        <w:r w:rsidR="00DE161A" w:rsidRPr="00DE161A" w:rsidDel="000413A9">
          <w:rPr>
            <w:rFonts w:ascii="Garamond" w:hAnsi="Garamond"/>
            <w:sz w:val="22"/>
            <w:szCs w:val="22"/>
          </w:rPr>
          <w:delText xml:space="preserve">However, </w:delText>
        </w:r>
        <w:r w:rsidR="00B03D1A" w:rsidDel="000413A9">
          <w:rPr>
            <w:rFonts w:ascii="Garamond" w:hAnsi="Garamond"/>
            <w:sz w:val="22"/>
            <w:szCs w:val="22"/>
          </w:rPr>
          <w:delText xml:space="preserve">current best methods, including </w:delText>
        </w:r>
        <w:r w:rsidR="00DE161A" w:rsidRPr="00DE161A" w:rsidDel="000413A9">
          <w:rPr>
            <w:rFonts w:ascii="Garamond" w:hAnsi="Garamond"/>
            <w:sz w:val="22"/>
            <w:szCs w:val="22"/>
          </w:rPr>
          <w:delText>g</w:delText>
        </w:r>
      </w:del>
      <w:r w:rsidR="00DE161A" w:rsidRPr="00DE161A">
        <w:rPr>
          <w:rFonts w:ascii="Garamond" w:hAnsi="Garamond"/>
          <w:sz w:val="22"/>
          <w:szCs w:val="22"/>
        </w:rPr>
        <w:t>enetic stock identification (GSI), a powerful and widely used tool for estimating the provenance of Chinook salmon stocks for in-season management</w:t>
      </w:r>
      <w:r w:rsidR="00551CAF">
        <w:rPr>
          <w:rFonts w:ascii="Garamond" w:hAnsi="Garamond"/>
          <w:sz w:val="22"/>
          <w:szCs w:val="22"/>
        </w:rPr>
        <w:t xml:space="preserve"> </w:t>
      </w:r>
      <w:r w:rsidR="00551CAF">
        <w:rPr>
          <w:rFonts w:ascii="Garamond" w:hAnsi="Garamond"/>
          <w:sz w:val="22"/>
          <w:szCs w:val="22"/>
        </w:rPr>
        <w:fldChar w:fldCharType="begin"/>
      </w:r>
      <w:r w:rsidR="00551CAF">
        <w:rPr>
          <w:rFonts w:ascii="Garamond" w:hAnsi="Garamond"/>
          <w:sz w:val="22"/>
          <w:szCs w:val="22"/>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w:instrText>
      </w:r>
      <w:r w:rsidR="00551CAF">
        <w:rPr>
          <w:rFonts w:ascii="Cambria Math" w:hAnsi="Cambria Math" w:cs="Cambria Math"/>
          <w:sz w:val="22"/>
          <w:szCs w:val="22"/>
        </w:rPr>
        <w:instrText>‐</w:instrText>
      </w:r>
      <w:r w:rsidR="00551CAF">
        <w:rPr>
          <w:rFonts w:ascii="Garamond" w:hAnsi="Garamond"/>
          <w:sz w:val="22"/>
          <w:szCs w:val="22"/>
        </w:rPr>
        <w:instrText>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w:instrText>
      </w:r>
      <w:r w:rsidR="00551CAF">
        <w:rPr>
          <w:rFonts w:ascii="Cambria Math" w:hAnsi="Cambria Math" w:cs="Cambria Math"/>
          <w:sz w:val="22"/>
          <w:szCs w:val="22"/>
        </w:rPr>
        <w:instrText>‐</w:instrText>
      </w:r>
      <w:r w:rsidR="00551CAF">
        <w:rPr>
          <w:rFonts w:ascii="Garamond" w:hAnsi="Garamond"/>
          <w:sz w:val="22"/>
          <w:szCs w:val="22"/>
        </w:rPr>
        <w:instrText>density coverage of Chinook Salmon across the eastern Pacific Rim. The estimates of abundance for interior Columbia River stocks showed widespread decline consistent with a shift to poor ocean conditions during the years when the fish in this study were at sea, but divergent stock</w:instrText>
      </w:r>
      <w:r w:rsidR="00551CAF">
        <w:rPr>
          <w:rFonts w:ascii="Cambria Math" w:hAnsi="Cambria Math" w:cs="Cambria Math"/>
          <w:sz w:val="22"/>
          <w:szCs w:val="22"/>
        </w:rPr>
        <w:instrText>‐</w:instrText>
      </w:r>
      <w:r w:rsidR="00551CAF">
        <w:rPr>
          <w:rFonts w:ascii="Garamond" w:hAnsi="Garamond"/>
          <w:sz w:val="22"/>
          <w:szCs w:val="22"/>
        </w:rPr>
        <w:instrText xml:space="preserve"> and age</w:instrText>
      </w:r>
      <w:r w:rsidR="00551CAF">
        <w:rPr>
          <w:rFonts w:ascii="Cambria Math" w:hAnsi="Cambria Math" w:cs="Cambria Math"/>
          <w:sz w:val="22"/>
          <w:szCs w:val="22"/>
        </w:rPr>
        <w:instrText>‐</w:instrText>
      </w:r>
      <w:r w:rsidR="00551CAF">
        <w:rPr>
          <w:rFonts w:ascii="Garamond" w:hAnsi="Garamond"/>
          <w:sz w:val="22"/>
          <w:szCs w:val="22"/>
        </w:rPr>
        <w:instrText>specific patterns were also observed. For example, the upper Columbia River spring</w:instrText>
      </w:r>
      <w:r w:rsidR="00551CAF">
        <w:rPr>
          <w:rFonts w:ascii="Cambria Math" w:hAnsi="Cambria Math" w:cs="Cambria Math"/>
          <w:sz w:val="22"/>
          <w:szCs w:val="22"/>
        </w:rPr>
        <w:instrText>‐</w:instrText>
      </w:r>
      <w:r w:rsidR="00551CAF">
        <w:rPr>
          <w:rFonts w:ascii="Garamond" w:hAnsi="Garamond"/>
          <w:sz w:val="22"/>
          <w:szCs w:val="22"/>
        </w:rPr>
        <w:instrText>run stock experienced a unique net gain in abundance during this period, and the interior Columbia River summer–fall</w:instrText>
      </w:r>
      <w:r w:rsidR="00551CAF">
        <w:rPr>
          <w:rFonts w:ascii="Cambria Math" w:hAnsi="Cambria Math" w:cs="Cambria Math"/>
          <w:sz w:val="22"/>
          <w:szCs w:val="22"/>
        </w:rPr>
        <w:instrText>‐</w:instrText>
      </w:r>
      <w:r w:rsidR="00551CAF">
        <w:rPr>
          <w:rFonts w:ascii="Garamond" w:hAnsi="Garamond"/>
          <w:sz w:val="22"/>
          <w:szCs w:val="22"/>
        </w:rPr>
        <w:instrText>run stock experienced a delayed decline of 4</w:instrText>
      </w:r>
      <w:r w:rsidR="00551CAF">
        <w:rPr>
          <w:rFonts w:ascii="Cambria Math" w:hAnsi="Cambria Math" w:cs="Cambria Math"/>
          <w:sz w:val="22"/>
          <w:szCs w:val="22"/>
        </w:rPr>
        <w:instrText>‐</w:instrText>
      </w:r>
      <w:r w:rsidR="00551CAF">
        <w:rPr>
          <w:rFonts w:ascii="Garamond" w:hAnsi="Garamond"/>
          <w:sz w:val="22"/>
          <w:szCs w:val="22"/>
        </w:rPr>
        <w:instrText>year</w:instrText>
      </w:r>
      <w:r w:rsidR="00551CAF">
        <w:rPr>
          <w:rFonts w:ascii="Cambria Math" w:hAnsi="Cambria Math" w:cs="Cambria Math"/>
          <w:sz w:val="22"/>
          <w:szCs w:val="22"/>
        </w:rPr>
        <w:instrText>‐</w:instrText>
      </w:r>
      <w:r w:rsidR="00551CAF">
        <w:rPr>
          <w:rFonts w:ascii="Garamond" w:hAnsi="Garamond"/>
          <w:sz w:val="22"/>
          <w:szCs w:val="22"/>
        </w:rPr>
        <w:instrText>olds. Stocks with early run timing shifted to later migrations. However, run timing distributions did not shift unidirectionally for all stocks across years, and stock membership in three major run timing categories was maintained. Of 9,215 total adults sampled, 27 (0.3%) were out</w:instrText>
      </w:r>
      <w:r w:rsidR="00551CAF">
        <w:rPr>
          <w:rFonts w:ascii="Cambria Math" w:hAnsi="Cambria Math" w:cs="Cambria Math"/>
          <w:sz w:val="22"/>
          <w:szCs w:val="22"/>
        </w:rPr>
        <w:instrText>‐</w:instrText>
      </w:r>
      <w:r w:rsidR="00551CAF">
        <w:rPr>
          <w:rFonts w:ascii="Garamond" w:hAnsi="Garamond"/>
          <w:sz w:val="22"/>
          <w:szCs w:val="22"/>
        </w:rPr>
        <w:instrText>of</w:instrText>
      </w:r>
      <w:r w:rsidR="00551CAF">
        <w:rPr>
          <w:rFonts w:ascii="Cambria Math" w:hAnsi="Cambria Math" w:cs="Cambria Math"/>
          <w:sz w:val="22"/>
          <w:szCs w:val="22"/>
        </w:rPr>
        <w:instrText>‐</w:instrText>
      </w:r>
      <w:r w:rsidR="00551CAF">
        <w:rPr>
          <w:rFonts w:ascii="Garamond" w:hAnsi="Garamond"/>
          <w:sz w:val="22"/>
          <w:szCs w:val="22"/>
        </w:rPr>
        <w:instrText>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w:instrText>
      </w:r>
      <w:r w:rsidR="00551CAF">
        <w:rPr>
          <w:rFonts w:ascii="Cambria Math" w:hAnsi="Cambria Math" w:cs="Cambria Math"/>
          <w:sz w:val="22"/>
          <w:szCs w:val="22"/>
        </w:rPr>
        <w:instrText>‐</w:instrText>
      </w:r>
      <w:r w:rsidR="00551CAF">
        <w:rPr>
          <w:rFonts w:ascii="Garamond" w:hAnsi="Garamond"/>
          <w:sz w:val="22"/>
          <w:szCs w:val="22"/>
        </w:rPr>
        <w:instrText xml:space="preserve">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Pr>
          <w:rFonts w:ascii="Garamond" w:hAnsi="Garamond"/>
          <w:sz w:val="22"/>
          <w:szCs w:val="22"/>
        </w:rPr>
        <w:fldChar w:fldCharType="separate"/>
      </w:r>
      <w:r w:rsidR="00551CAF">
        <w:rPr>
          <w:rFonts w:ascii="Garamond" w:hAnsi="Garamond"/>
          <w:noProof/>
          <w:sz w:val="22"/>
          <w:szCs w:val="22"/>
        </w:rPr>
        <w:t>(Beacham et al., 2004; Hess et al., 2014)</w:t>
      </w:r>
      <w:r w:rsidR="00551CAF">
        <w:rPr>
          <w:rFonts w:ascii="Garamond" w:hAnsi="Garamond"/>
          <w:sz w:val="22"/>
          <w:szCs w:val="22"/>
        </w:rPr>
        <w:fldChar w:fldCharType="end"/>
      </w:r>
      <w:r w:rsidR="00A97553">
        <w:rPr>
          <w:rFonts w:ascii="Garamond" w:hAnsi="Garamond"/>
          <w:sz w:val="22"/>
          <w:szCs w:val="22"/>
        </w:rPr>
        <w:t>,</w:t>
      </w:r>
      <w:r w:rsidR="00DE161A" w:rsidRPr="00DE161A">
        <w:rPr>
          <w:rFonts w:ascii="Garamond" w:hAnsi="Garamond"/>
          <w:sz w:val="22"/>
          <w:szCs w:val="22"/>
        </w:rPr>
        <w:t xml:space="preserve"> cannot discriminate </w:t>
      </w:r>
      <w:r w:rsidR="00B03D1A">
        <w:rPr>
          <w:rFonts w:ascii="Garamond" w:hAnsi="Garamond"/>
          <w:sz w:val="22"/>
          <w:szCs w:val="22"/>
        </w:rPr>
        <w:t>among watersheds in many cases</w:t>
      </w:r>
      <w:ins w:id="26" w:author="Daniel Schindler" w:date="2025-10-02T14:06:00Z" w16du:dateUtc="2025-10-02T21:06:00Z">
        <w:r w:rsidR="00843D3D">
          <w:rPr>
            <w:rFonts w:ascii="Garamond" w:hAnsi="Garamond"/>
            <w:sz w:val="22"/>
            <w:szCs w:val="22"/>
          </w:rPr>
          <w:t xml:space="preserve"> </w:t>
        </w:r>
      </w:ins>
      <w:r w:rsidR="00A97553">
        <w:rPr>
          <w:rFonts w:ascii="Garamond" w:hAnsi="Garamond"/>
          <w:sz w:val="22"/>
          <w:szCs w:val="22"/>
        </w:rPr>
        <w:fldChar w:fldCharType="begin"/>
      </w:r>
      <w:r w:rsidR="00551CAF">
        <w:rPr>
          <w:rFonts w:ascii="Garamond" w:hAnsi="Garamond"/>
          <w:sz w:val="22"/>
          <w:szCs w:val="22"/>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w:instrText>
      </w:r>
      <w:r w:rsidR="00551CAF">
        <w:rPr>
          <w:rFonts w:ascii="Times New Roman" w:hAnsi="Times New Roman" w:cs="Times New Roman"/>
          <w:sz w:val="22"/>
          <w:szCs w:val="22"/>
        </w:rPr>
        <w:instrText> </w:instrText>
      </w:r>
      <w:r w:rsidR="00551CAF">
        <w:rPr>
          <w:rFonts w:ascii="Garamond" w:hAnsi="Garamond"/>
          <w:sz w:val="22"/>
          <w:szCs w:val="22"/>
        </w:rPr>
        <w:instrText>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Sci.","note":"publisher: NRC Research Press","page":"698-708","source":"cdnsciencepub.com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w:instrText>
      </w:r>
      <w:r w:rsidR="00551CAF">
        <w:rPr>
          <w:rFonts w:ascii="Cambria Math" w:hAnsi="Cambria Math" w:cs="Cambria Math"/>
          <w:sz w:val="22"/>
          <w:szCs w:val="22"/>
        </w:rPr>
        <w:instrText>‐</w:instrText>
      </w:r>
      <w:r w:rsidR="00551CAF">
        <w:rPr>
          <w:rFonts w:ascii="Garamond" w:hAnsi="Garamond"/>
          <w:sz w:val="22"/>
          <w:szCs w:val="22"/>
        </w:rPr>
        <w:instrText>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w:instrText>
      </w:r>
      <w:r w:rsidR="00551CAF">
        <w:rPr>
          <w:rFonts w:ascii="Cambria Math" w:hAnsi="Cambria Math" w:cs="Cambria Math"/>
          <w:sz w:val="22"/>
          <w:szCs w:val="22"/>
        </w:rPr>
        <w:instrText>‐</w:instrText>
      </w:r>
      <w:r w:rsidR="00551CAF">
        <w:rPr>
          <w:rFonts w:ascii="Garamond" w:hAnsi="Garamond"/>
          <w:sz w:val="22"/>
          <w:szCs w:val="22"/>
        </w:rPr>
        <w:instrText>nucleotide polymorphism (SNP) markers for 389 populations that encompass the entire geographic range of Chinook Salmon. We used cross validation and realistic mixture simulations to test the accuracy of the baseline in generating GSI estimates.ResultWe demonstrated that a multi</w:instrText>
      </w:r>
      <w:r w:rsidR="00551CAF">
        <w:rPr>
          <w:rFonts w:ascii="Cambria Math" w:hAnsi="Cambria Math" w:cs="Cambria Math"/>
          <w:sz w:val="22"/>
          <w:szCs w:val="22"/>
        </w:rPr>
        <w:instrText>‐</w:instrText>
      </w:r>
      <w:r w:rsidR="00551CAF">
        <w:rPr>
          <w:rFonts w:ascii="Garamond" w:hAnsi="Garamond"/>
          <w:sz w:val="22"/>
          <w:szCs w:val="22"/>
        </w:rPr>
        <w:instrText>tiered assignment approach can provide high accuracy at both tier 1 (broadscale, with three coastwide reporting groups; 97.8% mean accuracy) and tier 2 (fine</w:instrText>
      </w:r>
      <w:r w:rsidR="00551CAF">
        <w:rPr>
          <w:rFonts w:ascii="Cambria Math" w:hAnsi="Cambria Math" w:cs="Cambria Math"/>
          <w:sz w:val="22"/>
          <w:szCs w:val="22"/>
        </w:rPr>
        <w:instrText>‐</w:instrText>
      </w:r>
      <w:r w:rsidR="00551CAF">
        <w:rPr>
          <w:rFonts w:ascii="Garamond" w:hAnsi="Garamond"/>
          <w:sz w:val="22"/>
          <w:szCs w:val="22"/>
        </w:rPr>
        <w:instrText>scale regional reporting groups; up to 97.7% mean accuracy) levels. Realistic mixture simulations showed that this multi</w:instrText>
      </w:r>
      <w:r w:rsidR="00551CAF">
        <w:rPr>
          <w:rFonts w:ascii="Cambria Math" w:hAnsi="Cambria Math" w:cs="Cambria Math"/>
          <w:sz w:val="22"/>
          <w:szCs w:val="22"/>
        </w:rPr>
        <w:instrText>‐</w:instrText>
      </w:r>
      <w:r w:rsidR="00551CAF">
        <w:rPr>
          <w:rFonts w:ascii="Garamond" w:hAnsi="Garamond"/>
          <w:sz w:val="22"/>
          <w:szCs w:val="22"/>
        </w:rPr>
        <w:instrText>tiered approach can provide highly effective GSI results for several common mixed</w:instrText>
      </w:r>
      <w:r w:rsidR="00551CAF">
        <w:rPr>
          <w:rFonts w:ascii="Cambria Math" w:hAnsi="Cambria Math" w:cs="Cambria Math"/>
          <w:sz w:val="22"/>
          <w:szCs w:val="22"/>
        </w:rPr>
        <w:instrText>‐</w:instrText>
      </w:r>
      <w:r w:rsidR="00551CAF">
        <w:rPr>
          <w:rFonts w:ascii="Garamond" w:hAnsi="Garamond"/>
          <w:sz w:val="22"/>
          <w:szCs w:val="22"/>
        </w:rPr>
        <w:instrText>stock fisheries applications in the Pacific Ocean.ConclusionThis new SNP baseline and the multi</w:instrText>
      </w:r>
      <w:r w:rsidR="00551CAF">
        <w:rPr>
          <w:rFonts w:ascii="Cambria Math" w:hAnsi="Cambria Math" w:cs="Cambria Math"/>
          <w:sz w:val="22"/>
          <w:szCs w:val="22"/>
        </w:rPr>
        <w:instrText>‐</w:instrText>
      </w:r>
      <w:r w:rsidR="00551CAF">
        <w:rPr>
          <w:rFonts w:ascii="Garamond" w:hAnsi="Garamond"/>
          <w:sz w:val="22"/>
          <w:szCs w:val="22"/>
        </w:rPr>
        <w:instrText xml:space="preserve">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Pr>
          <w:rFonts w:ascii="Garamond" w:hAnsi="Garamond"/>
          <w:sz w:val="22"/>
          <w:szCs w:val="22"/>
        </w:rPr>
        <w:fldChar w:fldCharType="separate"/>
      </w:r>
      <w:r w:rsidR="00551CAF">
        <w:rPr>
          <w:rFonts w:ascii="Garamond" w:hAnsi="Garamond"/>
          <w:noProof/>
          <w:sz w:val="22"/>
          <w:szCs w:val="22"/>
        </w:rPr>
        <w:t>(Larson et al., 2014; Templin et al., 2011; Van Doornik et al., 2024)</w:t>
      </w:r>
      <w:r w:rsidR="00A97553">
        <w:rPr>
          <w:rFonts w:ascii="Garamond" w:hAnsi="Garamond"/>
          <w:sz w:val="22"/>
          <w:szCs w:val="22"/>
        </w:rPr>
        <w:fldChar w:fldCharType="end"/>
      </w:r>
      <w:r w:rsidR="00551CAF">
        <w:rPr>
          <w:rFonts w:ascii="Garamond" w:hAnsi="Garamond"/>
          <w:sz w:val="22"/>
          <w:szCs w:val="22"/>
        </w:rPr>
        <w:t>.</w:t>
      </w:r>
      <w:r w:rsidR="00B03D1A">
        <w:rPr>
          <w:rFonts w:ascii="Garamond" w:hAnsi="Garamond"/>
          <w:sz w:val="22"/>
          <w:szCs w:val="22"/>
        </w:rPr>
        <w:t xml:space="preserve"> </w:t>
      </w:r>
      <w:del w:id="27" w:author="Benjamin J. Makhlouf" w:date="2025-10-13T10:03:00Z" w16du:dateUtc="2025-10-13T17:03:00Z">
        <w:r w:rsidR="00B03D1A" w:rsidDel="000413A9">
          <w:rPr>
            <w:rFonts w:ascii="Garamond" w:hAnsi="Garamond"/>
            <w:sz w:val="22"/>
            <w:szCs w:val="22"/>
          </w:rPr>
          <w:delText xml:space="preserve">Although </w:delText>
        </w:r>
      </w:del>
      <w:ins w:id="28" w:author="Benjamin J. Makhlouf" w:date="2025-10-13T10:03:00Z" w16du:dateUtc="2025-10-13T17:03:00Z">
        <w:r w:rsidR="000413A9">
          <w:rPr>
            <w:rFonts w:ascii="Garamond" w:hAnsi="Garamond"/>
            <w:sz w:val="22"/>
            <w:szCs w:val="22"/>
          </w:rPr>
          <w:t>F</w:t>
        </w:r>
      </w:ins>
      <w:del w:id="29" w:author="Benjamin J. Makhlouf" w:date="2025-10-13T10:03:00Z" w16du:dateUtc="2025-10-13T17:03:00Z">
        <w:r w:rsidR="00B03D1A" w:rsidDel="000413A9">
          <w:rPr>
            <w:rFonts w:ascii="Garamond" w:hAnsi="Garamond"/>
            <w:sz w:val="22"/>
            <w:szCs w:val="22"/>
          </w:rPr>
          <w:delText>f</w:delText>
        </w:r>
      </w:del>
      <w:r w:rsidR="00B03D1A">
        <w:rPr>
          <w:rFonts w:ascii="Garamond" w:hAnsi="Garamond"/>
          <w:sz w:val="22"/>
          <w:szCs w:val="22"/>
        </w:rPr>
        <w:t xml:space="preserve">ish from the </w:t>
      </w:r>
      <w:ins w:id="30" w:author="Benjamin J. Makhlouf" w:date="2025-10-13T10:03:00Z" w16du:dateUtc="2025-10-13T17:03:00Z">
        <w:r w:rsidR="000413A9">
          <w:rPr>
            <w:rFonts w:ascii="Garamond" w:hAnsi="Garamond"/>
            <w:sz w:val="22"/>
            <w:szCs w:val="22"/>
          </w:rPr>
          <w:t xml:space="preserve">middle and </w:t>
        </w:r>
      </w:ins>
      <w:r w:rsidR="00B03D1A">
        <w:rPr>
          <w:rFonts w:ascii="Garamond" w:hAnsi="Garamond"/>
          <w:sz w:val="22"/>
          <w:szCs w:val="22"/>
        </w:rPr>
        <w:t>upper portions of the Yukon can be reliability distinguished using GSI,</w:t>
      </w:r>
      <w:ins w:id="31" w:author="Benjamin J. Makhlouf" w:date="2025-10-13T10:03:00Z" w16du:dateUtc="2025-10-13T17:03:00Z">
        <w:r w:rsidR="000413A9">
          <w:rPr>
            <w:rFonts w:ascii="Garamond" w:hAnsi="Garamond"/>
            <w:sz w:val="22"/>
            <w:szCs w:val="22"/>
          </w:rPr>
          <w:t xml:space="preserve"> however,</w:t>
        </w:r>
      </w:ins>
      <w:r w:rsidR="00B03D1A">
        <w:rPr>
          <w:rFonts w:ascii="Garamond" w:hAnsi="Garamond"/>
          <w:sz w:val="22"/>
          <w:szCs w:val="22"/>
        </w:rPr>
        <w:t xml:space="preserve"> the </w:t>
      </w:r>
      <w:r w:rsidR="00DE161A" w:rsidRPr="00DE161A">
        <w:rPr>
          <w:rFonts w:ascii="Garamond" w:hAnsi="Garamond"/>
          <w:sz w:val="22"/>
          <w:szCs w:val="22"/>
        </w:rPr>
        <w:t>Coastal Western Alaska (CWAK) genetic reporting group</w:t>
      </w:r>
      <w:r w:rsidR="00B03D1A">
        <w:rPr>
          <w:rFonts w:ascii="Garamond" w:hAnsi="Garamond"/>
          <w:sz w:val="22"/>
          <w:szCs w:val="22"/>
        </w:rPr>
        <w:t xml:space="preserve"> </w:t>
      </w:r>
      <w:r w:rsidR="00DE161A">
        <w:rPr>
          <w:rFonts w:ascii="Garamond" w:hAnsi="Garamond"/>
          <w:sz w:val="22"/>
          <w:szCs w:val="22"/>
        </w:rPr>
        <w:t xml:space="preserve">contains </w:t>
      </w:r>
      <w:r w:rsidR="00B03D1A">
        <w:rPr>
          <w:rFonts w:ascii="Garamond" w:hAnsi="Garamond"/>
          <w:sz w:val="22"/>
          <w:szCs w:val="22"/>
        </w:rPr>
        <w:t xml:space="preserve">the entire Kuskokwim and Nushagak river-basins </w:t>
      </w:r>
      <w:r w:rsidR="00B03D1A">
        <w:rPr>
          <w:rFonts w:ascii="Garamond" w:hAnsi="Garamond"/>
          <w:sz w:val="22"/>
          <w:szCs w:val="22"/>
        </w:rPr>
        <w:lastRenderedPageBreak/>
        <w:t xml:space="preserve">as well as a large </w:t>
      </w:r>
      <w:r w:rsidR="00DE161A">
        <w:rPr>
          <w:rFonts w:ascii="Garamond" w:hAnsi="Garamond"/>
          <w:sz w:val="22"/>
          <w:szCs w:val="22"/>
        </w:rPr>
        <w:t xml:space="preserve">portion of </w:t>
      </w:r>
      <w:r w:rsidR="00B03D1A">
        <w:rPr>
          <w:rFonts w:ascii="Garamond" w:hAnsi="Garamond"/>
          <w:sz w:val="22"/>
          <w:szCs w:val="22"/>
        </w:rPr>
        <w:t xml:space="preserve">the Yukon </w:t>
      </w:r>
      <w:r w:rsidR="00DE161A">
        <w:rPr>
          <w:rFonts w:ascii="Garamond" w:hAnsi="Garamond"/>
          <w:sz w:val="22"/>
          <w:szCs w:val="22"/>
        </w:rPr>
        <w:t>(Figure 1</w:t>
      </w:r>
      <w:ins w:id="32" w:author="Benjamin J. Makhlouf" w:date="2025-10-13T10:08:00Z" w16du:dateUtc="2025-10-13T17:08:00Z">
        <w:r w:rsidR="000413A9">
          <w:rPr>
            <w:rFonts w:ascii="Garamond" w:hAnsi="Garamond"/>
            <w:sz w:val="22"/>
            <w:szCs w:val="22"/>
          </w:rPr>
          <w:t>a</w:t>
        </w:r>
      </w:ins>
      <w:r w:rsidR="00DE161A">
        <w:rPr>
          <w:rFonts w:ascii="Garamond" w:hAnsi="Garamond"/>
          <w:sz w:val="22"/>
          <w:szCs w:val="22"/>
        </w:rPr>
        <w:t>)</w:t>
      </w:r>
      <w:ins w:id="33" w:author="Benjamin J. Makhlouf" w:date="2025-10-13T10:04:00Z" w16du:dateUtc="2025-10-13T17:04:00Z">
        <w:r w:rsidR="000413A9">
          <w:rPr>
            <w:rFonts w:ascii="Garamond" w:hAnsi="Garamond"/>
            <w:sz w:val="22"/>
            <w:szCs w:val="22"/>
          </w:rPr>
          <w:t>.</w:t>
        </w:r>
      </w:ins>
      <w:del w:id="34" w:author="Benjamin J. Makhlouf" w:date="2025-10-13T10:04:00Z" w16du:dateUtc="2025-10-13T17:04:00Z">
        <w:r w:rsidR="00DE161A" w:rsidDel="000413A9">
          <w:rPr>
            <w:rFonts w:ascii="Garamond" w:hAnsi="Garamond"/>
            <w:sz w:val="22"/>
            <w:szCs w:val="22"/>
          </w:rPr>
          <w:delText>.</w:delText>
        </w:r>
      </w:del>
      <w:r w:rsidR="00DE161A">
        <w:rPr>
          <w:rFonts w:ascii="Garamond" w:hAnsi="Garamond"/>
          <w:sz w:val="22"/>
          <w:szCs w:val="22"/>
        </w:rPr>
        <w:t xml:space="preserve"> </w:t>
      </w:r>
      <w:r w:rsidR="00B03D1A">
        <w:rPr>
          <w:rFonts w:ascii="Garamond" w:hAnsi="Garamond"/>
          <w:sz w:val="22"/>
          <w:szCs w:val="22"/>
        </w:rPr>
        <w:t>As a result</w:t>
      </w:r>
      <w:ins w:id="35" w:author="Benjamin J. Makhlouf" w:date="2025-10-13T10:04:00Z" w16du:dateUtc="2025-10-13T17:04:00Z">
        <w:r w:rsidR="000413A9">
          <w:rPr>
            <w:rFonts w:ascii="Garamond" w:hAnsi="Garamond"/>
            <w:sz w:val="22"/>
            <w:szCs w:val="22"/>
          </w:rPr>
          <w:t>, the watershed of origin cann</w:t>
        </w:r>
      </w:ins>
      <w:ins w:id="36" w:author="Benjamin J. Makhlouf" w:date="2025-10-13T10:05:00Z" w16du:dateUtc="2025-10-13T17:05:00Z">
        <w:r w:rsidR="000413A9">
          <w:rPr>
            <w:rFonts w:ascii="Garamond" w:hAnsi="Garamond"/>
            <w:sz w:val="22"/>
            <w:szCs w:val="22"/>
          </w:rPr>
          <w:t xml:space="preserve">ot be reliably distinguished for </w:t>
        </w:r>
      </w:ins>
      <w:del w:id="37" w:author="Benjamin J. Makhlouf" w:date="2025-10-13T10:04:00Z" w16du:dateUtc="2025-10-13T17:04:00Z">
        <w:r w:rsidR="00B03D1A" w:rsidDel="000413A9">
          <w:rPr>
            <w:rFonts w:ascii="Garamond" w:hAnsi="Garamond"/>
            <w:sz w:val="22"/>
            <w:szCs w:val="22"/>
          </w:rPr>
          <w:delText xml:space="preserve">, </w:delText>
        </w:r>
      </w:del>
      <w:r w:rsidR="00B03D1A">
        <w:rPr>
          <w:rFonts w:ascii="Garamond" w:hAnsi="Garamond"/>
          <w:sz w:val="22"/>
          <w:szCs w:val="22"/>
        </w:rPr>
        <w:t>fish assigned to this genetic baseline</w:t>
      </w:r>
      <w:del w:id="38" w:author="Benjamin J. Makhlouf" w:date="2025-10-13T10:05:00Z" w16du:dateUtc="2025-10-13T17:05:00Z">
        <w:r w:rsidR="00B03D1A" w:rsidDel="000413A9">
          <w:rPr>
            <w:rFonts w:ascii="Garamond" w:hAnsi="Garamond"/>
            <w:sz w:val="22"/>
            <w:szCs w:val="22"/>
          </w:rPr>
          <w:delText xml:space="preserve"> cannot be distinguished among rivers</w:delText>
        </w:r>
      </w:del>
      <w:r w:rsidR="00B03D1A">
        <w:rPr>
          <w:rFonts w:ascii="Garamond" w:hAnsi="Garamond"/>
          <w:sz w:val="22"/>
          <w:szCs w:val="22"/>
        </w:rPr>
        <w:t xml:space="preserve">, hampering the ability to </w:t>
      </w:r>
      <w:r w:rsidR="009F7FFE">
        <w:rPr>
          <w:rFonts w:ascii="Garamond" w:hAnsi="Garamond"/>
          <w:sz w:val="22"/>
          <w:szCs w:val="22"/>
        </w:rPr>
        <w:t xml:space="preserve">quantify </w:t>
      </w:r>
      <w:r w:rsidR="00B03D1A">
        <w:rPr>
          <w:rFonts w:ascii="Garamond" w:hAnsi="Garamond"/>
          <w:sz w:val="22"/>
          <w:szCs w:val="22"/>
        </w:rPr>
        <w:t xml:space="preserve">the impact of marine-based </w:t>
      </w:r>
      <w:r w:rsidR="009F7FFE">
        <w:rPr>
          <w:rFonts w:ascii="Garamond" w:hAnsi="Garamond"/>
          <w:sz w:val="22"/>
          <w:szCs w:val="22"/>
        </w:rPr>
        <w:t xml:space="preserve">fishing mortality </w:t>
      </w:r>
      <w:r w:rsidR="00A8560F">
        <w:rPr>
          <w:rFonts w:ascii="Garamond" w:hAnsi="Garamond"/>
          <w:sz w:val="22"/>
          <w:szCs w:val="22"/>
        </w:rPr>
        <w:t>on river</w:t>
      </w:r>
      <w:r w:rsidR="00B03D1A">
        <w:rPr>
          <w:rFonts w:ascii="Garamond" w:hAnsi="Garamond"/>
          <w:sz w:val="22"/>
          <w:szCs w:val="22"/>
        </w:rPr>
        <w:t xml:space="preserve">-specific population </w:t>
      </w:r>
      <w:r w:rsidR="00843D3D">
        <w:rPr>
          <w:rFonts w:ascii="Garamond" w:hAnsi="Garamond"/>
          <w:sz w:val="22"/>
          <w:szCs w:val="22"/>
        </w:rPr>
        <w:t>dynamics</w:t>
      </w:r>
      <w:ins w:id="39" w:author="Benjamin J. Makhlouf" w:date="2025-10-13T10:04:00Z" w16du:dateUtc="2025-10-13T17:04:00Z">
        <w:r w:rsidR="000413A9">
          <w:rPr>
            <w:rFonts w:ascii="Garamond" w:hAnsi="Garamond"/>
            <w:sz w:val="22"/>
            <w:szCs w:val="22"/>
          </w:rPr>
          <w:t xml:space="preserve"> </w:t>
        </w:r>
        <w:r w:rsidR="000413A9" w:rsidRPr="00CC0E6A">
          <w:rPr>
            <w:rFonts w:ascii="Garamond" w:hAnsi="Garamond"/>
            <w:sz w:val="22"/>
            <w:szCs w:val="22"/>
            <w:highlight w:val="yellow"/>
            <w:rPrChange w:id="40" w:author="Benjamin J. Makhlouf" w:date="2025-10-27T08:11:00Z" w16du:dateUtc="2025-10-27T12:11:00Z">
              <w:rPr>
                <w:rFonts w:ascii="Garamond" w:hAnsi="Garamond"/>
                <w:sz w:val="22"/>
                <w:szCs w:val="22"/>
              </w:rPr>
            </w:rPrChange>
          </w:rPr>
          <w:t>(Cite).</w:t>
        </w:r>
        <w:r w:rsidR="000413A9">
          <w:rPr>
            <w:rFonts w:ascii="Garamond" w:hAnsi="Garamond"/>
            <w:sz w:val="22"/>
            <w:szCs w:val="22"/>
          </w:rPr>
          <w:t xml:space="preserve"> </w:t>
        </w:r>
      </w:ins>
      <w:del w:id="41" w:author="Benjamin J. Makhlouf" w:date="2025-10-13T10:04:00Z" w16du:dateUtc="2025-10-13T17:04:00Z">
        <w:r w:rsidR="00B03D1A" w:rsidDel="000413A9">
          <w:rPr>
            <w:rFonts w:ascii="Garamond" w:hAnsi="Garamond"/>
            <w:sz w:val="22"/>
            <w:szCs w:val="22"/>
          </w:rPr>
          <w:delText>.</w:delText>
        </w:r>
      </w:del>
    </w:p>
    <w:p w14:paraId="541CC541" w14:textId="6550D8F4" w:rsidR="0010010D" w:rsidRPr="00B95E95" w:rsidRDefault="00DE161A" w:rsidP="00465AAD">
      <w:pPr>
        <w:spacing w:line="480" w:lineRule="auto"/>
        <w:ind w:firstLine="720"/>
        <w:rPr>
          <w:rFonts w:ascii="Garamond" w:hAnsi="Garamond"/>
          <w:sz w:val="22"/>
          <w:szCs w:val="22"/>
        </w:rPr>
      </w:pPr>
      <w:r>
        <w:rPr>
          <w:rFonts w:ascii="Garamond" w:hAnsi="Garamond"/>
          <w:sz w:val="22"/>
          <w:szCs w:val="22"/>
        </w:rPr>
        <w:t>I</w:t>
      </w:r>
      <w:r w:rsidR="00FD2359" w:rsidRPr="00CA63D8">
        <w:rPr>
          <w:rFonts w:ascii="Garamond" w:hAnsi="Garamond"/>
          <w:sz w:val="22"/>
          <w:szCs w:val="22"/>
        </w:rPr>
        <w:t xml:space="preserve">sotope-based methods </w:t>
      </w:r>
      <w:r>
        <w:rPr>
          <w:rFonts w:ascii="Garamond" w:hAnsi="Garamond"/>
          <w:sz w:val="22"/>
          <w:szCs w:val="22"/>
        </w:rPr>
        <w:t xml:space="preserve">for estimating provenance </w:t>
      </w:r>
      <w:r w:rsidR="00FD2359" w:rsidRPr="00CA63D8">
        <w:rPr>
          <w:rFonts w:ascii="Garamond" w:hAnsi="Garamond"/>
          <w:sz w:val="22"/>
          <w:szCs w:val="22"/>
        </w:rPr>
        <w:t xml:space="preserve">using </w:t>
      </w:r>
      <w:r>
        <w:rPr>
          <w:rFonts w:ascii="Garamond" w:hAnsi="Garamond"/>
          <w:sz w:val="22"/>
          <w:szCs w:val="22"/>
        </w:rPr>
        <w:t xml:space="preserve">ear stones found in fish, or </w:t>
      </w:r>
      <w:r w:rsidR="00FD2359" w:rsidRPr="00CA63D8">
        <w:rPr>
          <w:rFonts w:ascii="Garamond" w:hAnsi="Garamond"/>
          <w:sz w:val="22"/>
          <w:szCs w:val="22"/>
        </w:rPr>
        <w:t>otoliths</w:t>
      </w:r>
      <w:r>
        <w:rPr>
          <w:rFonts w:ascii="Garamond" w:hAnsi="Garamond"/>
          <w:sz w:val="22"/>
          <w:szCs w:val="22"/>
        </w:rPr>
        <w:t>,</w:t>
      </w:r>
      <w:r w:rsidR="00FD2359" w:rsidRPr="00CA63D8">
        <w:rPr>
          <w:rFonts w:ascii="Garamond" w:hAnsi="Garamond"/>
          <w:sz w:val="22"/>
          <w:szCs w:val="22"/>
        </w:rPr>
        <w:t xml:space="preserve"> ha</w:t>
      </w:r>
      <w:r w:rsidR="00B95E95">
        <w:rPr>
          <w:rFonts w:ascii="Garamond" w:hAnsi="Garamond"/>
          <w:sz w:val="22"/>
          <w:szCs w:val="22"/>
        </w:rPr>
        <w:t>ve</w:t>
      </w:r>
      <w:r>
        <w:rPr>
          <w:rFonts w:ascii="Garamond" w:hAnsi="Garamond"/>
          <w:sz w:val="22"/>
          <w:szCs w:val="22"/>
        </w:rPr>
        <w:t xml:space="preserve"> </w:t>
      </w:r>
      <w:r w:rsidR="00FD2359" w:rsidRPr="00CA63D8">
        <w:rPr>
          <w:rFonts w:ascii="Garamond" w:hAnsi="Garamond"/>
          <w:sz w:val="22"/>
          <w:szCs w:val="22"/>
        </w:rPr>
        <w:t>emerged as an alternative approach</w:t>
      </w:r>
      <w:r>
        <w:rPr>
          <w:rFonts w:ascii="Garamond" w:hAnsi="Garamond"/>
          <w:sz w:val="22"/>
          <w:szCs w:val="22"/>
        </w:rPr>
        <w:t xml:space="preserve"> to GSI</w:t>
      </w:r>
      <w:r w:rsidR="00FD2359" w:rsidRPr="00CA63D8">
        <w:rPr>
          <w:rFonts w:ascii="Garamond" w:hAnsi="Garamond"/>
          <w:sz w:val="22"/>
          <w:szCs w:val="22"/>
        </w:rPr>
        <w:t>, offering finer spatial resolution than genetics in some cases</w:t>
      </w:r>
      <w:r>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(Brennan et al., 2015; Brennan &amp; Schindler, 2017; Kennedy et al., 1997)</w:t>
      </w:r>
      <w:r w:rsidR="0010010D" w:rsidRPr="00CA63D8">
        <w:rPr>
          <w:rFonts w:ascii="Garamond" w:hAnsi="Garamond"/>
          <w:sz w:val="22"/>
          <w:szCs w:val="22"/>
        </w:rPr>
        <w:fldChar w:fldCharType="end"/>
      </w:r>
      <w:r w:rsidR="0010010D" w:rsidRPr="00CA63D8">
        <w:rPr>
          <w:rFonts w:ascii="Garamond" w:hAnsi="Garamond"/>
          <w:sz w:val="22"/>
          <w:szCs w:val="22"/>
        </w:rPr>
        <w:t>. The relative ratio of strontium-87 to strontium-86 (</w:t>
      </w:r>
      <w:r w:rsidR="0010010D" w:rsidRPr="00CA63D8">
        <w:rPr>
          <w:rFonts w:ascii="Cambria Math" w:hAnsi="Cambria Math" w:cs="Cambria Math"/>
          <w:sz w:val="22"/>
          <w:szCs w:val="22"/>
        </w:rPr>
        <w:t>⁸⁷</w:t>
      </w:r>
      <w:r w:rsidR="0010010D" w:rsidRPr="00CA63D8">
        <w:rPr>
          <w:rFonts w:ascii="Garamond" w:hAnsi="Garamond"/>
          <w:sz w:val="22"/>
          <w:szCs w:val="22"/>
        </w:rPr>
        <w:t>Sr/</w:t>
      </w:r>
      <w:r w:rsidR="0010010D" w:rsidRPr="00CA63D8">
        <w:rPr>
          <w:rFonts w:ascii="Cambria Math" w:hAnsi="Cambria Math" w:cs="Cambria Math"/>
          <w:sz w:val="22"/>
          <w:szCs w:val="22"/>
        </w:rPr>
        <w:t>⁸⁶</w:t>
      </w:r>
      <w:r w:rsidR="0010010D" w:rsidRPr="00CA63D8">
        <w:rPr>
          <w:rFonts w:ascii="Garamond" w:hAnsi="Garamond"/>
          <w:sz w:val="22"/>
          <w:szCs w:val="22"/>
        </w:rPr>
        <w:t xml:space="preserve">Sr) is heterogeneously distributed across geologically diverse landscapes, faithfully incorporated </w:t>
      </w:r>
      <w:ins w:id="42" w:author="Benjamin J. Makhlouf" w:date="2025-10-13T10:05:00Z" w16du:dateUtc="2025-10-13T17:05:00Z">
        <w:r w:rsidR="000413A9">
          <w:rPr>
            <w:rFonts w:ascii="Garamond" w:hAnsi="Garamond"/>
            <w:sz w:val="22"/>
            <w:szCs w:val="22"/>
          </w:rPr>
          <w:t xml:space="preserve">into </w:t>
        </w:r>
      </w:ins>
      <w:r w:rsidR="00FD2359" w:rsidRPr="00CA63D8">
        <w:rPr>
          <w:rFonts w:ascii="Garamond" w:hAnsi="Garamond"/>
          <w:sz w:val="22"/>
          <w:szCs w:val="22"/>
        </w:rPr>
        <w:t>the</w:t>
      </w:r>
      <w:r w:rsidR="00B95E95">
        <w:rPr>
          <w:rFonts w:ascii="Garamond" w:hAnsi="Garamond"/>
          <w:sz w:val="22"/>
          <w:szCs w:val="22"/>
        </w:rPr>
        <w:t xml:space="preserve"> metabolically inert</w:t>
      </w:r>
      <w:r w:rsidR="00FD2359" w:rsidRPr="00CA63D8">
        <w:rPr>
          <w:rFonts w:ascii="Garamond" w:hAnsi="Garamond"/>
          <w:sz w:val="22"/>
          <w:szCs w:val="22"/>
        </w:rPr>
        <w:t xml:space="preserve"> </w:t>
      </w:r>
      <w:r w:rsidR="0010010D" w:rsidRPr="00CA63D8">
        <w:rPr>
          <w:rFonts w:ascii="Garamond" w:hAnsi="Garamond"/>
          <w:sz w:val="22"/>
          <w:szCs w:val="22"/>
        </w:rPr>
        <w:t>otolith</w:t>
      </w:r>
      <w:r w:rsidR="00FD2359" w:rsidRPr="00CA63D8">
        <w:rPr>
          <w:rFonts w:ascii="Garamond" w:hAnsi="Garamond"/>
          <w:sz w:val="22"/>
          <w:szCs w:val="22"/>
        </w:rPr>
        <w:t xml:space="preserve"> structure</w:t>
      </w:r>
      <w:r w:rsidR="0010010D" w:rsidRPr="00CA63D8">
        <w:rPr>
          <w:rFonts w:ascii="Garamond" w:hAnsi="Garamond"/>
          <w:sz w:val="22"/>
          <w:szCs w:val="22"/>
        </w:rPr>
        <w:t xml:space="preserve">, and </w:t>
      </w:r>
      <w:r w:rsidR="00B95E95">
        <w:rPr>
          <w:rFonts w:ascii="Garamond" w:hAnsi="Garamond"/>
          <w:sz w:val="22"/>
          <w:szCs w:val="22"/>
        </w:rPr>
        <w:t xml:space="preserve">has been demonstrated to be </w:t>
      </w:r>
      <w:r w:rsidR="0010010D" w:rsidRPr="00CA63D8">
        <w:rPr>
          <w:rFonts w:ascii="Garamond" w:hAnsi="Garamond"/>
          <w:sz w:val="22"/>
          <w:szCs w:val="22"/>
        </w:rPr>
        <w:t>temporally stable in Alaskan watersheds</w:t>
      </w:r>
      <w:r w:rsidR="00B95E95">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(Bataille &amp; Bowen, 2012; Brennan et al., 2015; Campana, 1999; Capo et al., 1998)</w:t>
      </w:r>
      <w:r w:rsidR="0010010D" w:rsidRPr="00CA63D8">
        <w:rPr>
          <w:rFonts w:ascii="Garamond" w:hAnsi="Garamond"/>
          <w:sz w:val="22"/>
          <w:szCs w:val="22"/>
        </w:rPr>
        <w:fldChar w:fldCharType="end"/>
      </w:r>
      <w:r w:rsidR="0010010D" w:rsidRPr="00CA63D8">
        <w:rPr>
          <w:rFonts w:ascii="Garamond" w:hAnsi="Garamond"/>
          <w:sz w:val="22"/>
          <w:szCs w:val="22"/>
        </w:rPr>
        <w:t xml:space="preserve">. </w:t>
      </w:r>
      <w:r w:rsidR="00B95E95">
        <w:rPr>
          <w:rFonts w:ascii="Garamond" w:hAnsi="Garamond"/>
          <w:sz w:val="22"/>
          <w:szCs w:val="22"/>
        </w:rPr>
        <w:t>As such, t</w:t>
      </w:r>
      <w:r>
        <w:rPr>
          <w:rFonts w:ascii="Garamond" w:hAnsi="Garamond"/>
          <w:sz w:val="22"/>
          <w:szCs w:val="22"/>
        </w:rPr>
        <w:t xml:space="preserve">his </w:t>
      </w:r>
      <w:r w:rsidR="00B95E95">
        <w:rPr>
          <w:rFonts w:ascii="Garamond" w:hAnsi="Garamond"/>
          <w:sz w:val="22"/>
          <w:szCs w:val="22"/>
        </w:rPr>
        <w:t>method</w:t>
      </w:r>
      <w:r>
        <w:rPr>
          <w:rFonts w:ascii="Garamond" w:hAnsi="Garamond"/>
          <w:sz w:val="22"/>
          <w:szCs w:val="22"/>
        </w:rPr>
        <w:t xml:space="preserve"> has been used to </w:t>
      </w:r>
      <w:r w:rsidR="00FD2359" w:rsidRPr="00CA63D8">
        <w:rPr>
          <w:rFonts w:ascii="Garamond" w:hAnsi="Garamond"/>
          <w:sz w:val="22"/>
          <w:szCs w:val="22"/>
        </w:rPr>
        <w:t>estimate provenance</w:t>
      </w:r>
      <w:r>
        <w:rPr>
          <w:rFonts w:ascii="Garamond" w:hAnsi="Garamond"/>
          <w:sz w:val="22"/>
          <w:szCs w:val="22"/>
        </w:rPr>
        <w:t xml:space="preserve"> of </w:t>
      </w:r>
      <w:r w:rsidR="00B95E95">
        <w:rPr>
          <w:rFonts w:ascii="Garamond" w:hAnsi="Garamond"/>
          <w:sz w:val="22"/>
          <w:szCs w:val="22"/>
        </w:rPr>
        <w:t xml:space="preserve">salmon from </w:t>
      </w:r>
      <w:r w:rsidR="00843D3D">
        <w:rPr>
          <w:rFonts w:ascii="Garamond" w:hAnsi="Garamond"/>
          <w:sz w:val="22"/>
          <w:szCs w:val="22"/>
        </w:rPr>
        <w:t xml:space="preserve">within the </w:t>
      </w:r>
      <w:r w:rsidR="00B95E95">
        <w:rPr>
          <w:rFonts w:ascii="Garamond" w:hAnsi="Garamond"/>
          <w:sz w:val="22"/>
          <w:szCs w:val="22"/>
        </w:rPr>
        <w:t xml:space="preserve">watersheds </w:t>
      </w:r>
      <w:r w:rsidR="00843D3D">
        <w:rPr>
          <w:rFonts w:ascii="Garamond" w:hAnsi="Garamond"/>
          <w:sz w:val="22"/>
          <w:szCs w:val="22"/>
        </w:rPr>
        <w:t xml:space="preserve">where fish are harvested </w:t>
      </w:r>
      <w:r w:rsidR="00B95E95">
        <w:rPr>
          <w:rFonts w:ascii="Garamond" w:hAnsi="Garamond"/>
          <w:sz w:val="22"/>
          <w:szCs w:val="22"/>
        </w:rPr>
        <w:t xml:space="preserve">by comparing the </w:t>
      </w:r>
      <w:r w:rsidR="00FD2359" w:rsidRPr="00CA63D8">
        <w:rPr>
          <w:rFonts w:ascii="Cambria Math" w:hAnsi="Cambria Math" w:cs="Cambria Math"/>
          <w:sz w:val="22"/>
          <w:szCs w:val="22"/>
        </w:rPr>
        <w:t>⁸⁷</w:t>
      </w:r>
      <w:r w:rsidR="00FD2359" w:rsidRPr="00CA63D8">
        <w:rPr>
          <w:rFonts w:ascii="Garamond" w:hAnsi="Garamond"/>
          <w:sz w:val="22"/>
          <w:szCs w:val="22"/>
        </w:rPr>
        <w:t>Sr/</w:t>
      </w:r>
      <w:r w:rsidR="00FD2359" w:rsidRPr="00CA63D8">
        <w:rPr>
          <w:rFonts w:ascii="Cambria Math" w:hAnsi="Cambria Math" w:cs="Cambria Math"/>
          <w:sz w:val="22"/>
          <w:szCs w:val="22"/>
        </w:rPr>
        <w:t>⁸⁶</w:t>
      </w:r>
      <w:r w:rsidR="00FD2359" w:rsidRPr="00CA63D8">
        <w:rPr>
          <w:rFonts w:ascii="Garamond" w:hAnsi="Garamond"/>
          <w:sz w:val="22"/>
          <w:szCs w:val="22"/>
        </w:rPr>
        <w:t xml:space="preserve">Sr </w:t>
      </w:r>
      <w:r>
        <w:rPr>
          <w:rFonts w:ascii="Garamond" w:hAnsi="Garamond"/>
          <w:sz w:val="22"/>
          <w:szCs w:val="22"/>
        </w:rPr>
        <w:t xml:space="preserve">value </w:t>
      </w:r>
      <w:r w:rsidR="00B95E95">
        <w:rPr>
          <w:rFonts w:ascii="Garamond" w:hAnsi="Garamond"/>
          <w:sz w:val="22"/>
          <w:szCs w:val="22"/>
        </w:rPr>
        <w:t xml:space="preserve">isolated from the natal </w:t>
      </w:r>
      <w:r>
        <w:rPr>
          <w:rFonts w:ascii="Garamond" w:hAnsi="Garamond"/>
          <w:sz w:val="22"/>
          <w:szCs w:val="22"/>
        </w:rPr>
        <w:t xml:space="preserve">freshwater region of the otolith to strontium values </w:t>
      </w:r>
      <w:r w:rsidR="00FD2359" w:rsidRPr="00CA63D8">
        <w:rPr>
          <w:rFonts w:ascii="Garamond" w:hAnsi="Garamond"/>
          <w:sz w:val="22"/>
          <w:szCs w:val="22"/>
        </w:rPr>
        <w:t xml:space="preserve">modeled </w:t>
      </w:r>
      <w:r>
        <w:rPr>
          <w:rFonts w:ascii="Garamond" w:hAnsi="Garamond"/>
          <w:sz w:val="22"/>
          <w:szCs w:val="22"/>
        </w:rPr>
        <w:t xml:space="preserve">across the landscape </w:t>
      </w:r>
      <w:r>
        <w:rPr>
          <w:rFonts w:ascii="Garamond" w:hAnsi="Garamond"/>
          <w:sz w:val="22"/>
          <w:szCs w:val="22"/>
        </w:rPr>
        <w:fldChar w:fldCharType="begin"/>
      </w:r>
      <w:r>
        <w:rPr>
          <w:rFonts w:ascii="Garamond" w:hAnsi="Garamond"/>
          <w:sz w:val="22"/>
          <w:szCs w:val="22"/>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(Brennan et al., 2015, 2019)</w:t>
      </w:r>
      <w:r>
        <w:rPr>
          <w:rFonts w:ascii="Garamond" w:hAnsi="Garamond"/>
          <w:sz w:val="22"/>
          <w:szCs w:val="22"/>
        </w:rPr>
        <w:fldChar w:fldCharType="end"/>
      </w:r>
      <w:r>
        <w:rPr>
          <w:rFonts w:ascii="Garamond" w:hAnsi="Garamond"/>
          <w:sz w:val="22"/>
          <w:szCs w:val="22"/>
        </w:rPr>
        <w:t xml:space="preserve"> </w:t>
      </w:r>
      <w:r w:rsidR="00F64010" w:rsidRPr="00CA63D8">
        <w:rPr>
          <w:rFonts w:ascii="Garamond" w:hAnsi="Garamond"/>
          <w:sz w:val="22"/>
          <w:szCs w:val="22"/>
        </w:rPr>
        <w:t>However</w:t>
      </w:r>
      <w:r w:rsidR="0010010D" w:rsidRPr="00CA63D8">
        <w:rPr>
          <w:rFonts w:ascii="Garamond" w:hAnsi="Garamond"/>
          <w:sz w:val="22"/>
          <w:szCs w:val="22"/>
        </w:rPr>
        <w:t xml:space="preserve">, this method is limited by the level of isotopic heterogeneity relative to the spatial scale of interest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(Makhlouf et al., 2025)</w:t>
      </w:r>
      <w:r w:rsidR="0010010D" w:rsidRPr="00CA63D8">
        <w:rPr>
          <w:rFonts w:ascii="Garamond" w:hAnsi="Garamond"/>
          <w:sz w:val="22"/>
          <w:szCs w:val="22"/>
        </w:rPr>
        <w:fldChar w:fldCharType="end"/>
      </w:r>
      <w:r w:rsidR="0010010D" w:rsidRPr="00CA63D8">
        <w:rPr>
          <w:rFonts w:ascii="Garamond" w:hAnsi="Garamond"/>
          <w:sz w:val="22"/>
          <w:szCs w:val="22"/>
        </w:rPr>
        <w:t xml:space="preserve">. </w:t>
      </w:r>
      <w:ins w:id="43" w:author="Benjamin J. Makhlouf" w:date="2025-10-13T10:07:00Z" w16du:dateUtc="2025-10-13T17:07:00Z">
        <w:r w:rsidR="000413A9">
          <w:rPr>
            <w:rFonts w:ascii="Garamond" w:hAnsi="Garamond"/>
            <w:sz w:val="22"/>
            <w:szCs w:val="22"/>
          </w:rPr>
          <w:t>In western Alaska, t</w:t>
        </w:r>
      </w:ins>
      <w:ins w:id="44" w:author="Benjamin J. Makhlouf" w:date="2025-10-13T10:06:00Z" w16du:dateUtc="2025-10-13T17:06:00Z">
        <w:r w:rsidR="000413A9">
          <w:rPr>
            <w:rFonts w:ascii="Garamond" w:hAnsi="Garamond"/>
            <w:sz w:val="22"/>
            <w:szCs w:val="22"/>
          </w:rPr>
          <w:t>he h</w:t>
        </w:r>
      </w:ins>
      <w:del w:id="45" w:author="Benjamin J. Makhlouf" w:date="2025-10-13T10:06:00Z" w16du:dateUtc="2025-10-13T17:06:00Z">
        <w:r w:rsidR="00B95E95" w:rsidDel="000413A9">
          <w:rPr>
            <w:rFonts w:ascii="Garamond" w:hAnsi="Garamond"/>
            <w:sz w:val="22"/>
            <w:szCs w:val="22"/>
          </w:rPr>
          <w:delText>H</w:delText>
        </w:r>
      </w:del>
      <w:r>
        <w:rPr>
          <w:rFonts w:ascii="Garamond" w:hAnsi="Garamond"/>
          <w:sz w:val="22"/>
          <w:szCs w:val="22"/>
        </w:rPr>
        <w:t xml:space="preserve">eterogeneity in strontium isotope ratios is sufficient </w:t>
      </w:r>
      <w:r w:rsidR="002F3B7A">
        <w:rPr>
          <w:rFonts w:ascii="Garamond" w:hAnsi="Garamond"/>
          <w:sz w:val="22"/>
          <w:szCs w:val="22"/>
        </w:rPr>
        <w:t xml:space="preserve">to discriminate among major tributaries </w:t>
      </w:r>
      <w:r>
        <w:rPr>
          <w:rFonts w:ascii="Garamond" w:hAnsi="Garamond"/>
          <w:sz w:val="22"/>
          <w:szCs w:val="22"/>
        </w:rPr>
        <w:t xml:space="preserve">within a single </w:t>
      </w:r>
      <w:ins w:id="46" w:author="Benjamin J. Makhlouf" w:date="2025-10-13T10:06:00Z" w16du:dateUtc="2025-10-13T17:06:00Z">
        <w:r w:rsidR="000413A9">
          <w:rPr>
            <w:rFonts w:ascii="Garamond" w:hAnsi="Garamond"/>
            <w:sz w:val="22"/>
            <w:szCs w:val="22"/>
          </w:rPr>
          <w:t xml:space="preserve">watershed </w:t>
        </w:r>
      </w:ins>
      <w:del w:id="47" w:author="Benjamin J. Makhlouf" w:date="2025-10-13T10:06:00Z" w16du:dateUtc="2025-10-13T17:06:00Z">
        <w:r w:rsidDel="000413A9">
          <w:rPr>
            <w:rFonts w:ascii="Garamond" w:hAnsi="Garamond"/>
            <w:sz w:val="22"/>
            <w:szCs w:val="22"/>
          </w:rPr>
          <w:delText>river-basin</w:delText>
        </w:r>
        <w:r w:rsidR="00071FD5" w:rsidDel="000413A9">
          <w:rPr>
            <w:rFonts w:ascii="Garamond" w:hAnsi="Garamond"/>
            <w:sz w:val="22"/>
            <w:szCs w:val="22"/>
          </w:rPr>
          <w:delText xml:space="preserve"> </w:delText>
        </w:r>
      </w:del>
      <w:r w:rsidR="00071FD5">
        <w:rPr>
          <w:rFonts w:ascii="Garamond" w:hAnsi="Garamond"/>
          <w:sz w:val="22"/>
          <w:szCs w:val="22"/>
        </w:rPr>
        <w:t>from which an individual fish is captured</w:t>
      </w:r>
      <w:ins w:id="48" w:author="Benjamin J. Makhlouf" w:date="2025-10-13T10:07:00Z" w16du:dateUtc="2025-10-13T17:07:00Z">
        <w:r w:rsidR="000413A9">
          <w:rPr>
            <w:rFonts w:ascii="Garamond" w:hAnsi="Garamond"/>
            <w:sz w:val="22"/>
            <w:szCs w:val="22"/>
          </w:rPr>
          <w:t>.</w:t>
        </w:r>
      </w:ins>
      <w:del w:id="49" w:author="Benjamin J. Makhlouf" w:date="2025-10-13T10:07:00Z" w16du:dateUtc="2025-10-13T17:07:00Z">
        <w:r w:rsidDel="000413A9">
          <w:rPr>
            <w:rFonts w:ascii="Garamond" w:hAnsi="Garamond"/>
            <w:sz w:val="22"/>
            <w:szCs w:val="22"/>
          </w:rPr>
          <w:delText>,</w:delText>
        </w:r>
      </w:del>
      <w:ins w:id="50" w:author="Benjamin J. Makhlouf" w:date="2025-10-13T10:07:00Z" w16du:dateUtc="2025-10-13T17:07:00Z">
        <w:r w:rsidR="000413A9">
          <w:rPr>
            <w:rFonts w:ascii="Garamond" w:hAnsi="Garamond"/>
            <w:sz w:val="22"/>
            <w:szCs w:val="22"/>
          </w:rPr>
          <w:t xml:space="preserve"> </w:t>
        </w:r>
      </w:ins>
      <w:del w:id="51" w:author="Benjamin J. Makhlouf" w:date="2025-10-13T10:07:00Z" w16du:dateUtc="2025-10-13T17:07:00Z">
        <w:r w:rsidDel="000413A9">
          <w:rPr>
            <w:rFonts w:ascii="Garamond" w:hAnsi="Garamond"/>
            <w:sz w:val="22"/>
            <w:szCs w:val="22"/>
          </w:rPr>
          <w:delText xml:space="preserve"> </w:delText>
        </w:r>
      </w:del>
      <w:ins w:id="52" w:author="Benjamin J. Makhlouf" w:date="2025-10-13T10:07:00Z" w16du:dateUtc="2025-10-13T17:07:00Z">
        <w:r w:rsidR="000413A9">
          <w:rPr>
            <w:rFonts w:ascii="Garamond" w:hAnsi="Garamond"/>
            <w:sz w:val="22"/>
            <w:szCs w:val="22"/>
          </w:rPr>
          <w:t>H</w:t>
        </w:r>
      </w:ins>
      <w:del w:id="53" w:author="Benjamin J. Makhlouf" w:date="2025-10-13T10:07:00Z" w16du:dateUtc="2025-10-13T17:07:00Z">
        <w:r w:rsidR="00B95E95" w:rsidDel="000413A9">
          <w:rPr>
            <w:rFonts w:ascii="Garamond" w:hAnsi="Garamond"/>
            <w:sz w:val="22"/>
            <w:szCs w:val="22"/>
          </w:rPr>
          <w:delText>h</w:delText>
        </w:r>
      </w:del>
      <w:r w:rsidR="00B95E95">
        <w:rPr>
          <w:rFonts w:ascii="Garamond" w:hAnsi="Garamond"/>
          <w:sz w:val="22"/>
          <w:szCs w:val="22"/>
        </w:rPr>
        <w:t xml:space="preserve">owever, </w:t>
      </w:r>
      <w:r>
        <w:rPr>
          <w:rFonts w:ascii="Garamond" w:hAnsi="Garamond"/>
          <w:sz w:val="22"/>
          <w:szCs w:val="22"/>
        </w:rPr>
        <w:t xml:space="preserve">redundancy in strontium isotope ratios </w:t>
      </w:r>
      <w:r w:rsidR="00843D3D">
        <w:rPr>
          <w:rFonts w:ascii="Garamond" w:hAnsi="Garamond"/>
          <w:sz w:val="22"/>
          <w:szCs w:val="22"/>
        </w:rPr>
        <w:t xml:space="preserve">among rivers </w:t>
      </w:r>
      <w:r>
        <w:rPr>
          <w:rFonts w:ascii="Garamond" w:hAnsi="Garamond"/>
          <w:sz w:val="22"/>
          <w:szCs w:val="22"/>
        </w:rPr>
        <w:t xml:space="preserve">at the regional scale prevents </w:t>
      </w:r>
      <w:r w:rsidR="0010010D" w:rsidRPr="00CA63D8">
        <w:rPr>
          <w:rFonts w:ascii="Garamond" w:hAnsi="Garamond"/>
          <w:sz w:val="22"/>
          <w:szCs w:val="22"/>
        </w:rPr>
        <w:t xml:space="preserve">reliable assignments </w:t>
      </w:r>
      <w:r>
        <w:rPr>
          <w:rFonts w:ascii="Garamond" w:hAnsi="Garamond"/>
          <w:sz w:val="22"/>
          <w:szCs w:val="22"/>
        </w:rPr>
        <w:t>of river of origin</w:t>
      </w:r>
      <w:ins w:id="54" w:author="Benjamin J. Makhlouf" w:date="2025-10-13T10:07:00Z" w16du:dateUtc="2025-10-13T17:07:00Z">
        <w:r w:rsidR="000413A9">
          <w:rPr>
            <w:rFonts w:ascii="Garamond" w:hAnsi="Garamond"/>
            <w:sz w:val="22"/>
            <w:szCs w:val="22"/>
          </w:rPr>
          <w:t xml:space="preserve"> (Figure 1b.</w:t>
        </w:r>
      </w:ins>
      <w:ins w:id="55" w:author="Benjamin J. Makhlouf" w:date="2025-10-13T10:08:00Z" w16du:dateUtc="2025-10-13T17:08:00Z">
        <w:r w:rsidR="000413A9">
          <w:rPr>
            <w:rFonts w:ascii="Garamond" w:hAnsi="Garamond"/>
            <w:sz w:val="22"/>
            <w:szCs w:val="22"/>
          </w:rPr>
          <w:t>)</w:t>
        </w:r>
      </w:ins>
      <w:r w:rsidR="00B95E95">
        <w:rPr>
          <w:rFonts w:ascii="Garamond" w:hAnsi="Garamond"/>
          <w:sz w:val="22"/>
          <w:szCs w:val="22"/>
        </w:rPr>
        <w:t xml:space="preserve">. As a result, determining the river of origin from a </w:t>
      </w:r>
      <w:ins w:id="56" w:author="Benjamin J. Makhlouf" w:date="2025-10-13T10:08:00Z" w16du:dateUtc="2025-10-13T17:08:00Z">
        <w:r w:rsidR="000413A9">
          <w:rPr>
            <w:rFonts w:ascii="Garamond" w:hAnsi="Garamond"/>
            <w:sz w:val="22"/>
            <w:szCs w:val="22"/>
          </w:rPr>
          <w:t>single</w:t>
        </w:r>
      </w:ins>
      <w:del w:id="57" w:author="Benjamin J. Makhlouf" w:date="2025-10-13T10:08:00Z" w16du:dateUtc="2025-10-13T17:08:00Z">
        <w:r w:rsidR="00B95E95" w:rsidDel="000413A9">
          <w:rPr>
            <w:rFonts w:ascii="Garamond" w:hAnsi="Garamond"/>
            <w:sz w:val="22"/>
            <w:szCs w:val="22"/>
          </w:rPr>
          <w:delText>discrete</w:delText>
        </w:r>
      </w:del>
      <w:r w:rsidR="00B95E95">
        <w:rPr>
          <w:rFonts w:ascii="Garamond" w:hAnsi="Garamond"/>
          <w:sz w:val="22"/>
          <w:szCs w:val="22"/>
        </w:rPr>
        <w:t xml:space="preserve"> </w:t>
      </w:r>
      <w:r w:rsidR="00B95E95" w:rsidRPr="00CA63D8">
        <w:rPr>
          <w:rFonts w:ascii="Cambria Math" w:hAnsi="Cambria Math" w:cs="Cambria Math"/>
          <w:sz w:val="22"/>
          <w:szCs w:val="22"/>
        </w:rPr>
        <w:t>⁸⁷</w:t>
      </w:r>
      <w:r w:rsidR="00B95E95" w:rsidRPr="00CA63D8">
        <w:rPr>
          <w:rFonts w:ascii="Garamond" w:hAnsi="Garamond"/>
          <w:sz w:val="22"/>
          <w:szCs w:val="22"/>
        </w:rPr>
        <w:t>Sr/</w:t>
      </w:r>
      <w:r w:rsidR="00B95E95" w:rsidRPr="00CA63D8">
        <w:rPr>
          <w:rFonts w:ascii="Cambria Math" w:hAnsi="Cambria Math" w:cs="Cambria Math"/>
          <w:sz w:val="22"/>
          <w:szCs w:val="22"/>
        </w:rPr>
        <w:t>⁸⁶</w:t>
      </w:r>
      <w:r w:rsidR="00B95E95" w:rsidRPr="00CA63D8">
        <w:rPr>
          <w:rFonts w:ascii="Garamond" w:hAnsi="Garamond"/>
          <w:sz w:val="22"/>
          <w:szCs w:val="22"/>
        </w:rPr>
        <w:t xml:space="preserve">Sr </w:t>
      </w:r>
      <w:r w:rsidR="00B95E95">
        <w:rPr>
          <w:rFonts w:ascii="Garamond" w:hAnsi="Garamond"/>
          <w:sz w:val="22"/>
          <w:szCs w:val="22"/>
        </w:rPr>
        <w:t>value i</w:t>
      </w:r>
      <w:ins w:id="58" w:author="Benjamin J. Makhlouf" w:date="2025-10-27T08:12:00Z" w16du:dateUtc="2025-10-27T12:12:00Z">
        <w:r w:rsidR="00E57182">
          <w:rPr>
            <w:rFonts w:ascii="Garamond" w:hAnsi="Garamond"/>
            <w:sz w:val="22"/>
            <w:szCs w:val="22"/>
          </w:rPr>
          <w:t>s</w:t>
        </w:r>
      </w:ins>
      <w:del w:id="59" w:author="Benjamin J. Makhlouf" w:date="2025-10-27T08:12:00Z" w16du:dateUtc="2025-10-27T12:12:00Z">
        <w:r w:rsidR="00B95E95" w:rsidDel="00E57182">
          <w:rPr>
            <w:rFonts w:ascii="Garamond" w:hAnsi="Garamond"/>
            <w:sz w:val="22"/>
            <w:szCs w:val="22"/>
          </w:rPr>
          <w:delText xml:space="preserve">s </w:delText>
        </w:r>
        <w:r w:rsidR="00484C67" w:rsidDel="00E57182">
          <w:rPr>
            <w:rFonts w:ascii="Garamond" w:hAnsi="Garamond"/>
            <w:sz w:val="22"/>
            <w:szCs w:val="22"/>
          </w:rPr>
          <w:delText>is</w:delText>
        </w:r>
      </w:del>
      <w:r w:rsidR="00484C67">
        <w:rPr>
          <w:rFonts w:ascii="Garamond" w:hAnsi="Garamond"/>
          <w:sz w:val="22"/>
          <w:szCs w:val="22"/>
        </w:rPr>
        <w:t xml:space="preserve"> distinctly limited</w:t>
      </w:r>
      <w:r w:rsidR="00B95E95">
        <w:rPr>
          <w:rFonts w:ascii="Garamond" w:hAnsi="Garamond"/>
          <w:sz w:val="22"/>
          <w:szCs w:val="22"/>
        </w:rPr>
        <w:t xml:space="preserve"> for marine caught fish which </w:t>
      </w:r>
      <w:r w:rsidR="00CA63D8" w:rsidRPr="00CA63D8">
        <w:rPr>
          <w:rFonts w:ascii="Garamond" w:hAnsi="Garamond"/>
          <w:sz w:val="22"/>
          <w:szCs w:val="22"/>
        </w:rPr>
        <w:t>could have originated from any of the three watersheds</w:t>
      </w:r>
      <w:r w:rsidR="0010010D" w:rsidRPr="00CA63D8">
        <w:rPr>
          <w:rFonts w:ascii="Garamond" w:hAnsi="Garamond"/>
          <w:sz w:val="22"/>
          <w:szCs w:val="22"/>
        </w:rPr>
        <w:t xml:space="preserve"> (Figure 1).</w:t>
      </w:r>
    </w:p>
    <w:p w14:paraId="3204BB9A" w14:textId="6D135A6C" w:rsidR="00E71422" w:rsidRDefault="00CA63D8" w:rsidP="00B95E95">
      <w:pPr>
        <w:spacing w:line="480" w:lineRule="auto"/>
        <w:ind w:firstLine="720"/>
        <w:rPr>
          <w:rFonts w:ascii="Garamond" w:hAnsi="Garamond"/>
          <w:sz w:val="22"/>
          <w:szCs w:val="22"/>
        </w:rPr>
      </w:pPr>
      <w:r w:rsidRPr="000318EA">
        <w:rPr>
          <w:rFonts w:ascii="Garamond" w:hAnsi="Garamond"/>
          <w:sz w:val="22"/>
          <w:szCs w:val="22"/>
        </w:rPr>
        <w:t>Otolith growth and isotopic incorporation occur continuously over an individual’s lifetime</w:t>
      </w:r>
      <w:ins w:id="60" w:author="Benjamin J. Makhlouf" w:date="2025-10-13T10:10:00Z" w16du:dateUtc="2025-10-13T17:10:00Z">
        <w:r w:rsidR="000413A9">
          <w:rPr>
            <w:rFonts w:ascii="Garamond" w:hAnsi="Garamond"/>
            <w:sz w:val="22"/>
            <w:szCs w:val="22"/>
          </w:rPr>
          <w:t xml:space="preserve">. When analyzed along the growth axis of the otolith, </w:t>
        </w:r>
      </w:ins>
      <w:del w:id="61" w:author="Benjamin J. Makhlouf" w:date="2025-10-13T10:10:00Z" w16du:dateUtc="2025-10-13T17:10:00Z">
        <w:r w:rsidRPr="000318EA" w:rsidDel="000413A9">
          <w:rPr>
            <w:rFonts w:ascii="Garamond" w:hAnsi="Garamond"/>
            <w:sz w:val="22"/>
            <w:szCs w:val="22"/>
          </w:rPr>
          <w:delText>,</w:delText>
        </w:r>
      </w:del>
      <w:ins w:id="62" w:author="Benjamin J. Makhlouf" w:date="2025-10-13T10:10:00Z" w16du:dateUtc="2025-10-13T17:10:00Z">
        <w:r w:rsidR="000413A9">
          <w:rPr>
            <w:rFonts w:ascii="Garamond" w:hAnsi="Garamond"/>
            <w:sz w:val="22"/>
            <w:szCs w:val="22"/>
          </w:rPr>
          <w:t xml:space="preserve">this results in </w:t>
        </w:r>
      </w:ins>
      <w:del w:id="63" w:author="Benjamin J. Makhlouf" w:date="2025-10-13T10:10:00Z" w16du:dateUtc="2025-10-13T17:10:00Z">
        <w:r w:rsidRPr="000318EA" w:rsidDel="000413A9">
          <w:rPr>
            <w:rFonts w:ascii="Garamond" w:hAnsi="Garamond"/>
            <w:sz w:val="22"/>
            <w:szCs w:val="22"/>
          </w:rPr>
          <w:delText xml:space="preserve"> producing </w:delText>
        </w:r>
      </w:del>
      <w:r w:rsidRPr="000318EA">
        <w:rPr>
          <w:rFonts w:ascii="Garamond" w:hAnsi="Garamond"/>
          <w:sz w:val="22"/>
          <w:szCs w:val="22"/>
        </w:rPr>
        <w:t xml:space="preserve">a </w:t>
      </w:r>
      <w:r w:rsidRPr="000318EA">
        <w:rPr>
          <w:rFonts w:ascii="Cambria Math" w:hAnsi="Cambria Math" w:cs="Cambria Math"/>
          <w:sz w:val="22"/>
          <w:szCs w:val="22"/>
        </w:rPr>
        <w:t>⁸⁷</w:t>
      </w:r>
      <w:r w:rsidRPr="000318EA">
        <w:rPr>
          <w:rFonts w:ascii="Garamond" w:hAnsi="Garamond"/>
          <w:sz w:val="22"/>
          <w:szCs w:val="22"/>
        </w:rPr>
        <w:t>Sr/</w:t>
      </w:r>
      <w:r w:rsidRPr="000318EA">
        <w:rPr>
          <w:rFonts w:ascii="Cambria Math" w:hAnsi="Cambria Math" w:cs="Cambria Math"/>
          <w:sz w:val="22"/>
          <w:szCs w:val="22"/>
        </w:rPr>
        <w:t>⁸⁶</w:t>
      </w:r>
      <w:r w:rsidRPr="000318EA">
        <w:rPr>
          <w:rFonts w:ascii="Garamond" w:hAnsi="Garamond"/>
          <w:sz w:val="22"/>
          <w:szCs w:val="22"/>
        </w:rPr>
        <w:t xml:space="preserve">Sr time series that encodes </w:t>
      </w:r>
      <w:r w:rsidR="000743F7" w:rsidRPr="000318EA">
        <w:rPr>
          <w:rFonts w:ascii="Garamond" w:hAnsi="Garamond"/>
          <w:sz w:val="22"/>
          <w:szCs w:val="22"/>
        </w:rPr>
        <w:t>maternal migration history</w:t>
      </w:r>
      <w:r w:rsidR="000743F7">
        <w:rPr>
          <w:rFonts w:ascii="Garamond" w:hAnsi="Garamond"/>
          <w:sz w:val="22"/>
          <w:szCs w:val="22"/>
        </w:rPr>
        <w:t>,</w:t>
      </w:r>
      <w:ins w:id="64" w:author="Benjamin J. Makhlouf" w:date="2025-10-27T08:12:00Z" w16du:dateUtc="2025-10-27T12:12:00Z">
        <w:r w:rsidR="00E57182">
          <w:rPr>
            <w:rFonts w:ascii="Garamond" w:hAnsi="Garamond"/>
            <w:sz w:val="22"/>
            <w:szCs w:val="22"/>
          </w:rPr>
          <w:t xml:space="preserve"> </w:t>
        </w:r>
      </w:ins>
      <w:del w:id="65" w:author="Benjamin J. Makhlouf" w:date="2025-10-27T08:12:00Z" w16du:dateUtc="2025-10-27T12:12:00Z">
        <w:r w:rsidR="000743F7" w:rsidRPr="000318EA" w:rsidDel="00E57182">
          <w:rPr>
            <w:rFonts w:ascii="Garamond" w:hAnsi="Garamond"/>
            <w:sz w:val="22"/>
            <w:szCs w:val="22"/>
          </w:rPr>
          <w:delText xml:space="preserve"> </w:delText>
        </w:r>
        <w:r w:rsidR="000743F7" w:rsidDel="00E57182">
          <w:rPr>
            <w:rFonts w:ascii="Garamond" w:hAnsi="Garamond"/>
            <w:sz w:val="22"/>
            <w:szCs w:val="22"/>
          </w:rPr>
          <w:delText xml:space="preserve">and </w:delText>
        </w:r>
      </w:del>
      <w:r w:rsidRPr="000318EA">
        <w:rPr>
          <w:rFonts w:ascii="Garamond" w:hAnsi="Garamond"/>
          <w:sz w:val="22"/>
          <w:szCs w:val="22"/>
        </w:rPr>
        <w:t>sequential habitat use</w:t>
      </w:r>
      <w:ins w:id="66" w:author="Benjamin J. Makhlouf" w:date="2025-10-27T08:12:00Z" w16du:dateUtc="2025-10-27T12:12:00Z">
        <w:r w:rsidR="00E57182">
          <w:rPr>
            <w:rFonts w:ascii="Garamond" w:hAnsi="Garamond"/>
            <w:sz w:val="22"/>
            <w:szCs w:val="22"/>
          </w:rPr>
          <w:t xml:space="preserve">, </w:t>
        </w:r>
      </w:ins>
      <w:del w:id="67" w:author="Benjamin J. Makhlouf" w:date="2025-10-27T08:12:00Z" w16du:dateUtc="2025-10-27T12:12:00Z">
        <w:r w:rsidR="000743F7" w:rsidDel="00E57182">
          <w:rPr>
            <w:rFonts w:ascii="Garamond" w:hAnsi="Garamond"/>
            <w:sz w:val="22"/>
            <w:szCs w:val="22"/>
          </w:rPr>
          <w:delText xml:space="preserve"> </w:delText>
        </w:r>
      </w:del>
      <w:r w:rsidR="000743F7">
        <w:rPr>
          <w:rFonts w:ascii="Garamond" w:hAnsi="Garamond"/>
          <w:sz w:val="22"/>
          <w:szCs w:val="22"/>
        </w:rPr>
        <w:t>and</w:t>
      </w:r>
      <w:r w:rsidRPr="000318EA">
        <w:rPr>
          <w:rFonts w:ascii="Garamond" w:hAnsi="Garamond"/>
          <w:sz w:val="22"/>
          <w:szCs w:val="22"/>
        </w:rPr>
        <w:t xml:space="preserve"> relative growth</w:t>
      </w:r>
      <w:r w:rsidR="000743F7">
        <w:rPr>
          <w:rFonts w:ascii="Garamond" w:hAnsi="Garamond"/>
          <w:sz w:val="22"/>
          <w:szCs w:val="22"/>
        </w:rPr>
        <w:t xml:space="preserve"> of the individual as it migrates through the river</w:t>
      </w:r>
      <w:r w:rsidRPr="000318EA">
        <w:rPr>
          <w:rFonts w:ascii="Garamond" w:hAnsi="Garamond"/>
          <w:sz w:val="22"/>
          <w:szCs w:val="22"/>
        </w:rPr>
        <w:t xml:space="preserve"> </w:t>
      </w:r>
      <w:r w:rsidR="00F64010" w:rsidRPr="000318EA">
        <w:rPr>
          <w:rFonts w:ascii="Garamond" w:hAnsi="Garamond"/>
          <w:sz w:val="22"/>
          <w:szCs w:val="22"/>
        </w:rPr>
        <w:fldChar w:fldCharType="begin"/>
      </w:r>
      <w:r w:rsidR="00F64010" w:rsidRPr="000318EA">
        <w:rPr>
          <w:rFonts w:ascii="Garamond" w:hAnsi="Garamond"/>
          <w:sz w:val="22"/>
          <w:szCs w:val="22"/>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0318EA">
        <w:rPr>
          <w:rFonts w:ascii="Garamond" w:hAnsi="Garamond"/>
          <w:sz w:val="22"/>
          <w:szCs w:val="22"/>
        </w:rPr>
        <w:fldChar w:fldCharType="separate"/>
      </w:r>
      <w:r w:rsidR="00F64010" w:rsidRPr="000318EA">
        <w:rPr>
          <w:rFonts w:ascii="Garamond" w:hAnsi="Garamond"/>
          <w:noProof/>
          <w:sz w:val="22"/>
          <w:szCs w:val="22"/>
        </w:rPr>
        <w:t>(Hegg et al., 2019; Reis-Santos et al., 2022)</w:t>
      </w:r>
      <w:r w:rsidR="00F64010" w:rsidRPr="000318EA">
        <w:rPr>
          <w:rFonts w:ascii="Garamond" w:hAnsi="Garamond"/>
          <w:sz w:val="22"/>
          <w:szCs w:val="22"/>
        </w:rPr>
        <w:fldChar w:fldCharType="end"/>
      </w:r>
      <w:r w:rsidR="00F64010" w:rsidRPr="000318EA">
        <w:rPr>
          <w:rFonts w:ascii="Garamond" w:hAnsi="Garamond"/>
          <w:sz w:val="22"/>
          <w:szCs w:val="22"/>
        </w:rPr>
        <w:t xml:space="preserve">. </w:t>
      </w:r>
      <w:r w:rsidR="000318EA" w:rsidRPr="000318EA">
        <w:rPr>
          <w:rFonts w:ascii="Garamond" w:hAnsi="Garamond"/>
          <w:sz w:val="22"/>
          <w:szCs w:val="22"/>
        </w:rPr>
        <w:t xml:space="preserve">In some cases, rapid movement through multiple environments prevents full isotopic equilibration between the otolith and ambient water. For Pacific salmon, which </w:t>
      </w:r>
      <w:r w:rsidR="005D3AD5">
        <w:rPr>
          <w:rFonts w:ascii="Garamond" w:hAnsi="Garamond"/>
          <w:sz w:val="22"/>
          <w:szCs w:val="22"/>
        </w:rPr>
        <w:t xml:space="preserve">often </w:t>
      </w:r>
      <w:r w:rsidR="000318EA" w:rsidRPr="000318EA">
        <w:rPr>
          <w:rFonts w:ascii="Garamond" w:hAnsi="Garamond"/>
          <w:sz w:val="22"/>
          <w:szCs w:val="22"/>
        </w:rPr>
        <w:t xml:space="preserve">migrate quickly </w:t>
      </w:r>
      <w:r w:rsidR="005D3AD5">
        <w:rPr>
          <w:rFonts w:ascii="Garamond" w:hAnsi="Garamond"/>
          <w:sz w:val="22"/>
          <w:szCs w:val="22"/>
        </w:rPr>
        <w:t>among different</w:t>
      </w:r>
      <w:r w:rsidR="000318EA" w:rsidRPr="000318EA">
        <w:rPr>
          <w:rFonts w:ascii="Garamond" w:hAnsi="Garamond"/>
          <w:sz w:val="22"/>
          <w:szCs w:val="22"/>
        </w:rPr>
        <w:t xml:space="preserve"> freshwater rearing habitats </w:t>
      </w:r>
      <w:r w:rsidR="005D3AD5">
        <w:rPr>
          <w:rFonts w:ascii="Garamond" w:hAnsi="Garamond"/>
          <w:sz w:val="22"/>
          <w:szCs w:val="22"/>
        </w:rPr>
        <w:t xml:space="preserve">on their migration </w:t>
      </w:r>
      <w:r w:rsidR="000318EA" w:rsidRPr="000318EA">
        <w:rPr>
          <w:rFonts w:ascii="Garamond" w:hAnsi="Garamond"/>
          <w:sz w:val="22"/>
          <w:szCs w:val="22"/>
        </w:rPr>
        <w:t>to the ocean, otolith strontium data</w:t>
      </w:r>
      <w:r w:rsidR="00B95E95">
        <w:rPr>
          <w:rFonts w:ascii="Garamond" w:hAnsi="Garamond"/>
          <w:sz w:val="22"/>
          <w:szCs w:val="22"/>
        </w:rPr>
        <w:t xml:space="preserve"> following the natal origin region</w:t>
      </w:r>
      <w:r w:rsidR="000318EA" w:rsidRPr="000318EA">
        <w:rPr>
          <w:rFonts w:ascii="Garamond" w:hAnsi="Garamond"/>
          <w:sz w:val="22"/>
          <w:szCs w:val="22"/>
        </w:rPr>
        <w:t xml:space="preserve"> may not reflect the true </w:t>
      </w:r>
      <w:r w:rsidR="000318EA" w:rsidRPr="000318EA">
        <w:rPr>
          <w:rFonts w:ascii="Cambria Math" w:hAnsi="Cambria Math" w:cs="Cambria Math"/>
          <w:sz w:val="22"/>
          <w:szCs w:val="22"/>
        </w:rPr>
        <w:t>⁸⁷</w:t>
      </w:r>
      <w:r w:rsidR="000318EA" w:rsidRPr="000318EA">
        <w:rPr>
          <w:rFonts w:ascii="Garamond" w:hAnsi="Garamond"/>
          <w:sz w:val="22"/>
          <w:szCs w:val="22"/>
        </w:rPr>
        <w:t>Sr/</w:t>
      </w:r>
      <w:r w:rsidR="000318EA" w:rsidRPr="000318EA">
        <w:rPr>
          <w:rFonts w:ascii="Cambria Math" w:hAnsi="Cambria Math" w:cs="Cambria Math"/>
          <w:sz w:val="22"/>
          <w:szCs w:val="22"/>
        </w:rPr>
        <w:t>⁸⁶</w:t>
      </w:r>
      <w:r w:rsidR="000318EA" w:rsidRPr="000318EA">
        <w:rPr>
          <w:rFonts w:ascii="Garamond" w:hAnsi="Garamond"/>
          <w:sz w:val="22"/>
          <w:szCs w:val="22"/>
        </w:rPr>
        <w:t xml:space="preserve">Sr values of each outmigration habitat. </w:t>
      </w:r>
      <w:r w:rsidR="000318EA" w:rsidRPr="000318EA">
        <w:rPr>
          <w:rFonts w:ascii="Garamond" w:hAnsi="Garamond"/>
          <w:sz w:val="22"/>
          <w:szCs w:val="22"/>
        </w:rPr>
        <w:lastRenderedPageBreak/>
        <w:t xml:space="preserve">Instead, </w:t>
      </w:r>
      <w:r w:rsidR="00B95E95">
        <w:rPr>
          <w:rFonts w:ascii="Garamond" w:hAnsi="Garamond"/>
          <w:sz w:val="22"/>
          <w:szCs w:val="22"/>
        </w:rPr>
        <w:t xml:space="preserve">these </w:t>
      </w:r>
      <w:r w:rsidR="000318EA" w:rsidRPr="000318EA">
        <w:rPr>
          <w:rFonts w:ascii="Garamond" w:hAnsi="Garamond"/>
          <w:sz w:val="22"/>
          <w:szCs w:val="22"/>
        </w:rPr>
        <w:t xml:space="preserve">data </w:t>
      </w:r>
      <w:r w:rsidR="005D3AD5">
        <w:rPr>
          <w:rFonts w:ascii="Garamond" w:hAnsi="Garamond"/>
          <w:sz w:val="22"/>
          <w:szCs w:val="22"/>
        </w:rPr>
        <w:t>provide</w:t>
      </w:r>
      <w:r w:rsidR="005D3AD5" w:rsidRPr="000318EA">
        <w:rPr>
          <w:rFonts w:ascii="Garamond" w:hAnsi="Garamond"/>
          <w:sz w:val="22"/>
          <w:szCs w:val="22"/>
        </w:rPr>
        <w:t xml:space="preserve"> </w:t>
      </w:r>
      <w:r w:rsidR="000318EA" w:rsidRPr="000318EA">
        <w:rPr>
          <w:rFonts w:ascii="Garamond" w:hAnsi="Garamond"/>
          <w:sz w:val="22"/>
          <w:szCs w:val="22"/>
        </w:rPr>
        <w:t xml:space="preserve">a series of </w:t>
      </w:r>
      <w:r w:rsidR="002F3B7A">
        <w:rPr>
          <w:rFonts w:ascii="Garamond" w:hAnsi="Garamond"/>
          <w:sz w:val="22"/>
          <w:szCs w:val="22"/>
        </w:rPr>
        <w:t>transient</w:t>
      </w:r>
      <w:r w:rsidR="002F3B7A" w:rsidRPr="000318EA">
        <w:rPr>
          <w:rFonts w:ascii="Garamond" w:hAnsi="Garamond"/>
          <w:sz w:val="22"/>
          <w:szCs w:val="22"/>
        </w:rPr>
        <w:t xml:space="preserve"> </w:t>
      </w:r>
      <w:r w:rsidR="000318EA" w:rsidRPr="000318EA">
        <w:rPr>
          <w:rFonts w:ascii="Garamond" w:hAnsi="Garamond"/>
          <w:sz w:val="22"/>
          <w:szCs w:val="22"/>
        </w:rPr>
        <w:t xml:space="preserve">patterns produced by incomplete and ongoing turnover </w:t>
      </w:r>
      <w:r w:rsidR="005D3AD5">
        <w:rPr>
          <w:rFonts w:ascii="Garamond" w:hAnsi="Garamond"/>
          <w:sz w:val="22"/>
          <w:szCs w:val="22"/>
        </w:rPr>
        <w:t>dynamics within</w:t>
      </w:r>
      <w:ins w:id="68" w:author="Daniel Schindler" w:date="2025-10-02T14:18:00Z" w16du:dateUtc="2025-10-02T21:18:00Z">
        <w:r w:rsidR="005D3AD5">
          <w:rPr>
            <w:rFonts w:ascii="Garamond" w:hAnsi="Garamond"/>
            <w:sz w:val="22"/>
            <w:szCs w:val="22"/>
          </w:rPr>
          <w:t xml:space="preserve"> </w:t>
        </w:r>
      </w:ins>
      <w:r w:rsidR="00B95E95">
        <w:rPr>
          <w:rFonts w:ascii="Garamond" w:hAnsi="Garamond"/>
          <w:sz w:val="22"/>
          <w:szCs w:val="22"/>
        </w:rPr>
        <w:t xml:space="preserve">each habitat. </w:t>
      </w:r>
      <w:r w:rsidR="000318EA" w:rsidRPr="000318EA">
        <w:rPr>
          <w:rFonts w:ascii="Garamond" w:hAnsi="Garamond"/>
          <w:sz w:val="22"/>
          <w:szCs w:val="22"/>
        </w:rPr>
        <w:t xml:space="preserve">The shape of these patterns, and the relationships among them, may encode distinctive river-specific life histories that together form </w:t>
      </w:r>
      <w:proofErr w:type="gramStart"/>
      <w:r w:rsidR="000318EA" w:rsidRPr="000318EA">
        <w:rPr>
          <w:rFonts w:ascii="Garamond" w:hAnsi="Garamond"/>
          <w:sz w:val="22"/>
          <w:szCs w:val="22"/>
        </w:rPr>
        <w:t>an</w:t>
      </w:r>
      <w:proofErr w:type="gramEnd"/>
      <w:r w:rsidR="000318EA" w:rsidRPr="000318EA">
        <w:rPr>
          <w:rFonts w:ascii="Garamond" w:hAnsi="Garamond"/>
          <w:sz w:val="22"/>
          <w:szCs w:val="22"/>
        </w:rPr>
        <w:t xml:space="preserve"> </w:t>
      </w:r>
      <w:r w:rsidR="000743F7">
        <w:rPr>
          <w:rFonts w:ascii="Garamond" w:hAnsi="Garamond"/>
          <w:sz w:val="22"/>
          <w:szCs w:val="22"/>
        </w:rPr>
        <w:t xml:space="preserve">unique </w:t>
      </w:r>
      <w:r w:rsidR="000318EA" w:rsidRPr="000318EA">
        <w:rPr>
          <w:rFonts w:ascii="Garamond" w:hAnsi="Garamond"/>
          <w:sz w:val="22"/>
          <w:szCs w:val="22"/>
        </w:rPr>
        <w:t xml:space="preserve">“fingerprint” of river-specific stocks. However, because these patterns are subtle and the number of possible combinations in large river basins is high, such identifiers are difficult to detect using traditional statistical or manual approaches. </w:t>
      </w:r>
      <w:r w:rsidR="00F64010" w:rsidRPr="007C6AED">
        <w:rPr>
          <w:rFonts w:ascii="Garamond" w:hAnsi="Garamond"/>
          <w:sz w:val="22"/>
          <w:szCs w:val="22"/>
        </w:rPr>
        <w:t xml:space="preserve">Machine learning </w:t>
      </w:r>
      <w:r w:rsidR="00D02385">
        <w:rPr>
          <w:rFonts w:ascii="Garamond" w:hAnsi="Garamond"/>
          <w:sz w:val="22"/>
          <w:szCs w:val="22"/>
        </w:rPr>
        <w:t xml:space="preserve">(ML) </w:t>
      </w:r>
      <w:r w:rsidR="00F64010" w:rsidRPr="007C6AED">
        <w:rPr>
          <w:rFonts w:ascii="Garamond" w:hAnsi="Garamond"/>
          <w:sz w:val="22"/>
          <w:szCs w:val="22"/>
        </w:rPr>
        <w:t xml:space="preserve">methods, which are particularly well-suited to interpreting complex, multidimensional patterns in </w:t>
      </w:r>
      <w:r w:rsidR="005D3AD5">
        <w:rPr>
          <w:rFonts w:ascii="Garamond" w:hAnsi="Garamond"/>
          <w:sz w:val="22"/>
          <w:szCs w:val="22"/>
        </w:rPr>
        <w:t>data</w:t>
      </w:r>
      <w:r w:rsidR="00F64010" w:rsidRPr="007C6AED">
        <w:rPr>
          <w:rFonts w:ascii="Garamond" w:hAnsi="Garamond"/>
          <w:sz w:val="22"/>
          <w:szCs w:val="22"/>
        </w:rPr>
        <w:t xml:space="preserve">, have only recently been applied to otolith chemical analysis. However, their limited applications have shown promising performance relative to traditional techniques </w:t>
      </w:r>
      <w:r w:rsidR="00F64010" w:rsidRPr="007C6AED">
        <w:rPr>
          <w:rFonts w:ascii="Garamond" w:hAnsi="Garamond"/>
          <w:sz w:val="22"/>
          <w:szCs w:val="22"/>
        </w:rPr>
        <w:fldChar w:fldCharType="begin"/>
      </w:r>
      <w:r w:rsidR="00F64010" w:rsidRPr="007C6AED">
        <w:rPr>
          <w:rFonts w:ascii="Garamond" w:hAnsi="Garamond"/>
          <w:sz w:val="22"/>
          <w:szCs w:val="22"/>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7C6AED">
        <w:rPr>
          <w:rFonts w:ascii="Garamond" w:hAnsi="Garamond"/>
          <w:sz w:val="22"/>
          <w:szCs w:val="22"/>
        </w:rPr>
        <w:fldChar w:fldCharType="separate"/>
      </w:r>
      <w:r w:rsidR="00F64010" w:rsidRPr="007C6AED">
        <w:rPr>
          <w:rFonts w:ascii="Garamond" w:hAnsi="Garamond"/>
          <w:noProof/>
          <w:sz w:val="22"/>
          <w:szCs w:val="22"/>
        </w:rPr>
        <w:t>(Arai et al., 2023; Mercier et al., 2011)</w:t>
      </w:r>
      <w:r w:rsidR="00F64010" w:rsidRPr="007C6AED">
        <w:rPr>
          <w:rFonts w:ascii="Garamond" w:hAnsi="Garamond"/>
          <w:sz w:val="22"/>
          <w:szCs w:val="22"/>
        </w:rPr>
        <w:fldChar w:fldCharType="end"/>
      </w:r>
      <w:r w:rsidR="00F64010" w:rsidRPr="007C6AED">
        <w:rPr>
          <w:rFonts w:ascii="Garamond" w:hAnsi="Garamond"/>
          <w:sz w:val="22"/>
          <w:szCs w:val="22"/>
        </w:rPr>
        <w:t xml:space="preserve">. </w:t>
      </w:r>
      <w:r w:rsidR="00E71422" w:rsidRPr="00E71422">
        <w:rPr>
          <w:rFonts w:ascii="Garamond" w:hAnsi="Garamond"/>
          <w:sz w:val="22"/>
          <w:szCs w:val="22"/>
        </w:rPr>
        <w:t xml:space="preserve">At the same time, there is increasing recognition that reducing continuous otolith laser ablation (LA) </w:t>
      </w:r>
      <w:r w:rsidR="00E71422" w:rsidRPr="00E71422">
        <w:rPr>
          <w:rFonts w:ascii="Cambria Math" w:hAnsi="Cambria Math" w:cs="Cambria Math"/>
          <w:sz w:val="22"/>
          <w:szCs w:val="22"/>
        </w:rPr>
        <w:t>⁸⁷</w:t>
      </w:r>
      <w:r w:rsidR="00E71422" w:rsidRPr="00E71422">
        <w:rPr>
          <w:rFonts w:ascii="Garamond" w:hAnsi="Garamond"/>
          <w:sz w:val="22"/>
          <w:szCs w:val="22"/>
        </w:rPr>
        <w:t>Sr/</w:t>
      </w:r>
      <w:r w:rsidR="00E71422" w:rsidRPr="00E71422">
        <w:rPr>
          <w:rFonts w:ascii="Cambria Math" w:hAnsi="Cambria Math" w:cs="Cambria Math"/>
          <w:sz w:val="22"/>
          <w:szCs w:val="22"/>
        </w:rPr>
        <w:t>⁸⁶</w:t>
      </w:r>
      <w:r w:rsidR="00E71422" w:rsidRPr="00E71422">
        <w:rPr>
          <w:rFonts w:ascii="Garamond" w:hAnsi="Garamond"/>
          <w:sz w:val="22"/>
          <w:szCs w:val="22"/>
        </w:rPr>
        <w:t xml:space="preserve">Sr data to </w:t>
      </w:r>
      <w:ins w:id="69" w:author="Benjamin J. Makhlouf" w:date="2025-10-13T10:11:00Z" w16du:dateUtc="2025-10-13T17:11:00Z">
        <w:r w:rsidR="000413A9">
          <w:rPr>
            <w:rFonts w:ascii="Garamond" w:hAnsi="Garamond"/>
            <w:sz w:val="22"/>
            <w:szCs w:val="22"/>
          </w:rPr>
          <w:t xml:space="preserve">a </w:t>
        </w:r>
      </w:ins>
      <w:r w:rsidR="00E71422" w:rsidRPr="00E71422">
        <w:rPr>
          <w:rFonts w:ascii="Garamond" w:hAnsi="Garamond"/>
          <w:sz w:val="22"/>
          <w:szCs w:val="22"/>
        </w:rPr>
        <w:t>single value</w:t>
      </w:r>
      <w:ins w:id="70" w:author="Benjamin J. Makhlouf" w:date="2025-10-13T10:11:00Z" w16du:dateUtc="2025-10-13T17:11:00Z">
        <w:r w:rsidR="000413A9">
          <w:rPr>
            <w:rFonts w:ascii="Garamond" w:hAnsi="Garamond"/>
            <w:sz w:val="22"/>
            <w:szCs w:val="22"/>
          </w:rPr>
          <w:t xml:space="preserve"> </w:t>
        </w:r>
      </w:ins>
      <w:del w:id="71" w:author="Benjamin J. Makhlouf" w:date="2025-10-13T10:11:00Z" w16du:dateUtc="2025-10-13T17:11:00Z">
        <w:r w:rsidR="00E71422" w:rsidRPr="00E71422" w:rsidDel="000413A9">
          <w:rPr>
            <w:rFonts w:ascii="Garamond" w:hAnsi="Garamond"/>
            <w:sz w:val="22"/>
            <w:szCs w:val="22"/>
          </w:rPr>
          <w:delText xml:space="preserve">s </w:delText>
        </w:r>
      </w:del>
      <w:r w:rsidR="00E71422" w:rsidRPr="00E71422">
        <w:rPr>
          <w:rFonts w:ascii="Garamond" w:hAnsi="Garamond"/>
          <w:sz w:val="22"/>
          <w:szCs w:val="22"/>
        </w:rPr>
        <w:t xml:space="preserve">discards potentially powerful contextual information about life history strategies </w:t>
      </w:r>
      <w:commentRangeStart w:id="72"/>
      <w:commentRangeStart w:id="73"/>
      <w:r w:rsidR="00F64010" w:rsidRPr="00E71422">
        <w:rPr>
          <w:rFonts w:ascii="Garamond" w:hAnsi="Garamond"/>
          <w:sz w:val="22"/>
          <w:szCs w:val="22"/>
        </w:rPr>
        <w:fldChar w:fldCharType="begin"/>
      </w:r>
      <w:r w:rsidR="00F64010" w:rsidRPr="00E71422">
        <w:rPr>
          <w:rFonts w:ascii="Garamond" w:hAnsi="Garamond"/>
          <w:sz w:val="22"/>
          <w:szCs w:val="22"/>
        </w:rPr>
        <w:instrText xml:space="preserve"> ADDIN ZOTERO_ITEM CSL_CITATION {"citationID":"MNuLFNnB","properties":{"formattedCitation":"(Hegg &amp; Kennedy, 2021)","plainCitation":"(Hegg &amp; Kennedy, 2021)","noteIndex":0},"citationItems":[{"id":4390,"uris":["http://zotero.org/users/8421274/items/BD9UPNI2"],"itemData":{"id":4390,"type":"article-journal","abstract":"Ecological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E71422">
        <w:rPr>
          <w:rFonts w:ascii="Garamond" w:hAnsi="Garamond"/>
          <w:sz w:val="22"/>
          <w:szCs w:val="22"/>
        </w:rPr>
        <w:fldChar w:fldCharType="separate"/>
      </w:r>
      <w:r w:rsidR="00F64010" w:rsidRPr="00E71422">
        <w:rPr>
          <w:rFonts w:ascii="Garamond" w:hAnsi="Garamond"/>
          <w:noProof/>
          <w:sz w:val="22"/>
          <w:szCs w:val="22"/>
        </w:rPr>
        <w:t>(Hegg &amp; Kennedy, 2021)</w:t>
      </w:r>
      <w:r w:rsidR="00F64010" w:rsidRPr="00E71422">
        <w:rPr>
          <w:rFonts w:ascii="Garamond" w:hAnsi="Garamond"/>
          <w:sz w:val="22"/>
          <w:szCs w:val="22"/>
        </w:rPr>
        <w:fldChar w:fldCharType="end"/>
      </w:r>
      <w:commentRangeEnd w:id="72"/>
      <w:r w:rsidR="00A8560F">
        <w:rPr>
          <w:rStyle w:val="CommentReference"/>
        </w:rPr>
        <w:commentReference w:id="72"/>
      </w:r>
      <w:commentRangeEnd w:id="73"/>
      <w:r w:rsidR="000743F7">
        <w:rPr>
          <w:rStyle w:val="CommentReference"/>
        </w:rPr>
        <w:commentReference w:id="73"/>
      </w:r>
      <w:r w:rsidR="00F64010" w:rsidRPr="00E71422">
        <w:rPr>
          <w:rFonts w:ascii="Garamond" w:hAnsi="Garamond"/>
          <w:sz w:val="22"/>
          <w:szCs w:val="22"/>
        </w:rPr>
        <w:t xml:space="preserve">. </w:t>
      </w:r>
      <w:r w:rsidR="00B95E95">
        <w:rPr>
          <w:rFonts w:ascii="Garamond" w:hAnsi="Garamond"/>
          <w:sz w:val="22"/>
          <w:szCs w:val="22"/>
        </w:rPr>
        <w:t>C</w:t>
      </w:r>
      <w:r w:rsidR="00E71422" w:rsidRPr="00E71422">
        <w:rPr>
          <w:rFonts w:ascii="Garamond" w:hAnsi="Garamond"/>
          <w:sz w:val="22"/>
          <w:szCs w:val="22"/>
        </w:rPr>
        <w:t xml:space="preserve">ombining the temporal resolution of otolith </w:t>
      </w:r>
      <w:r w:rsidR="007833A8">
        <w:rPr>
          <w:rFonts w:ascii="Garamond" w:hAnsi="Garamond"/>
          <w:sz w:val="22"/>
          <w:szCs w:val="22"/>
        </w:rPr>
        <w:t>time series</w:t>
      </w:r>
      <w:r w:rsidR="00E71422" w:rsidRPr="00E71422">
        <w:rPr>
          <w:rFonts w:ascii="Garamond" w:hAnsi="Garamond"/>
          <w:sz w:val="22"/>
          <w:szCs w:val="22"/>
        </w:rPr>
        <w:t xml:space="preserve"> data with the statistical power of </w:t>
      </w:r>
      <w:r w:rsidR="00D02385">
        <w:rPr>
          <w:rFonts w:ascii="Garamond" w:hAnsi="Garamond"/>
          <w:sz w:val="22"/>
          <w:szCs w:val="22"/>
        </w:rPr>
        <w:t>ML</w:t>
      </w:r>
      <w:r w:rsidR="00E71422" w:rsidRPr="00E71422">
        <w:rPr>
          <w:rFonts w:ascii="Garamond" w:hAnsi="Garamond"/>
          <w:sz w:val="22"/>
          <w:szCs w:val="22"/>
        </w:rPr>
        <w:t xml:space="preserve"> offers the potential to detect otherwise indiscernible patterns within and across LA datasets. With the addition of known watershed </w:t>
      </w:r>
      <w:r w:rsidR="000743F7">
        <w:rPr>
          <w:rFonts w:ascii="Garamond" w:hAnsi="Garamond"/>
          <w:sz w:val="22"/>
          <w:szCs w:val="22"/>
        </w:rPr>
        <w:t>origin</w:t>
      </w:r>
      <w:ins w:id="74" w:author="Benjamin J. Makhlouf" w:date="2025-10-27T08:14:00Z" w16du:dateUtc="2025-10-27T12:14:00Z">
        <w:r w:rsidR="00E57182">
          <w:rPr>
            <w:rFonts w:ascii="Garamond" w:hAnsi="Garamond"/>
            <w:sz w:val="22"/>
            <w:szCs w:val="22"/>
          </w:rPr>
          <w:t xml:space="preserve"> labels</w:t>
        </w:r>
      </w:ins>
      <w:ins w:id="75" w:author="Daniel Schindler" w:date="2025-10-25T11:02:00Z" w16du:dateUtc="2025-10-25T18:02:00Z">
        <w:del w:id="76" w:author="Benjamin J. Makhlouf" w:date="2025-10-27T08:14:00Z" w16du:dateUtc="2025-10-27T12:14:00Z">
          <w:r w:rsidR="000743F7" w:rsidDel="00E57182">
            <w:rPr>
              <w:rFonts w:ascii="Garamond" w:hAnsi="Garamond"/>
              <w:sz w:val="22"/>
              <w:szCs w:val="22"/>
            </w:rPr>
            <w:delText>s</w:delText>
          </w:r>
        </w:del>
      </w:ins>
      <w:r w:rsidR="00E71422" w:rsidRPr="00E71422">
        <w:rPr>
          <w:rFonts w:ascii="Garamond" w:hAnsi="Garamond"/>
          <w:sz w:val="22"/>
          <w:szCs w:val="22"/>
        </w:rPr>
        <w:t xml:space="preserve">, these methods could be used to develop a model capable of </w:t>
      </w:r>
      <w:r w:rsidR="00A36072" w:rsidRPr="00E71422">
        <w:rPr>
          <w:rFonts w:ascii="Garamond" w:hAnsi="Garamond"/>
          <w:sz w:val="22"/>
          <w:szCs w:val="22"/>
        </w:rPr>
        <w:t>discriminat</w:t>
      </w:r>
      <w:r w:rsidR="00A36072">
        <w:rPr>
          <w:rFonts w:ascii="Garamond" w:hAnsi="Garamond"/>
          <w:sz w:val="22"/>
          <w:szCs w:val="22"/>
        </w:rPr>
        <w:t xml:space="preserve">ing </w:t>
      </w:r>
      <w:r w:rsidR="00A36072" w:rsidRPr="00E71422">
        <w:rPr>
          <w:rFonts w:ascii="Garamond" w:hAnsi="Garamond"/>
          <w:sz w:val="22"/>
          <w:szCs w:val="22"/>
        </w:rPr>
        <w:t>the</w:t>
      </w:r>
      <w:r w:rsidR="00E71422" w:rsidRPr="00E71422">
        <w:rPr>
          <w:rFonts w:ascii="Garamond" w:hAnsi="Garamond"/>
          <w:sz w:val="22"/>
          <w:szCs w:val="22"/>
        </w:rPr>
        <w:t xml:space="preserve"> river of origin for Chinook salmon </w:t>
      </w:r>
      <w:r w:rsidR="00FA2089">
        <w:rPr>
          <w:rFonts w:ascii="Garamond" w:hAnsi="Garamond"/>
          <w:sz w:val="22"/>
          <w:szCs w:val="22"/>
        </w:rPr>
        <w:t>from</w:t>
      </w:r>
      <w:r w:rsidR="00FA2089" w:rsidRPr="00E71422">
        <w:rPr>
          <w:rFonts w:ascii="Garamond" w:hAnsi="Garamond"/>
          <w:sz w:val="22"/>
          <w:szCs w:val="22"/>
        </w:rPr>
        <w:t xml:space="preserve"> </w:t>
      </w:r>
      <w:r w:rsidR="005D3AD5">
        <w:rPr>
          <w:rFonts w:ascii="Garamond" w:hAnsi="Garamond"/>
          <w:sz w:val="22"/>
          <w:szCs w:val="22"/>
        </w:rPr>
        <w:t>w</w:t>
      </w:r>
      <w:r w:rsidR="00E71422" w:rsidRPr="00E71422">
        <w:rPr>
          <w:rFonts w:ascii="Garamond" w:hAnsi="Garamond"/>
          <w:sz w:val="22"/>
          <w:szCs w:val="22"/>
        </w:rPr>
        <w:t>estern Alaska</w:t>
      </w:r>
      <w:r w:rsidR="00FA2089">
        <w:rPr>
          <w:rFonts w:ascii="Garamond" w:hAnsi="Garamond"/>
          <w:sz w:val="22"/>
          <w:szCs w:val="22"/>
        </w:rPr>
        <w:t xml:space="preserve"> caught in marine fisheries</w:t>
      </w:r>
      <w:r w:rsidR="00E71422" w:rsidRPr="00E71422">
        <w:rPr>
          <w:rFonts w:ascii="Garamond" w:hAnsi="Garamond"/>
          <w:sz w:val="22"/>
          <w:szCs w:val="22"/>
        </w:rPr>
        <w:t>.</w:t>
      </w:r>
    </w:p>
    <w:p w14:paraId="5ED2AE5F" w14:textId="39E5C5E4" w:rsidR="00F6547F" w:rsidRPr="007C6AED" w:rsidRDefault="00F64010" w:rsidP="00E71422">
      <w:pPr>
        <w:spacing w:line="480" w:lineRule="auto"/>
        <w:ind w:firstLine="720"/>
        <w:rPr>
          <w:rFonts w:ascii="Garamond" w:hAnsi="Garamond"/>
          <w:sz w:val="22"/>
          <w:szCs w:val="22"/>
        </w:rPr>
      </w:pPr>
      <w:r w:rsidRPr="007C6AED">
        <w:rPr>
          <w:rFonts w:ascii="Garamond" w:hAnsi="Garamond"/>
          <w:sz w:val="22"/>
          <w:szCs w:val="22"/>
        </w:rPr>
        <w:t xml:space="preserve">Here, we apply </w:t>
      </w:r>
      <w:r w:rsidR="00D02385">
        <w:rPr>
          <w:rFonts w:ascii="Garamond" w:hAnsi="Garamond"/>
          <w:sz w:val="22"/>
          <w:szCs w:val="22"/>
        </w:rPr>
        <w:t>ML</w:t>
      </w:r>
      <w:r w:rsidRPr="007C6AED">
        <w:rPr>
          <w:rFonts w:ascii="Garamond" w:hAnsi="Garamond"/>
          <w:sz w:val="22"/>
          <w:szCs w:val="22"/>
        </w:rPr>
        <w:t xml:space="preserve"> classification algorithms to </w:t>
      </w:r>
      <w:r w:rsidR="002C12CC">
        <w:rPr>
          <w:rFonts w:ascii="Garamond" w:hAnsi="Garamond"/>
          <w:sz w:val="22"/>
          <w:szCs w:val="22"/>
        </w:rPr>
        <w:t>a large dataset</w:t>
      </w:r>
      <w:r w:rsidR="00E71422">
        <w:rPr>
          <w:rFonts w:ascii="Garamond" w:hAnsi="Garamond"/>
          <w:sz w:val="22"/>
          <w:szCs w:val="22"/>
        </w:rPr>
        <w:t xml:space="preserve"> of </w:t>
      </w:r>
      <w:r w:rsidRPr="007C6AED">
        <w:rPr>
          <w:rFonts w:ascii="Garamond" w:hAnsi="Garamond"/>
          <w:sz w:val="22"/>
          <w:szCs w:val="22"/>
        </w:rPr>
        <w:t xml:space="preserve">otolith LA data from Chinook salmon in </w:t>
      </w:r>
      <w:r w:rsidR="002F3B7A">
        <w:rPr>
          <w:rFonts w:ascii="Garamond" w:hAnsi="Garamond"/>
          <w:sz w:val="22"/>
          <w:szCs w:val="22"/>
        </w:rPr>
        <w:t>w</w:t>
      </w:r>
      <w:r w:rsidRPr="007C6AED">
        <w:rPr>
          <w:rFonts w:ascii="Garamond" w:hAnsi="Garamond"/>
          <w:sz w:val="22"/>
          <w:szCs w:val="22"/>
        </w:rPr>
        <w:t>estern Alaska</w:t>
      </w:r>
      <w:r w:rsidR="002C12CC">
        <w:rPr>
          <w:rFonts w:ascii="Garamond" w:hAnsi="Garamond"/>
          <w:sz w:val="22"/>
          <w:szCs w:val="22"/>
        </w:rPr>
        <w:t xml:space="preserve"> with a known river of origin. In doing so, we </w:t>
      </w:r>
      <w:r w:rsidRPr="007C6AED">
        <w:rPr>
          <w:rFonts w:ascii="Garamond" w:hAnsi="Garamond"/>
          <w:sz w:val="22"/>
          <w:szCs w:val="22"/>
        </w:rPr>
        <w:t xml:space="preserve">test the potential of </w:t>
      </w:r>
      <w:r w:rsidR="00D02385">
        <w:rPr>
          <w:rFonts w:ascii="Garamond" w:hAnsi="Garamond"/>
          <w:sz w:val="22"/>
          <w:szCs w:val="22"/>
        </w:rPr>
        <w:t>ML</w:t>
      </w:r>
      <w:r w:rsidRPr="007C6AED">
        <w:rPr>
          <w:rFonts w:ascii="Garamond" w:hAnsi="Garamond"/>
          <w:sz w:val="22"/>
          <w:szCs w:val="22"/>
        </w:rPr>
        <w:t xml:space="preserve"> methods to </w:t>
      </w:r>
      <w:r w:rsidR="000743F7">
        <w:rPr>
          <w:rFonts w:ascii="Garamond" w:hAnsi="Garamond"/>
          <w:sz w:val="22"/>
          <w:szCs w:val="22"/>
        </w:rPr>
        <w:t>identify</w:t>
      </w:r>
      <w:r w:rsidR="000743F7" w:rsidRPr="007C6AED">
        <w:rPr>
          <w:rFonts w:ascii="Garamond" w:hAnsi="Garamond"/>
          <w:sz w:val="22"/>
          <w:szCs w:val="22"/>
        </w:rPr>
        <w:t xml:space="preserve"> </w:t>
      </w:r>
      <w:r w:rsidRPr="007C6AED">
        <w:rPr>
          <w:rFonts w:ascii="Garamond" w:hAnsi="Garamond"/>
          <w:sz w:val="22"/>
          <w:szCs w:val="22"/>
        </w:rPr>
        <w:t xml:space="preserve">watershed specific characteristics to discriminate among watersheds </w:t>
      </w:r>
      <w:del w:id="77" w:author="Benjamin J. Makhlouf" w:date="2025-10-13T10:13:00Z" w16du:dateUtc="2025-10-13T17:13:00Z">
        <w:r w:rsidRPr="007C6AED" w:rsidDel="000413A9">
          <w:rPr>
            <w:rFonts w:ascii="Garamond" w:hAnsi="Garamond"/>
            <w:sz w:val="22"/>
            <w:szCs w:val="22"/>
          </w:rPr>
          <w:delText xml:space="preserve">of origin </w:delText>
        </w:r>
      </w:del>
      <w:r w:rsidRPr="007C6AED">
        <w:rPr>
          <w:rFonts w:ascii="Garamond" w:hAnsi="Garamond"/>
          <w:sz w:val="22"/>
          <w:szCs w:val="22"/>
        </w:rPr>
        <w:t>and develop a model to reliably estimate river of origin for marine-caught Chinook salmon in western Alaska.</w:t>
      </w:r>
    </w:p>
    <w:p w14:paraId="4DF590D1" w14:textId="77777777" w:rsidR="0051389E" w:rsidRDefault="0051389E" w:rsidP="00386D82">
      <w:pPr>
        <w:rPr>
          <w:rFonts w:ascii="Garamond" w:hAnsi="Garamond"/>
          <w:b/>
          <w:bCs/>
          <w:sz w:val="32"/>
          <w:szCs w:val="32"/>
          <w:u w:val="single"/>
        </w:rPr>
      </w:pPr>
    </w:p>
    <w:p w14:paraId="19244EF8" w14:textId="5F1F470C" w:rsidR="00386D82" w:rsidRPr="00CA63D8" w:rsidRDefault="003E5607" w:rsidP="00386D82">
      <w:pPr>
        <w:rPr>
          <w:rFonts w:ascii="Garamond" w:hAnsi="Garamond"/>
          <w:b/>
          <w:bCs/>
          <w:sz w:val="32"/>
          <w:szCs w:val="32"/>
        </w:rPr>
      </w:pPr>
      <w:r w:rsidRPr="00CA63D8">
        <w:rPr>
          <w:rFonts w:ascii="Garamond" w:hAnsi="Garamond"/>
          <w:b/>
          <w:bCs/>
          <w:sz w:val="32"/>
          <w:szCs w:val="32"/>
        </w:rPr>
        <w:t xml:space="preserve">Methods </w:t>
      </w:r>
    </w:p>
    <w:p w14:paraId="2AFCC3C3" w14:textId="77777777" w:rsidR="00C26DD3" w:rsidRDefault="00C26DD3" w:rsidP="0075722E">
      <w:pPr>
        <w:spacing w:line="480" w:lineRule="auto"/>
        <w:rPr>
          <w:rFonts w:ascii="Garamond" w:hAnsi="Garamond"/>
          <w:b/>
          <w:bCs/>
          <w:sz w:val="22"/>
          <w:szCs w:val="22"/>
          <w:u w:val="single"/>
        </w:rPr>
      </w:pPr>
    </w:p>
    <w:p w14:paraId="1B4EA7C8" w14:textId="0761248A" w:rsidR="0075722E" w:rsidRPr="00CA63D8" w:rsidRDefault="0075722E" w:rsidP="0075722E">
      <w:pPr>
        <w:spacing w:line="480" w:lineRule="auto"/>
        <w:rPr>
          <w:rFonts w:ascii="Garamond" w:hAnsi="Garamond"/>
          <w:b/>
          <w:bCs/>
          <w:sz w:val="22"/>
          <w:szCs w:val="22"/>
        </w:rPr>
      </w:pPr>
      <w:r w:rsidRPr="00CA63D8">
        <w:rPr>
          <w:rFonts w:ascii="Garamond" w:hAnsi="Garamond"/>
          <w:b/>
          <w:bCs/>
          <w:sz w:val="22"/>
          <w:szCs w:val="22"/>
        </w:rPr>
        <w:t>Otolith</w:t>
      </w:r>
      <w:r w:rsidR="00A36072">
        <w:rPr>
          <w:rFonts w:ascii="Garamond" w:hAnsi="Garamond"/>
          <w:b/>
          <w:bCs/>
          <w:sz w:val="22"/>
          <w:szCs w:val="22"/>
        </w:rPr>
        <w:t xml:space="preserve"> and genetic</w:t>
      </w:r>
      <w:r w:rsidR="0051389E" w:rsidRPr="00CA63D8">
        <w:rPr>
          <w:rFonts w:ascii="Garamond" w:hAnsi="Garamond"/>
          <w:b/>
          <w:bCs/>
          <w:sz w:val="22"/>
          <w:szCs w:val="22"/>
        </w:rPr>
        <w:t xml:space="preserve"> </w:t>
      </w:r>
      <w:r w:rsidR="00A36072">
        <w:rPr>
          <w:rFonts w:ascii="Garamond" w:hAnsi="Garamond"/>
          <w:b/>
          <w:bCs/>
          <w:sz w:val="22"/>
          <w:szCs w:val="22"/>
        </w:rPr>
        <w:t>d</w:t>
      </w:r>
      <w:r w:rsidR="0051389E" w:rsidRPr="00CA63D8">
        <w:rPr>
          <w:rFonts w:ascii="Garamond" w:hAnsi="Garamond"/>
          <w:b/>
          <w:bCs/>
          <w:sz w:val="22"/>
          <w:szCs w:val="22"/>
        </w:rPr>
        <w:t>ata</w:t>
      </w:r>
      <w:r w:rsidR="00CA63D8">
        <w:rPr>
          <w:rFonts w:ascii="Garamond" w:hAnsi="Garamond"/>
          <w:b/>
          <w:bCs/>
          <w:sz w:val="22"/>
          <w:szCs w:val="22"/>
        </w:rPr>
        <w:t xml:space="preserve">: </w:t>
      </w:r>
    </w:p>
    <w:p w14:paraId="0AF56A69" w14:textId="77777777" w:rsidR="000743F7" w:rsidRDefault="00E46DD7">
      <w:pPr>
        <w:spacing w:line="480" w:lineRule="auto"/>
        <w:ind w:firstLine="720"/>
        <w:rPr>
          <w:ins w:id="78" w:author="Daniel Schindler" w:date="2025-10-25T11:04:00Z" w16du:dateUtc="2025-10-25T18:04:00Z"/>
          <w:rFonts w:ascii="Garamond" w:hAnsi="Garamond"/>
          <w:sz w:val="22"/>
          <w:szCs w:val="22"/>
        </w:rPr>
      </w:pPr>
      <w:r w:rsidRPr="00CE7F91">
        <w:rPr>
          <w:rFonts w:ascii="Garamond" w:hAnsi="Garamond"/>
          <w:sz w:val="22"/>
          <w:szCs w:val="22"/>
        </w:rPr>
        <w:t>Chinook salmon otoliths were collected from the Yukon (2015, 2016, 2019–2021), Kuskokwim (2017–2022), and Nushagak (2011, 2014, 2015) river basins at</w:t>
      </w:r>
      <w:r w:rsidR="00DF1513" w:rsidRPr="00CE7F91">
        <w:rPr>
          <w:rFonts w:ascii="Garamond" w:hAnsi="Garamond"/>
          <w:sz w:val="22"/>
          <w:szCs w:val="22"/>
        </w:rPr>
        <w:t xml:space="preserve"> test fisheries near the downstream terminus of </w:t>
      </w:r>
      <w:r w:rsidR="00DF1513" w:rsidRPr="00CE7F91">
        <w:rPr>
          <w:rFonts w:ascii="Garamond" w:hAnsi="Garamond"/>
          <w:sz w:val="22"/>
          <w:szCs w:val="22"/>
        </w:rPr>
        <w:lastRenderedPageBreak/>
        <w:t>each river</w:t>
      </w:r>
      <w:r w:rsidR="002A47CE">
        <w:rPr>
          <w:rFonts w:ascii="Garamond" w:hAnsi="Garamond"/>
          <w:sz w:val="22"/>
          <w:szCs w:val="22"/>
        </w:rPr>
        <w:t xml:space="preserve"> (</w:t>
      </w:r>
      <w:commentRangeStart w:id="79"/>
      <w:r w:rsidR="002A47CE">
        <w:rPr>
          <w:rFonts w:ascii="Garamond" w:hAnsi="Garamond"/>
          <w:sz w:val="22"/>
          <w:szCs w:val="22"/>
        </w:rPr>
        <w:t xml:space="preserve">Figure </w:t>
      </w:r>
      <w:commentRangeEnd w:id="79"/>
      <w:r w:rsidR="000743F7">
        <w:rPr>
          <w:rStyle w:val="CommentReference"/>
        </w:rPr>
        <w:commentReference w:id="79"/>
      </w:r>
      <w:r w:rsidR="002A47CE">
        <w:rPr>
          <w:rFonts w:ascii="Garamond" w:hAnsi="Garamond"/>
          <w:sz w:val="22"/>
          <w:szCs w:val="22"/>
        </w:rPr>
        <w:t xml:space="preserve">1). </w:t>
      </w:r>
      <w:r w:rsidR="0075722E" w:rsidRPr="00CE7F91">
        <w:rPr>
          <w:rFonts w:ascii="Garamond" w:hAnsi="Garamond"/>
          <w:sz w:val="22"/>
          <w:szCs w:val="22"/>
        </w:rPr>
        <w:t xml:space="preserve">Fish were sampled through collaborative efforts </w:t>
      </w:r>
      <w:r w:rsidR="00DF1513" w:rsidRPr="00CE7F91">
        <w:rPr>
          <w:rFonts w:ascii="Garamond" w:hAnsi="Garamond"/>
          <w:sz w:val="22"/>
          <w:szCs w:val="22"/>
        </w:rPr>
        <w:t xml:space="preserve">with the Alaska Department of Fish and Game Lower Yukon Test Fishery (LYTF), Orutsararmiut Native Council at the Bethel Test Fishery, and </w:t>
      </w:r>
      <w:r w:rsidR="002D16B7">
        <w:rPr>
          <w:rFonts w:ascii="Garamond" w:hAnsi="Garamond"/>
          <w:sz w:val="22"/>
          <w:szCs w:val="22"/>
        </w:rPr>
        <w:t>from Chinook salmon caught within the Nushagak commercial fishing district in Bristol Bay. We assumed that all Chinook salmon caught in this fishing district were returning to the Nushagak River.</w:t>
      </w:r>
      <w:r w:rsidR="002A47CE">
        <w:rPr>
          <w:rFonts w:ascii="Garamond" w:hAnsi="Garamond"/>
          <w:sz w:val="22"/>
          <w:szCs w:val="22"/>
        </w:rPr>
        <w:t xml:space="preserve"> </w:t>
      </w:r>
      <w:r w:rsidR="00DF1513" w:rsidRPr="00CE7F91">
        <w:rPr>
          <w:rFonts w:ascii="Garamond" w:hAnsi="Garamond"/>
          <w:sz w:val="22"/>
          <w:szCs w:val="22"/>
        </w:rPr>
        <w:t xml:space="preserve">For each year approximately 500 otoliths were collected throughout the season. From these, </w:t>
      </w:r>
      <w:r w:rsidR="0075722E" w:rsidRPr="00CE7F91">
        <w:rPr>
          <w:rFonts w:ascii="Garamond" w:hAnsi="Garamond"/>
          <w:sz w:val="22"/>
          <w:szCs w:val="22"/>
        </w:rPr>
        <w:t xml:space="preserve">~250 otoliths from each year were </w:t>
      </w:r>
      <w:del w:id="80" w:author="Benjamin J. Makhlouf" w:date="2025-10-13T10:14:00Z" w16du:dateUtc="2025-10-13T17:14:00Z">
        <w:r w:rsidR="002D16B7" w:rsidDel="0049569B">
          <w:rPr>
            <w:rFonts w:ascii="Garamond" w:hAnsi="Garamond"/>
            <w:sz w:val="22"/>
            <w:szCs w:val="22"/>
          </w:rPr>
          <w:delText xml:space="preserve">randomly </w:delText>
        </w:r>
      </w:del>
      <w:r w:rsidR="0075722E" w:rsidRPr="00CE7F91">
        <w:rPr>
          <w:rFonts w:ascii="Garamond" w:hAnsi="Garamond"/>
          <w:sz w:val="22"/>
          <w:szCs w:val="22"/>
        </w:rPr>
        <w:t>selected for further analysis</w:t>
      </w:r>
      <w:ins w:id="81" w:author="Benjamin J. Makhlouf" w:date="2025-10-13T10:14:00Z" w16du:dateUtc="2025-10-13T17:14:00Z">
        <w:r w:rsidR="0049569B">
          <w:rPr>
            <w:rFonts w:ascii="Garamond" w:hAnsi="Garamond"/>
            <w:sz w:val="22"/>
            <w:szCs w:val="22"/>
          </w:rPr>
          <w:t xml:space="preserve"> to ensure equal representation relative to CPUE across the full </w:t>
        </w:r>
      </w:ins>
      <w:ins w:id="82" w:author="Benjamin J. Makhlouf" w:date="2025-10-13T10:15:00Z" w16du:dateUtc="2025-10-13T17:15:00Z">
        <w:r w:rsidR="0049569B">
          <w:rPr>
            <w:rFonts w:ascii="Garamond" w:hAnsi="Garamond"/>
            <w:sz w:val="22"/>
            <w:szCs w:val="22"/>
          </w:rPr>
          <w:t>run</w:t>
        </w:r>
      </w:ins>
      <w:r w:rsidR="0075722E" w:rsidRPr="00CE7F91">
        <w:rPr>
          <w:rFonts w:ascii="Garamond" w:hAnsi="Garamond"/>
          <w:sz w:val="22"/>
          <w:szCs w:val="22"/>
        </w:rPr>
        <w:t xml:space="preserve">. </w:t>
      </w:r>
    </w:p>
    <w:p w14:paraId="2A02178E" w14:textId="42712DC3" w:rsidR="00D2308A" w:rsidDel="00F873DA" w:rsidRDefault="0075722E" w:rsidP="000E5763">
      <w:pPr>
        <w:spacing w:line="480" w:lineRule="auto"/>
        <w:ind w:firstLine="720"/>
        <w:rPr>
          <w:del w:id="83" w:author="Benjamin J. Makhlouf" w:date="2025-10-06T15:44:00Z" w16du:dateUtc="2025-10-06T22:44:00Z"/>
          <w:rFonts w:ascii="Garamond" w:hAnsi="Garamond"/>
          <w:sz w:val="22"/>
          <w:szCs w:val="22"/>
        </w:rPr>
        <w:pPrChange w:id="84" w:author="Benjamin J. Makhlouf" w:date="2025-10-27T08:16:00Z" w16du:dateUtc="2025-10-27T12:16:00Z">
          <w:pPr>
            <w:spacing w:line="480" w:lineRule="auto"/>
            <w:ind w:firstLine="720"/>
          </w:pPr>
        </w:pPrChange>
      </w:pPr>
      <w:r w:rsidRPr="00CE7F91">
        <w:rPr>
          <w:rFonts w:ascii="Garamond" w:hAnsi="Garamond"/>
          <w:sz w:val="22"/>
          <w:szCs w:val="22"/>
        </w:rPr>
        <w:t>Selected samples were cut along the transverse plane</w:t>
      </w:r>
      <w:r w:rsidR="00DF1513" w:rsidRPr="00CE7F91">
        <w:rPr>
          <w:rFonts w:ascii="Garamond" w:hAnsi="Garamond"/>
          <w:sz w:val="22"/>
          <w:szCs w:val="22"/>
        </w:rPr>
        <w:t xml:space="preserve"> using a low speed</w:t>
      </w:r>
      <w:r w:rsidRPr="00CE7F91">
        <w:rPr>
          <w:rFonts w:ascii="Garamond" w:hAnsi="Garamond"/>
          <w:sz w:val="22"/>
          <w:szCs w:val="22"/>
        </w:rPr>
        <w:t xml:space="preserve"> </w:t>
      </w:r>
      <w:proofErr w:type="spellStart"/>
      <w:r w:rsidRPr="00CE7F91">
        <w:rPr>
          <w:rFonts w:ascii="Garamond" w:hAnsi="Garamond"/>
          <w:sz w:val="22"/>
          <w:szCs w:val="22"/>
        </w:rPr>
        <w:t>isomet</w:t>
      </w:r>
      <w:proofErr w:type="spellEnd"/>
      <w:r w:rsidRPr="00CE7F91">
        <w:rPr>
          <w:rFonts w:ascii="Garamond" w:hAnsi="Garamond"/>
          <w:sz w:val="22"/>
          <w:szCs w:val="22"/>
        </w:rPr>
        <w:t xml:space="preserve"> saw</w:t>
      </w:r>
      <w:r w:rsidR="00DF1513" w:rsidRPr="00CE7F91">
        <w:rPr>
          <w:rFonts w:ascii="Garamond" w:hAnsi="Garamond"/>
          <w:sz w:val="22"/>
          <w:szCs w:val="22"/>
        </w:rPr>
        <w:t xml:space="preserve"> to reveal the growth structure of the otolith</w:t>
      </w:r>
      <w:r w:rsidRPr="00CE7F91">
        <w:rPr>
          <w:rFonts w:ascii="Garamond" w:hAnsi="Garamond"/>
          <w:sz w:val="22"/>
          <w:szCs w:val="22"/>
        </w:rPr>
        <w:t>, mounted on microscope slides, and polished to enhance clarity</w:t>
      </w:r>
      <w:r w:rsidR="00070CB1">
        <w:rPr>
          <w:rFonts w:ascii="Garamond" w:hAnsi="Garamond"/>
          <w:sz w:val="22"/>
          <w:szCs w:val="22"/>
        </w:rPr>
        <w:t xml:space="preserve"> </w:t>
      </w:r>
      <w:r w:rsidR="00C26DD3">
        <w:rPr>
          <w:rFonts w:ascii="Garamond" w:hAnsi="Garamond"/>
          <w:sz w:val="22"/>
          <w:szCs w:val="22"/>
        </w:rPr>
        <w:fldChar w:fldCharType="begin"/>
      </w:r>
      <w:r w:rsidR="00C26DD3">
        <w:rPr>
          <w:rFonts w:ascii="Garamond" w:hAnsi="Garamond"/>
          <w:sz w:val="22"/>
          <w:szCs w:val="22"/>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Pr>
          <w:rFonts w:ascii="Garamond" w:hAnsi="Garamond"/>
          <w:sz w:val="22"/>
          <w:szCs w:val="22"/>
        </w:rPr>
        <w:fldChar w:fldCharType="separate"/>
      </w:r>
      <w:r w:rsidR="00C26DD3">
        <w:rPr>
          <w:rFonts w:ascii="Garamond" w:hAnsi="Garamond"/>
          <w:noProof/>
          <w:sz w:val="22"/>
          <w:szCs w:val="22"/>
        </w:rPr>
        <w:t>(Donohoe &amp; Zimmerman, 2010; Zimmerman &amp; Reeves, 2002)</w:t>
      </w:r>
      <w:r w:rsidR="00C26DD3">
        <w:rPr>
          <w:rFonts w:ascii="Garamond" w:hAnsi="Garamond"/>
          <w:sz w:val="22"/>
          <w:szCs w:val="22"/>
        </w:rPr>
        <w:fldChar w:fldCharType="end"/>
      </w:r>
      <w:r w:rsidR="00C26DD3">
        <w:rPr>
          <w:rFonts w:ascii="Garamond" w:hAnsi="Garamond"/>
          <w:sz w:val="22"/>
          <w:szCs w:val="22"/>
        </w:rPr>
        <w:t xml:space="preserve">. </w:t>
      </w:r>
      <w:r w:rsidR="002A47CE">
        <w:rPr>
          <w:rFonts w:ascii="Garamond" w:hAnsi="Garamond"/>
          <w:sz w:val="22"/>
          <w:szCs w:val="22"/>
        </w:rPr>
        <w:t>Samples</w:t>
      </w:r>
      <w:r w:rsidR="00DF1513" w:rsidRPr="00CE7F91">
        <w:rPr>
          <w:rFonts w:ascii="Garamond" w:hAnsi="Garamond"/>
          <w:sz w:val="22"/>
          <w:szCs w:val="22"/>
        </w:rPr>
        <w:t xml:space="preserve"> were</w:t>
      </w:r>
      <w:r w:rsidR="002A47CE">
        <w:rPr>
          <w:rFonts w:ascii="Garamond" w:hAnsi="Garamond"/>
          <w:sz w:val="22"/>
          <w:szCs w:val="22"/>
        </w:rPr>
        <w:t xml:space="preserve"> then</w:t>
      </w:r>
      <w:r w:rsidR="00DF1513" w:rsidRPr="00CE7F91">
        <w:rPr>
          <w:rFonts w:ascii="Garamond" w:hAnsi="Garamond"/>
          <w:sz w:val="22"/>
          <w:szCs w:val="22"/>
        </w:rPr>
        <w:t xml:space="preserve"> analyzed using Laser Ablation Inductively Coupled Plasma Mass Spectrometry (LA-ICP-MS) at the University of Utah Strontium Metals Lab, </w:t>
      </w:r>
      <w:proofErr w:type="gramStart"/>
      <w:r w:rsidR="00DF1513" w:rsidRPr="00CE7F91">
        <w:rPr>
          <w:rFonts w:ascii="Garamond" w:hAnsi="Garamond"/>
          <w:sz w:val="22"/>
          <w:szCs w:val="22"/>
        </w:rPr>
        <w:t>with the exception of</w:t>
      </w:r>
      <w:proofErr w:type="gramEnd"/>
      <w:r w:rsidR="00DF1513" w:rsidRPr="00CE7F91">
        <w:rPr>
          <w:rFonts w:ascii="Garamond" w:hAnsi="Garamond"/>
          <w:sz w:val="22"/>
          <w:szCs w:val="22"/>
        </w:rPr>
        <w:t xml:space="preserve"> 2022 Kuskokwim samples</w:t>
      </w:r>
      <w:r w:rsidR="002A47CE">
        <w:rPr>
          <w:rFonts w:ascii="Garamond" w:hAnsi="Garamond"/>
          <w:sz w:val="22"/>
          <w:szCs w:val="22"/>
        </w:rPr>
        <w:t xml:space="preserve"> </w:t>
      </w:r>
      <w:r w:rsidR="00DF1513" w:rsidRPr="00CE7F91">
        <w:rPr>
          <w:rFonts w:ascii="Garamond" w:hAnsi="Garamond"/>
          <w:sz w:val="22"/>
          <w:szCs w:val="22"/>
        </w:rPr>
        <w:t>which were processed at the</w:t>
      </w:r>
      <w:r w:rsidR="00C26DD3">
        <w:rPr>
          <w:rFonts w:ascii="Garamond" w:hAnsi="Garamond"/>
          <w:sz w:val="22"/>
          <w:szCs w:val="22"/>
        </w:rPr>
        <w:t xml:space="preserve"> W.M. Keck Collaboratory for Plasma Spectrometry </w:t>
      </w:r>
      <w:r w:rsidR="00DF1513" w:rsidRPr="00CE7F91">
        <w:rPr>
          <w:rFonts w:ascii="Garamond" w:hAnsi="Garamond"/>
          <w:sz w:val="22"/>
          <w:szCs w:val="22"/>
        </w:rPr>
        <w:t>at Oregon State University.</w:t>
      </w:r>
      <w:r w:rsidR="00CE7F91">
        <w:rPr>
          <w:rFonts w:ascii="Garamond" w:hAnsi="Garamond"/>
          <w:sz w:val="22"/>
          <w:szCs w:val="22"/>
        </w:rPr>
        <w:t xml:space="preserve"> </w:t>
      </w:r>
      <w:r w:rsidRPr="00CE7F91">
        <w:rPr>
          <w:rFonts w:ascii="Garamond" w:hAnsi="Garamond"/>
          <w:sz w:val="22"/>
          <w:szCs w:val="22"/>
        </w:rPr>
        <w:t xml:space="preserve">Laser ablation </w:t>
      </w:r>
      <w:r w:rsidR="00CE7F91" w:rsidRPr="00CE7F91">
        <w:rPr>
          <w:rFonts w:ascii="Garamond" w:hAnsi="Garamond"/>
          <w:sz w:val="22"/>
          <w:szCs w:val="22"/>
        </w:rPr>
        <w:t>was pe</w:t>
      </w:r>
      <w:ins w:id="85" w:author="Daniel Schindler" w:date="2025-10-02T15:08:00Z" w16du:dateUtc="2025-10-02T22:08:00Z">
        <w:r w:rsidR="002D16B7">
          <w:rPr>
            <w:rFonts w:ascii="Garamond" w:hAnsi="Garamond"/>
            <w:sz w:val="22"/>
            <w:szCs w:val="22"/>
          </w:rPr>
          <w:t>r</w:t>
        </w:r>
      </w:ins>
      <w:r w:rsidR="00CE7F91" w:rsidRPr="00CE7F91">
        <w:rPr>
          <w:rFonts w:ascii="Garamond" w:hAnsi="Garamond"/>
          <w:sz w:val="22"/>
          <w:szCs w:val="22"/>
        </w:rPr>
        <w:t xml:space="preserve">formed from the </w:t>
      </w:r>
      <w:r w:rsidR="002D16B7">
        <w:rPr>
          <w:rFonts w:ascii="Garamond" w:hAnsi="Garamond"/>
          <w:sz w:val="22"/>
          <w:szCs w:val="22"/>
        </w:rPr>
        <w:t xml:space="preserve">otolith </w:t>
      </w:r>
      <w:r w:rsidR="00CE7F91" w:rsidRPr="00CE7F91">
        <w:rPr>
          <w:rFonts w:ascii="Garamond" w:hAnsi="Garamond"/>
          <w:sz w:val="22"/>
          <w:szCs w:val="22"/>
        </w:rPr>
        <w:t>core to just after the onset of the marine signature along the dorsal lobe</w:t>
      </w:r>
      <w:r w:rsidR="00CE7F91">
        <w:rPr>
          <w:rFonts w:ascii="Garamond" w:hAnsi="Garamond"/>
          <w:sz w:val="22"/>
          <w:szCs w:val="22"/>
        </w:rPr>
        <w:t xml:space="preserve"> scanning at </w:t>
      </w:r>
      <w:r w:rsidR="00B229E6">
        <w:rPr>
          <w:rFonts w:ascii="Garamond" w:hAnsi="Garamond"/>
          <w:sz w:val="22"/>
          <w:szCs w:val="22"/>
        </w:rPr>
        <w:t xml:space="preserve">2 microns/second. </w:t>
      </w:r>
      <w:r w:rsidR="00CE7F91">
        <w:rPr>
          <w:rFonts w:ascii="Garamond" w:hAnsi="Garamond"/>
          <w:sz w:val="22"/>
          <w:szCs w:val="22"/>
        </w:rPr>
        <w:t>The resulting data</w:t>
      </w:r>
      <w:r w:rsidR="00616EA6">
        <w:rPr>
          <w:rFonts w:ascii="Garamond" w:hAnsi="Garamond"/>
          <w:sz w:val="22"/>
          <w:szCs w:val="22"/>
        </w:rPr>
        <w:t xml:space="preserve">set </w:t>
      </w:r>
      <w:r w:rsidR="002A47CE">
        <w:rPr>
          <w:rFonts w:ascii="Garamond" w:hAnsi="Garamond"/>
          <w:sz w:val="22"/>
          <w:szCs w:val="22"/>
        </w:rPr>
        <w:t>includes</w:t>
      </w:r>
      <w:r w:rsidR="00CE7F91">
        <w:rPr>
          <w:rFonts w:ascii="Garamond" w:hAnsi="Garamond"/>
          <w:sz w:val="22"/>
          <w:szCs w:val="22"/>
        </w:rPr>
        <w:t xml:space="preserve"> </w:t>
      </w:r>
      <w:r w:rsidR="002A47CE">
        <w:rPr>
          <w:rFonts w:ascii="Garamond" w:hAnsi="Garamond"/>
          <w:sz w:val="22"/>
          <w:szCs w:val="22"/>
        </w:rPr>
        <w:t xml:space="preserve">a concurrently collected </w:t>
      </w:r>
      <w:r w:rsidR="007833A8">
        <w:rPr>
          <w:rFonts w:ascii="Garamond" w:hAnsi="Garamond"/>
          <w:sz w:val="22"/>
          <w:szCs w:val="22"/>
        </w:rPr>
        <w:t>time series</w:t>
      </w:r>
      <w:r w:rsidR="002A47CE">
        <w:rPr>
          <w:rFonts w:ascii="Garamond" w:hAnsi="Garamond"/>
          <w:sz w:val="22"/>
          <w:szCs w:val="22"/>
        </w:rPr>
        <w:t xml:space="preserve"> of </w:t>
      </w:r>
      <w:r w:rsidR="00C26DD3" w:rsidRPr="00CA63D8">
        <w:rPr>
          <w:rFonts w:ascii="Cambria Math" w:hAnsi="Cambria Math" w:cs="Cambria Math"/>
          <w:sz w:val="22"/>
          <w:szCs w:val="22"/>
        </w:rPr>
        <w:t>⁸⁷</w:t>
      </w:r>
      <w:r w:rsidR="00C26DD3" w:rsidRPr="00CA63D8">
        <w:rPr>
          <w:rFonts w:ascii="Garamond" w:hAnsi="Garamond"/>
          <w:sz w:val="22"/>
          <w:szCs w:val="22"/>
        </w:rPr>
        <w:t>Sr/</w:t>
      </w:r>
      <w:r w:rsidR="00C26DD3" w:rsidRPr="00CA63D8">
        <w:rPr>
          <w:rFonts w:ascii="Cambria Math" w:hAnsi="Cambria Math" w:cs="Cambria Math"/>
          <w:sz w:val="22"/>
          <w:szCs w:val="22"/>
        </w:rPr>
        <w:t>⁸⁶</w:t>
      </w:r>
      <w:r w:rsidR="00C26DD3" w:rsidRPr="00CA63D8">
        <w:rPr>
          <w:rFonts w:ascii="Garamond" w:hAnsi="Garamond"/>
          <w:sz w:val="22"/>
          <w:szCs w:val="22"/>
        </w:rPr>
        <w:t>Sr</w:t>
      </w:r>
      <w:r w:rsidR="002A47CE">
        <w:rPr>
          <w:rFonts w:ascii="Garamond" w:hAnsi="Garamond"/>
          <w:sz w:val="22"/>
          <w:szCs w:val="22"/>
        </w:rPr>
        <w:t xml:space="preserve"> and Sr</w:t>
      </w:r>
      <w:r w:rsidR="00C26DD3">
        <w:rPr>
          <w:rFonts w:ascii="Garamond" w:hAnsi="Garamond"/>
          <w:sz w:val="22"/>
          <w:szCs w:val="22"/>
          <w:vertAlign w:val="superscript"/>
        </w:rPr>
        <w:t>88</w:t>
      </w:r>
      <w:r w:rsidR="002A47CE">
        <w:rPr>
          <w:rFonts w:ascii="Garamond" w:hAnsi="Garamond"/>
          <w:sz w:val="22"/>
          <w:szCs w:val="22"/>
        </w:rPr>
        <w:t xml:space="preserve"> along the same transect for all individuals. </w:t>
      </w:r>
      <w:ins w:id="86" w:author="Benjamin J. Makhlouf" w:date="2025-10-06T15:45:00Z" w16du:dateUtc="2025-10-06T22:45:00Z">
        <w:r w:rsidR="00F873DA">
          <w:rPr>
            <w:rFonts w:ascii="Garamond" w:hAnsi="Garamond"/>
            <w:sz w:val="22"/>
            <w:szCs w:val="22"/>
          </w:rPr>
          <w:t>Because</w:t>
        </w:r>
      </w:ins>
      <w:ins w:id="87" w:author="Benjamin J. Makhlouf" w:date="2025-10-06T15:44:00Z" w16du:dateUtc="2025-10-06T22:44:00Z">
        <w:r w:rsidR="00F85470" w:rsidRPr="00492371">
          <w:rPr>
            <w:rFonts w:ascii="Garamond" w:hAnsi="Garamond"/>
            <w:sz w:val="22"/>
            <w:szCs w:val="22"/>
          </w:rPr>
          <w:t xml:space="preserve"> the Yukon </w:t>
        </w:r>
      </w:ins>
      <w:ins w:id="88" w:author="Benjamin J. Makhlouf" w:date="2025-10-06T15:46:00Z" w16du:dateUtc="2025-10-06T22:46:00Z">
        <w:r w:rsidR="00F873DA">
          <w:rPr>
            <w:rFonts w:ascii="Garamond" w:hAnsi="Garamond"/>
            <w:sz w:val="22"/>
            <w:szCs w:val="22"/>
          </w:rPr>
          <w:t>river-</w:t>
        </w:r>
      </w:ins>
      <w:ins w:id="89" w:author="Benjamin J. Makhlouf" w:date="2025-10-06T15:44:00Z" w16du:dateUtc="2025-10-06T22:44:00Z">
        <w:r w:rsidR="00F85470" w:rsidRPr="00492371">
          <w:rPr>
            <w:rFonts w:ascii="Garamond" w:hAnsi="Garamond"/>
            <w:sz w:val="22"/>
            <w:szCs w:val="22"/>
          </w:rPr>
          <w:t xml:space="preserve">basin contains multiple distinct genetic reporting groups, fin clip samples were collected from a subset of Yukon individuals for genetic stock </w:t>
        </w:r>
      </w:ins>
      <w:ins w:id="90" w:author="Benjamin J. Makhlouf" w:date="2025-10-13T10:15:00Z" w16du:dateUtc="2025-10-13T17:15:00Z">
        <w:r w:rsidR="0049569B">
          <w:rPr>
            <w:rFonts w:ascii="Garamond" w:hAnsi="Garamond"/>
            <w:sz w:val="22"/>
            <w:szCs w:val="22"/>
          </w:rPr>
          <w:t>assignment.</w:t>
        </w:r>
      </w:ins>
      <w:ins w:id="91" w:author="Benjamin J. Makhlouf" w:date="2025-10-06T15:44:00Z" w16du:dateUtc="2025-10-06T22:44:00Z">
        <w:r w:rsidR="00F85470" w:rsidRPr="00492371">
          <w:rPr>
            <w:rFonts w:ascii="Garamond" w:hAnsi="Garamond"/>
            <w:sz w:val="22"/>
            <w:szCs w:val="22"/>
          </w:rPr>
          <w:t xml:space="preserve"> </w:t>
        </w:r>
      </w:ins>
      <w:ins w:id="92" w:author="Benjamin J. Makhlouf" w:date="2025-10-13T10:16:00Z" w16du:dateUtc="2025-10-13T17:16:00Z">
        <w:r w:rsidR="0049569B">
          <w:rPr>
            <w:rFonts w:ascii="Garamond" w:hAnsi="Garamond"/>
            <w:sz w:val="22"/>
            <w:szCs w:val="22"/>
          </w:rPr>
          <w:t>From these samples, a posterior probability of occupancy for three genetic reporting groups (Lower, Middle, and Upper Yukon) were assigned following methods outlined in Makhlouf et al., 202</w:t>
        </w:r>
      </w:ins>
      <w:ins w:id="93" w:author="Benjamin J. Makhlouf" w:date="2025-10-13T10:17:00Z" w16du:dateUtc="2025-10-13T17:17:00Z">
        <w:r w:rsidR="0049569B">
          <w:rPr>
            <w:rFonts w:ascii="Garamond" w:hAnsi="Garamond"/>
            <w:sz w:val="22"/>
            <w:szCs w:val="22"/>
          </w:rPr>
          <w:t xml:space="preserve">5 </w:t>
        </w:r>
      </w:ins>
      <w:r w:rsidR="00F85470" w:rsidRPr="00492371">
        <w:rPr>
          <w:rFonts w:ascii="Garamond" w:hAnsi="Garamond"/>
          <w:sz w:val="22"/>
          <w:szCs w:val="22"/>
        </w:rPr>
        <w:fldChar w:fldCharType="begin"/>
      </w:r>
      <w:r w:rsidR="00F85470" w:rsidRPr="00492371">
        <w:rPr>
          <w:rFonts w:ascii="Garamond" w:hAnsi="Garamond"/>
          <w:sz w:val="22"/>
          <w:szCs w:val="22"/>
        </w:rPr>
        <w:instrText xml:space="preserve"> ADDIN ZOTERO_ITEM CSL_CITATION {"citationID":"NISOW8Yf","properties":{"formattedCitation":"(West &amp; Dann, 2019)","plainCitation":"(West &amp; Dann, 2019)","noteIndex":0},"citationItems":[{"id":4781,"uris":["http://zotero.org/users/8421274/items/G3I6CPV6"],"itemData":{"id":4781,"type":"report","archive":"https://www.adfg.alaska.gov/FedAidPDFs/RIR.3A.2019.08.pdf","language":"en","number":"Alaska Department of Fish and Game, Division of Commercial Fisheries, Regional Information Report 3A19-08, Anchorage.","source":"Zotero","title":"Genetic stock identification of Pilot Station Chinook salmon, 2017.","author":[{"family":"West","given":"F"},{"family":"Dann","given":"T"}],"issued":{"date-parts":[["2019"]]}}}],"schema":"https://github.com/citation-style-language/schema/raw/master/csl-citation.json"} </w:instrText>
      </w:r>
      <w:r w:rsidR="00F85470" w:rsidRPr="00492371">
        <w:rPr>
          <w:rFonts w:ascii="Garamond" w:hAnsi="Garamond"/>
          <w:sz w:val="22"/>
          <w:szCs w:val="22"/>
        </w:rPr>
        <w:fldChar w:fldCharType="separate"/>
      </w:r>
      <w:r w:rsidR="00F85470" w:rsidRPr="00492371">
        <w:rPr>
          <w:rFonts w:ascii="Garamond" w:hAnsi="Garamond"/>
          <w:noProof/>
          <w:sz w:val="22"/>
          <w:szCs w:val="22"/>
        </w:rPr>
        <w:t>(West &amp; Dann, 2019)</w:t>
      </w:r>
      <w:r w:rsidR="00F85470" w:rsidRPr="00492371">
        <w:rPr>
          <w:rFonts w:ascii="Garamond" w:hAnsi="Garamond"/>
          <w:sz w:val="22"/>
          <w:szCs w:val="22"/>
        </w:rPr>
        <w:fldChar w:fldCharType="end"/>
      </w:r>
      <w:ins w:id="94" w:author="Benjamin J. Makhlouf" w:date="2025-10-06T15:44:00Z" w16du:dateUtc="2025-10-06T22:44:00Z">
        <w:r w:rsidR="00F85470" w:rsidRPr="00492371">
          <w:rPr>
            <w:rFonts w:ascii="Garamond" w:hAnsi="Garamond"/>
            <w:sz w:val="22"/>
            <w:szCs w:val="22"/>
          </w:rPr>
          <w:t xml:space="preserve">. </w:t>
        </w:r>
        <w:proofErr w:type="gramStart"/>
        <w:r w:rsidR="00F85470" w:rsidRPr="00492371">
          <w:rPr>
            <w:rFonts w:ascii="Garamond" w:hAnsi="Garamond"/>
            <w:sz w:val="22"/>
            <w:szCs w:val="22"/>
          </w:rPr>
          <w:t>Each individual</w:t>
        </w:r>
        <w:proofErr w:type="gramEnd"/>
        <w:r w:rsidR="00F85470" w:rsidRPr="00492371">
          <w:rPr>
            <w:rFonts w:ascii="Garamond" w:hAnsi="Garamond"/>
            <w:sz w:val="22"/>
            <w:szCs w:val="22"/>
          </w:rPr>
          <w:t xml:space="preserve"> with available genetic data was </w:t>
        </w:r>
      </w:ins>
      <w:ins w:id="95" w:author="Benjamin J. Makhlouf" w:date="2025-10-13T10:17:00Z" w16du:dateUtc="2025-10-13T17:17:00Z">
        <w:r w:rsidR="0049569B">
          <w:rPr>
            <w:rFonts w:ascii="Garamond" w:hAnsi="Garamond"/>
            <w:sz w:val="22"/>
            <w:szCs w:val="22"/>
          </w:rPr>
          <w:t xml:space="preserve">then </w:t>
        </w:r>
      </w:ins>
      <w:ins w:id="96" w:author="Benjamin J. Makhlouf" w:date="2025-10-06T15:44:00Z" w16du:dateUtc="2025-10-06T22:44:00Z">
        <w:r w:rsidR="00F85470" w:rsidRPr="00492371">
          <w:rPr>
            <w:rFonts w:ascii="Garamond" w:hAnsi="Garamond"/>
            <w:sz w:val="22"/>
            <w:szCs w:val="22"/>
          </w:rPr>
          <w:t>assigned to the reporting group with the highest probability of origin.</w:t>
        </w:r>
      </w:ins>
    </w:p>
    <w:p w14:paraId="688057F7" w14:textId="77777777" w:rsidR="00F873DA" w:rsidRPr="00F873DA" w:rsidDel="000E5763" w:rsidRDefault="00F873DA" w:rsidP="000E5763">
      <w:pPr>
        <w:spacing w:line="480" w:lineRule="auto"/>
        <w:ind w:firstLine="720"/>
        <w:rPr>
          <w:ins w:id="97" w:author="Benjamin J. Makhlouf" w:date="2025-10-06T15:46:00Z" w16du:dateUtc="2025-10-06T22:46:00Z"/>
          <w:del w:id="98" w:author="bmak29" w:date="2025-10-27T08:17:00Z" w16du:dateUtc="2025-10-27T12:17:00Z"/>
          <w:rFonts w:ascii="Garamond" w:hAnsi="Garamond"/>
          <w:sz w:val="22"/>
          <w:szCs w:val="22"/>
        </w:rPr>
      </w:pPr>
    </w:p>
    <w:p w14:paraId="362240BC" w14:textId="77777777" w:rsidR="00CE7F91" w:rsidRDefault="00CE7F91" w:rsidP="000E5763">
      <w:pPr>
        <w:spacing w:line="480" w:lineRule="auto"/>
        <w:ind w:firstLine="720"/>
        <w:rPr>
          <w:rFonts w:ascii="Garamond" w:hAnsi="Garamond"/>
          <w:b/>
          <w:bCs/>
          <w:sz w:val="22"/>
          <w:szCs w:val="22"/>
          <w:u w:val="single"/>
        </w:rPr>
      </w:pPr>
    </w:p>
    <w:p w14:paraId="0678BE3E" w14:textId="544236E4" w:rsidR="00070CB1" w:rsidRPr="00B229E6" w:rsidRDefault="004D2BA0" w:rsidP="00B229E6">
      <w:pPr>
        <w:rPr>
          <w:rFonts w:ascii="Garamond" w:hAnsi="Garamond"/>
          <w:b/>
          <w:bCs/>
          <w:sz w:val="22"/>
          <w:szCs w:val="22"/>
          <w:u w:val="single"/>
        </w:rPr>
      </w:pPr>
      <w:r w:rsidRPr="00F6547F">
        <w:rPr>
          <w:rFonts w:ascii="Garamond" w:hAnsi="Garamond"/>
          <w:b/>
          <w:bCs/>
          <w:sz w:val="22"/>
          <w:szCs w:val="22"/>
          <w:u w:val="single"/>
        </w:rPr>
        <w:t>Data pre</w:t>
      </w:r>
      <w:ins w:id="99" w:author="Daniel Schindler" w:date="2025-10-02T15:09:00Z" w16du:dateUtc="2025-10-02T22:09:00Z">
        <w:r w:rsidR="002D16B7">
          <w:rPr>
            <w:rFonts w:ascii="Garamond" w:hAnsi="Garamond"/>
            <w:b/>
            <w:bCs/>
            <w:sz w:val="22"/>
            <w:szCs w:val="22"/>
            <w:u w:val="single"/>
          </w:rPr>
          <w:t>-</w:t>
        </w:r>
      </w:ins>
      <w:r w:rsidRPr="00F6547F">
        <w:rPr>
          <w:rFonts w:ascii="Garamond" w:hAnsi="Garamond"/>
          <w:b/>
          <w:bCs/>
          <w:sz w:val="22"/>
          <w:szCs w:val="22"/>
          <w:u w:val="single"/>
        </w:rPr>
        <w:t xml:space="preserve">processing </w:t>
      </w:r>
    </w:p>
    <w:p w14:paraId="7EC1B482" w14:textId="05EEE7CC" w:rsidR="00CE7F91" w:rsidRDefault="005E7567" w:rsidP="007072C4">
      <w:pPr>
        <w:spacing w:line="480" w:lineRule="auto"/>
        <w:ind w:firstLine="720"/>
        <w:rPr>
          <w:rFonts w:ascii="Garamond" w:hAnsi="Garamond"/>
          <w:sz w:val="22"/>
          <w:szCs w:val="22"/>
        </w:rPr>
      </w:pPr>
      <w:r w:rsidRPr="005E7567">
        <w:rPr>
          <w:rFonts w:ascii="Garamond" w:hAnsi="Garamond"/>
          <w:sz w:val="22"/>
          <w:szCs w:val="22"/>
        </w:rPr>
        <w:t xml:space="preserve">To standardize all data to the same life history period </w:t>
      </w:r>
      <w:r w:rsidR="002A47CE">
        <w:rPr>
          <w:rFonts w:ascii="Garamond" w:hAnsi="Garamond"/>
          <w:sz w:val="22"/>
          <w:szCs w:val="22"/>
        </w:rPr>
        <w:t xml:space="preserve">full </w:t>
      </w:r>
      <w:r w:rsidR="00616EA6">
        <w:rPr>
          <w:rFonts w:ascii="Garamond" w:hAnsi="Garamond"/>
          <w:sz w:val="22"/>
          <w:szCs w:val="22"/>
        </w:rPr>
        <w:t>laser ablation datasets</w:t>
      </w:r>
      <w:r w:rsidR="002A47CE">
        <w:rPr>
          <w:rFonts w:ascii="Garamond" w:hAnsi="Garamond"/>
          <w:sz w:val="22"/>
          <w:szCs w:val="22"/>
        </w:rPr>
        <w:t xml:space="preserve"> were trimmed to include only data between the </w:t>
      </w:r>
      <w:r w:rsidR="00070CB1">
        <w:rPr>
          <w:rFonts w:ascii="Garamond" w:hAnsi="Garamond"/>
          <w:sz w:val="22"/>
          <w:szCs w:val="22"/>
        </w:rPr>
        <w:t>onset of the natal origin region</w:t>
      </w:r>
      <w:r w:rsidR="00CE7F91">
        <w:rPr>
          <w:rFonts w:ascii="Garamond" w:hAnsi="Garamond"/>
          <w:sz w:val="22"/>
          <w:szCs w:val="22"/>
        </w:rPr>
        <w:t xml:space="preserve"> and the </w:t>
      </w:r>
      <w:r w:rsidR="002D16B7">
        <w:rPr>
          <w:rFonts w:ascii="Garamond" w:hAnsi="Garamond"/>
          <w:sz w:val="22"/>
          <w:szCs w:val="22"/>
        </w:rPr>
        <w:t xml:space="preserve">beginning of </w:t>
      </w:r>
      <w:r w:rsidR="00CE7F91">
        <w:rPr>
          <w:rFonts w:ascii="Garamond" w:hAnsi="Garamond"/>
          <w:sz w:val="22"/>
          <w:szCs w:val="22"/>
        </w:rPr>
        <w:t>marine residence. These cutoff points were identified by</w:t>
      </w:r>
      <w:r w:rsidRPr="005E7567">
        <w:rPr>
          <w:rFonts w:ascii="Garamond" w:hAnsi="Garamond"/>
          <w:sz w:val="22"/>
          <w:szCs w:val="22"/>
        </w:rPr>
        <w:t xml:space="preserve"> examining patterns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 xml:space="preserve">Sr, </w:t>
      </w:r>
      <w:r w:rsidRPr="005E7567">
        <w:rPr>
          <w:rFonts w:ascii="Cambria Math" w:hAnsi="Cambria Math" w:cs="Cambria Math"/>
          <w:sz w:val="22"/>
          <w:szCs w:val="22"/>
        </w:rPr>
        <w:t>⁸⁸</w:t>
      </w:r>
      <w:r w:rsidRPr="005E7567">
        <w:rPr>
          <w:rFonts w:ascii="Garamond" w:hAnsi="Garamond"/>
          <w:sz w:val="22"/>
          <w:szCs w:val="22"/>
        </w:rPr>
        <w:t xml:space="preserve">Sr, and </w:t>
      </w:r>
      <w:r w:rsidR="002D16B7">
        <w:rPr>
          <w:rFonts w:ascii="Garamond" w:hAnsi="Garamond"/>
          <w:sz w:val="22"/>
          <w:szCs w:val="22"/>
        </w:rPr>
        <w:t xml:space="preserve">visually apparent </w:t>
      </w:r>
      <w:r w:rsidRPr="005E7567">
        <w:rPr>
          <w:rFonts w:ascii="Garamond" w:hAnsi="Garamond"/>
          <w:sz w:val="22"/>
          <w:szCs w:val="22"/>
        </w:rPr>
        <w:t>morphological features along the laser ablation line</w:t>
      </w:r>
      <w:r w:rsidR="002A47CE">
        <w:rPr>
          <w:rFonts w:ascii="Garamond" w:hAnsi="Garamond"/>
          <w:sz w:val="22"/>
          <w:szCs w:val="22"/>
        </w:rPr>
        <w:t xml:space="preserve"> </w:t>
      </w:r>
      <w:r w:rsidR="002A47CE">
        <w:rPr>
          <w:rFonts w:ascii="Garamond" w:hAnsi="Garamond"/>
          <w:sz w:val="22"/>
          <w:szCs w:val="22"/>
        </w:rPr>
        <w:fldChar w:fldCharType="begin"/>
      </w:r>
      <w:r w:rsidR="002A47CE">
        <w:rPr>
          <w:rFonts w:ascii="Garamond" w:hAnsi="Garamond"/>
          <w:sz w:val="22"/>
          <w:szCs w:val="22"/>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Pr>
          <w:rFonts w:ascii="Garamond" w:hAnsi="Garamond"/>
          <w:sz w:val="22"/>
          <w:szCs w:val="22"/>
        </w:rPr>
        <w:fldChar w:fldCharType="separate"/>
      </w:r>
      <w:r w:rsidR="002A47CE">
        <w:rPr>
          <w:rFonts w:ascii="Garamond" w:hAnsi="Garamond"/>
          <w:noProof/>
          <w:sz w:val="22"/>
          <w:szCs w:val="22"/>
        </w:rPr>
        <w:t>(Brennan &amp; Schindler, 2017)</w:t>
      </w:r>
      <w:r w:rsidR="002A47CE">
        <w:rPr>
          <w:rFonts w:ascii="Garamond" w:hAnsi="Garamond"/>
          <w:sz w:val="22"/>
          <w:szCs w:val="22"/>
        </w:rPr>
        <w:fldChar w:fldCharType="end"/>
      </w:r>
      <w:r w:rsidRPr="005E7567">
        <w:rPr>
          <w:rFonts w:ascii="Garamond" w:hAnsi="Garamond"/>
          <w:sz w:val="22"/>
          <w:szCs w:val="22"/>
        </w:rPr>
        <w:t xml:space="preserve">. </w:t>
      </w:r>
      <w:r w:rsidR="00B229E6">
        <w:rPr>
          <w:rFonts w:ascii="Garamond" w:hAnsi="Garamond"/>
          <w:sz w:val="22"/>
          <w:szCs w:val="22"/>
        </w:rPr>
        <w:t>The n</w:t>
      </w:r>
      <w:r w:rsidR="00070CB1">
        <w:rPr>
          <w:rFonts w:ascii="Garamond" w:hAnsi="Garamond"/>
          <w:sz w:val="22"/>
          <w:szCs w:val="22"/>
        </w:rPr>
        <w:t xml:space="preserve">atal origin region was manually identified by the first steady state after the decline in Sr88 and movement of </w:t>
      </w:r>
      <w:r w:rsidR="00070CB1" w:rsidRPr="005E7567">
        <w:rPr>
          <w:rFonts w:ascii="Cambria Math" w:hAnsi="Cambria Math" w:cs="Cambria Math"/>
          <w:sz w:val="22"/>
          <w:szCs w:val="22"/>
        </w:rPr>
        <w:t>⁸⁷</w:t>
      </w:r>
      <w:r w:rsidR="00070CB1" w:rsidRPr="005E7567">
        <w:rPr>
          <w:rFonts w:ascii="Garamond" w:hAnsi="Garamond"/>
          <w:sz w:val="22"/>
          <w:szCs w:val="22"/>
        </w:rPr>
        <w:t>Sr/</w:t>
      </w:r>
      <w:r w:rsidR="00070CB1" w:rsidRPr="005E7567">
        <w:rPr>
          <w:rFonts w:ascii="Cambria Math" w:hAnsi="Cambria Math" w:cs="Cambria Math"/>
          <w:sz w:val="22"/>
          <w:szCs w:val="22"/>
        </w:rPr>
        <w:t>⁸⁶</w:t>
      </w:r>
      <w:r w:rsidR="00070CB1" w:rsidRPr="005E7567">
        <w:rPr>
          <w:rFonts w:ascii="Garamond" w:hAnsi="Garamond"/>
          <w:sz w:val="22"/>
          <w:szCs w:val="22"/>
        </w:rPr>
        <w:t>Sr</w:t>
      </w:r>
      <w:r w:rsidR="00070CB1">
        <w:rPr>
          <w:rFonts w:ascii="Garamond" w:hAnsi="Garamond"/>
          <w:sz w:val="22"/>
          <w:szCs w:val="22"/>
        </w:rPr>
        <w:t xml:space="preserve"> away from the global </w:t>
      </w:r>
      <w:r w:rsidR="00070CB1">
        <w:rPr>
          <w:rFonts w:ascii="Garamond" w:hAnsi="Garamond"/>
          <w:sz w:val="22"/>
          <w:szCs w:val="22"/>
        </w:rPr>
        <w:lastRenderedPageBreak/>
        <w:t>marine value (0.7092)</w:t>
      </w:r>
      <w:r w:rsidR="00B229E6">
        <w:rPr>
          <w:rFonts w:ascii="Garamond" w:hAnsi="Garamond"/>
          <w:sz w:val="22"/>
          <w:szCs w:val="22"/>
        </w:rPr>
        <w:t>, which</w:t>
      </w:r>
      <w:r w:rsidR="002D16B7">
        <w:rPr>
          <w:rFonts w:ascii="Garamond" w:hAnsi="Garamond"/>
          <w:sz w:val="22"/>
          <w:szCs w:val="22"/>
        </w:rPr>
        <w:t xml:space="preserve"> represent</w:t>
      </w:r>
      <w:r w:rsidR="00B229E6">
        <w:rPr>
          <w:rFonts w:ascii="Garamond" w:hAnsi="Garamond"/>
          <w:sz w:val="22"/>
          <w:szCs w:val="22"/>
        </w:rPr>
        <w:t>s</w:t>
      </w:r>
      <w:r w:rsidR="002D16B7">
        <w:rPr>
          <w:rFonts w:ascii="Garamond" w:hAnsi="Garamond"/>
          <w:sz w:val="22"/>
          <w:szCs w:val="22"/>
        </w:rPr>
        <w:t xml:space="preserve"> the maternal signal in the otolith</w:t>
      </w:r>
      <w:r w:rsidR="00070CB1">
        <w:rPr>
          <w:rFonts w:ascii="Garamond" w:hAnsi="Garamond"/>
          <w:sz w:val="22"/>
          <w:szCs w:val="22"/>
        </w:rPr>
        <w:t>.</w:t>
      </w:r>
      <w:ins w:id="100" w:author="Benjamin J. Makhlouf" w:date="2025-10-06T15:59:00Z" w16du:dateUtc="2025-10-06T22:59:00Z">
        <w:r w:rsidR="007249FA">
          <w:rPr>
            <w:rFonts w:ascii="Garamond" w:hAnsi="Garamond"/>
            <w:sz w:val="22"/>
            <w:szCs w:val="22"/>
          </w:rPr>
          <w:t xml:space="preserve"> Although we hypothesized that the maternal signature would differ among watersheds</w:t>
        </w:r>
      </w:ins>
      <w:ins w:id="101" w:author="Benjamin J. Makhlouf" w:date="2025-10-13T10:27:00Z" w16du:dateUtc="2025-10-13T17:27:00Z">
        <w:r w:rsidR="007072C4">
          <w:rPr>
            <w:rFonts w:ascii="Garamond" w:hAnsi="Garamond"/>
            <w:sz w:val="22"/>
            <w:szCs w:val="22"/>
          </w:rPr>
          <w:t xml:space="preserve">, and thus could be useful for classification, </w:t>
        </w:r>
      </w:ins>
      <w:ins w:id="102" w:author="Benjamin J. Makhlouf" w:date="2025-10-06T16:00:00Z" w16du:dateUtc="2025-10-06T23:00:00Z">
        <w:r w:rsidR="007249FA">
          <w:rPr>
            <w:rFonts w:ascii="Garamond" w:hAnsi="Garamond"/>
            <w:sz w:val="22"/>
            <w:szCs w:val="22"/>
          </w:rPr>
          <w:t xml:space="preserve">the start of the laser ablation </w:t>
        </w:r>
        <w:proofErr w:type="gramStart"/>
        <w:r w:rsidR="007249FA">
          <w:rPr>
            <w:rFonts w:ascii="Garamond" w:hAnsi="Garamond"/>
            <w:sz w:val="22"/>
            <w:szCs w:val="22"/>
          </w:rPr>
          <w:t>transect</w:t>
        </w:r>
        <w:proofErr w:type="gramEnd"/>
        <w:r w:rsidR="007249FA">
          <w:rPr>
            <w:rFonts w:ascii="Garamond" w:hAnsi="Garamond"/>
            <w:sz w:val="22"/>
            <w:szCs w:val="22"/>
          </w:rPr>
          <w:t xml:space="preserve"> and quality of the core signal varied among samples and years. T</w:t>
        </w:r>
      </w:ins>
      <w:ins w:id="103" w:author="Benjamin J. Makhlouf" w:date="2025-10-06T16:01:00Z" w16du:dateUtc="2025-10-06T23:01:00Z">
        <w:r w:rsidR="009757C2">
          <w:rPr>
            <w:rFonts w:ascii="Garamond" w:hAnsi="Garamond"/>
            <w:sz w:val="22"/>
            <w:szCs w:val="22"/>
          </w:rPr>
          <w:t>herefore, to maximize consistency among years we did not include the portion</w:t>
        </w:r>
      </w:ins>
      <w:ins w:id="104" w:author="Benjamin J. Makhlouf" w:date="2025-10-09T09:09:00Z" w16du:dateUtc="2025-10-09T16:09:00Z">
        <w:r w:rsidR="00492371">
          <w:rPr>
            <w:rFonts w:ascii="Garamond" w:hAnsi="Garamond"/>
            <w:sz w:val="22"/>
            <w:szCs w:val="22"/>
          </w:rPr>
          <w:t xml:space="preserve"> of the ti</w:t>
        </w:r>
      </w:ins>
      <w:ins w:id="105" w:author="Benjamin J. Makhlouf" w:date="2025-10-09T09:10:00Z" w16du:dateUtc="2025-10-09T16:10:00Z">
        <w:r w:rsidR="00492371">
          <w:rPr>
            <w:rFonts w:ascii="Garamond" w:hAnsi="Garamond"/>
            <w:sz w:val="22"/>
            <w:szCs w:val="22"/>
          </w:rPr>
          <w:t>me series</w:t>
        </w:r>
      </w:ins>
      <w:ins w:id="106" w:author="Benjamin J. Makhlouf" w:date="2025-10-06T16:01:00Z" w16du:dateUtc="2025-10-06T23:01:00Z">
        <w:r w:rsidR="009757C2">
          <w:rPr>
            <w:rFonts w:ascii="Garamond" w:hAnsi="Garamond"/>
            <w:sz w:val="22"/>
            <w:szCs w:val="22"/>
          </w:rPr>
          <w:t xml:space="preserve"> before the natal origin region.  A </w:t>
        </w:r>
      </w:ins>
      <w:r w:rsidR="00CE7F91">
        <w:rPr>
          <w:rFonts w:ascii="Garamond" w:hAnsi="Garamond"/>
          <w:sz w:val="22"/>
          <w:szCs w:val="22"/>
        </w:rPr>
        <w:t xml:space="preserve">cutoff at the </w:t>
      </w:r>
      <w:r w:rsidRPr="005E7567">
        <w:rPr>
          <w:rFonts w:ascii="Garamond" w:hAnsi="Garamond"/>
          <w:sz w:val="22"/>
          <w:szCs w:val="22"/>
        </w:rPr>
        <w:t xml:space="preserve">marine entry was identified </w:t>
      </w:r>
      <w:r w:rsidR="00CE7F91">
        <w:rPr>
          <w:rFonts w:ascii="Garamond" w:hAnsi="Garamond"/>
          <w:sz w:val="22"/>
          <w:szCs w:val="22"/>
        </w:rPr>
        <w:t xml:space="preserve">by </w:t>
      </w:r>
      <w:r w:rsidR="002A47CE">
        <w:rPr>
          <w:rFonts w:ascii="Garamond" w:hAnsi="Garamond"/>
          <w:sz w:val="22"/>
          <w:szCs w:val="22"/>
        </w:rPr>
        <w:t xml:space="preserve">the marine check </w:t>
      </w:r>
      <w:r w:rsidR="00CE7F91">
        <w:rPr>
          <w:rFonts w:ascii="Garamond" w:hAnsi="Garamond"/>
          <w:sz w:val="22"/>
          <w:szCs w:val="22"/>
        </w:rPr>
        <w:t>on the otolith</w:t>
      </w:r>
      <w:r w:rsidR="002A47CE">
        <w:rPr>
          <w:rFonts w:ascii="Garamond" w:hAnsi="Garamond"/>
          <w:sz w:val="22"/>
          <w:szCs w:val="22"/>
        </w:rPr>
        <w:t xml:space="preserve"> (dark annuli region)</w:t>
      </w:r>
      <w:r w:rsidR="00CE7F91">
        <w:rPr>
          <w:rFonts w:ascii="Garamond" w:hAnsi="Garamond"/>
          <w:sz w:val="22"/>
          <w:szCs w:val="22"/>
        </w:rPr>
        <w:t>, a rapid increase in</w:t>
      </w:r>
      <w:r w:rsidR="00070CB1">
        <w:rPr>
          <w:rFonts w:ascii="Garamond" w:hAnsi="Garamond"/>
          <w:sz w:val="22"/>
          <w:szCs w:val="22"/>
        </w:rPr>
        <w:t xml:space="preserve"> </w:t>
      </w:r>
      <w:r w:rsidR="00070CB1" w:rsidRPr="005E7567">
        <w:rPr>
          <w:rFonts w:ascii="Cambria Math" w:hAnsi="Cambria Math" w:cs="Cambria Math"/>
          <w:sz w:val="22"/>
          <w:szCs w:val="22"/>
        </w:rPr>
        <w:t>⁸⁸</w:t>
      </w:r>
      <w:r w:rsidR="00070CB1" w:rsidRPr="005E7567">
        <w:rPr>
          <w:rFonts w:ascii="Garamond" w:hAnsi="Garamond"/>
          <w:sz w:val="22"/>
          <w:szCs w:val="22"/>
        </w:rPr>
        <w:t>Sr</w:t>
      </w:r>
      <w:r w:rsidR="002D16B7">
        <w:rPr>
          <w:rFonts w:ascii="Garamond" w:hAnsi="Garamond"/>
          <w:sz w:val="22"/>
          <w:szCs w:val="22"/>
        </w:rPr>
        <w:t xml:space="preserve"> concentration</w:t>
      </w:r>
      <w:r w:rsidR="00CE7F91">
        <w:rPr>
          <w:rFonts w:ascii="Garamond" w:hAnsi="Garamond"/>
          <w:sz w:val="22"/>
          <w:szCs w:val="22"/>
        </w:rPr>
        <w:t xml:space="preserve">, and a </w:t>
      </w:r>
      <w:r w:rsidRPr="005E7567">
        <w:rPr>
          <w:rFonts w:ascii="Garamond" w:hAnsi="Garamond"/>
          <w:sz w:val="22"/>
          <w:szCs w:val="22"/>
        </w:rPr>
        <w:t xml:space="preserve">shift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Sr to</w:t>
      </w:r>
      <w:r w:rsidR="002A47CE">
        <w:rPr>
          <w:rFonts w:ascii="Garamond" w:hAnsi="Garamond"/>
          <w:sz w:val="22"/>
          <w:szCs w:val="22"/>
        </w:rPr>
        <w:t>war</w:t>
      </w:r>
      <w:r w:rsidR="00616EA6">
        <w:rPr>
          <w:rFonts w:ascii="Garamond" w:hAnsi="Garamond"/>
          <w:sz w:val="22"/>
          <w:szCs w:val="22"/>
        </w:rPr>
        <w:t>d</w:t>
      </w:r>
      <w:r w:rsidR="002A47CE">
        <w:rPr>
          <w:rFonts w:ascii="Garamond" w:hAnsi="Garamond"/>
          <w:sz w:val="22"/>
          <w:szCs w:val="22"/>
        </w:rPr>
        <w:t>s</w:t>
      </w:r>
      <w:r w:rsidR="00616EA6">
        <w:rPr>
          <w:rFonts w:ascii="Garamond" w:hAnsi="Garamond"/>
          <w:sz w:val="22"/>
          <w:szCs w:val="22"/>
        </w:rPr>
        <w:t xml:space="preserve"> the</w:t>
      </w:r>
      <w:r w:rsidR="00CE7F91">
        <w:rPr>
          <w:rFonts w:ascii="Garamond" w:hAnsi="Garamond"/>
          <w:sz w:val="22"/>
          <w:szCs w:val="22"/>
        </w:rPr>
        <w:t xml:space="preserve"> global marine value</w:t>
      </w:r>
      <w:r w:rsidR="002A47CE">
        <w:rPr>
          <w:rFonts w:ascii="Garamond" w:hAnsi="Garamond"/>
          <w:sz w:val="22"/>
          <w:szCs w:val="22"/>
        </w:rPr>
        <w:t xml:space="preserve"> at the end of the </w:t>
      </w:r>
      <w:r w:rsidR="007833A8">
        <w:rPr>
          <w:rFonts w:ascii="Garamond" w:hAnsi="Garamond"/>
          <w:sz w:val="22"/>
          <w:szCs w:val="22"/>
        </w:rPr>
        <w:t>time series</w:t>
      </w:r>
      <w:r w:rsidRPr="005E7567">
        <w:rPr>
          <w:rFonts w:ascii="Garamond" w:hAnsi="Garamond"/>
          <w:sz w:val="22"/>
          <w:szCs w:val="22"/>
        </w:rPr>
        <w:t xml:space="preserve">. </w:t>
      </w:r>
      <w:r w:rsidR="006C1496">
        <w:rPr>
          <w:rFonts w:ascii="Garamond" w:hAnsi="Garamond"/>
          <w:sz w:val="22"/>
          <w:szCs w:val="22"/>
        </w:rPr>
        <w:t>Manual s</w:t>
      </w:r>
      <w:r w:rsidR="00CE7F91">
        <w:rPr>
          <w:rFonts w:ascii="Garamond" w:hAnsi="Garamond"/>
          <w:sz w:val="22"/>
          <w:szCs w:val="22"/>
        </w:rPr>
        <w:t xml:space="preserve">election of trimming locations </w:t>
      </w:r>
      <w:r w:rsidR="00070CB1">
        <w:rPr>
          <w:rFonts w:ascii="Garamond" w:hAnsi="Garamond"/>
          <w:sz w:val="22"/>
          <w:szCs w:val="22"/>
        </w:rPr>
        <w:t>was</w:t>
      </w:r>
      <w:r w:rsidR="00CE7F91">
        <w:rPr>
          <w:rFonts w:ascii="Garamond" w:hAnsi="Garamond"/>
          <w:sz w:val="22"/>
          <w:szCs w:val="22"/>
        </w:rPr>
        <w:t xml:space="preserve"> randomized and blinded to avoid </w:t>
      </w:r>
      <w:r w:rsidR="006C1496">
        <w:rPr>
          <w:rFonts w:ascii="Garamond" w:hAnsi="Garamond"/>
          <w:sz w:val="22"/>
          <w:szCs w:val="22"/>
        </w:rPr>
        <w:t xml:space="preserve">bias. </w:t>
      </w:r>
      <w:r w:rsidR="00616EA6">
        <w:rPr>
          <w:rFonts w:ascii="Garamond" w:hAnsi="Garamond"/>
          <w:sz w:val="22"/>
          <w:szCs w:val="22"/>
        </w:rPr>
        <w:t>All trimmed datasets were then manually</w:t>
      </w:r>
      <w:r w:rsidR="00070CB1">
        <w:rPr>
          <w:rFonts w:ascii="Garamond" w:hAnsi="Garamond"/>
          <w:sz w:val="22"/>
          <w:szCs w:val="22"/>
        </w:rPr>
        <w:t xml:space="preserve"> checked for quality</w:t>
      </w:r>
      <w:r w:rsidR="00616EA6">
        <w:rPr>
          <w:rFonts w:ascii="Garamond" w:hAnsi="Garamond"/>
          <w:sz w:val="22"/>
          <w:szCs w:val="22"/>
        </w:rPr>
        <w:t xml:space="preserve"> and s</w:t>
      </w:r>
      <w:r w:rsidR="009E23C6">
        <w:rPr>
          <w:rFonts w:ascii="Garamond" w:hAnsi="Garamond"/>
          <w:sz w:val="22"/>
          <w:szCs w:val="22"/>
        </w:rPr>
        <w:t xml:space="preserve">amples with significant error (i.e large cracks) </w:t>
      </w:r>
      <w:r w:rsidR="006C1496">
        <w:rPr>
          <w:rFonts w:ascii="Garamond" w:hAnsi="Garamond"/>
          <w:sz w:val="22"/>
          <w:szCs w:val="22"/>
        </w:rPr>
        <w:t>or</w:t>
      </w:r>
      <w:r w:rsidR="009E23C6">
        <w:rPr>
          <w:rFonts w:ascii="Garamond" w:hAnsi="Garamond"/>
          <w:sz w:val="22"/>
          <w:szCs w:val="22"/>
        </w:rPr>
        <w:t xml:space="preserve"> without a clear core </w:t>
      </w:r>
      <w:r w:rsidR="006C1496">
        <w:rPr>
          <w:rFonts w:ascii="Garamond" w:hAnsi="Garamond"/>
          <w:sz w:val="22"/>
          <w:szCs w:val="22"/>
        </w:rPr>
        <w:t xml:space="preserve">and marine </w:t>
      </w:r>
      <w:r w:rsidR="009E23C6">
        <w:rPr>
          <w:rFonts w:ascii="Garamond" w:hAnsi="Garamond"/>
          <w:sz w:val="22"/>
          <w:szCs w:val="22"/>
        </w:rPr>
        <w:t xml:space="preserve">signal were removed from the dataset. </w:t>
      </w:r>
      <w:r w:rsidR="000F0779">
        <w:rPr>
          <w:rFonts w:ascii="Garamond" w:hAnsi="Garamond"/>
          <w:sz w:val="22"/>
          <w:szCs w:val="22"/>
        </w:rPr>
        <w:t xml:space="preserve">The resulting dataset contained </w:t>
      </w:r>
      <w:r w:rsidR="007833A8">
        <w:rPr>
          <w:rFonts w:ascii="Garamond" w:hAnsi="Garamond"/>
          <w:sz w:val="22"/>
          <w:szCs w:val="22"/>
        </w:rPr>
        <w:t>time series</w:t>
      </w:r>
      <w:r w:rsidR="00776FB6">
        <w:rPr>
          <w:rFonts w:ascii="Garamond" w:hAnsi="Garamond"/>
          <w:sz w:val="22"/>
          <w:szCs w:val="22"/>
        </w:rPr>
        <w:t xml:space="preserve"> from 2,531 individual otoliths</w:t>
      </w:r>
      <w:r w:rsidR="006C1496">
        <w:rPr>
          <w:rFonts w:ascii="Garamond" w:hAnsi="Garamond"/>
          <w:sz w:val="22"/>
          <w:szCs w:val="22"/>
        </w:rPr>
        <w:t xml:space="preserve"> (971 Yukon, 875 Kuskokwim, and 685 Nushagak). </w:t>
      </w:r>
    </w:p>
    <w:p w14:paraId="3086D9BE" w14:textId="38785054" w:rsidR="00701699" w:rsidRDefault="009E23C6" w:rsidP="00557AB9">
      <w:pPr>
        <w:spacing w:line="480" w:lineRule="auto"/>
        <w:ind w:firstLine="720"/>
        <w:rPr>
          <w:rFonts w:ascii="Garamond" w:hAnsi="Garamond"/>
          <w:sz w:val="22"/>
          <w:szCs w:val="22"/>
        </w:rPr>
      </w:pPr>
      <w:r>
        <w:rPr>
          <w:rFonts w:ascii="Garamond" w:hAnsi="Garamond"/>
          <w:sz w:val="22"/>
          <w:szCs w:val="22"/>
        </w:rPr>
        <w:t>To test whether</w:t>
      </w:r>
      <w:r w:rsidR="00B32AF3" w:rsidRPr="00F6547F">
        <w:rPr>
          <w:rFonts w:ascii="Garamond" w:hAnsi="Garamond"/>
          <w:sz w:val="22"/>
          <w:szCs w:val="22"/>
        </w:rPr>
        <w:t xml:space="preserve"> </w:t>
      </w:r>
      <w:r>
        <w:rPr>
          <w:rFonts w:ascii="Garamond" w:hAnsi="Garamond"/>
          <w:sz w:val="22"/>
          <w:szCs w:val="22"/>
        </w:rPr>
        <w:t>time</w:t>
      </w:r>
      <w:ins w:id="107" w:author="Daniel Schindler" w:date="2025-10-02T15:12:00Z" w16du:dateUtc="2025-10-02T22:12:00Z">
        <w:r w:rsidR="00776FB6">
          <w:rPr>
            <w:rFonts w:ascii="Garamond" w:hAnsi="Garamond"/>
            <w:sz w:val="22"/>
            <w:szCs w:val="22"/>
          </w:rPr>
          <w:t>-</w:t>
        </w:r>
      </w:ins>
      <w:r>
        <w:rPr>
          <w:rFonts w:ascii="Garamond" w:hAnsi="Garamond"/>
          <w:sz w:val="22"/>
          <w:szCs w:val="22"/>
        </w:rPr>
        <w:t xml:space="preserve">series smoothing techniques </w:t>
      </w:r>
      <w:r w:rsidR="00B32AF3" w:rsidRPr="00F6547F">
        <w:rPr>
          <w:rFonts w:ascii="Garamond" w:hAnsi="Garamond"/>
          <w:sz w:val="22"/>
          <w:szCs w:val="22"/>
        </w:rPr>
        <w:t xml:space="preserve">could improve </w:t>
      </w:r>
      <w:ins w:id="108" w:author="Benjamin J. Makhlouf" w:date="2025-10-13T10:28:00Z" w16du:dateUtc="2025-10-13T17:28:00Z">
        <w:r w:rsidR="007072C4">
          <w:rPr>
            <w:rFonts w:ascii="Garamond" w:hAnsi="Garamond"/>
            <w:sz w:val="22"/>
            <w:szCs w:val="22"/>
          </w:rPr>
          <w:t xml:space="preserve">classification </w:t>
        </w:r>
      </w:ins>
      <w:r w:rsidR="00B32AF3" w:rsidRPr="00F6547F">
        <w:rPr>
          <w:rFonts w:ascii="Garamond" w:hAnsi="Garamond"/>
          <w:sz w:val="22"/>
          <w:szCs w:val="22"/>
        </w:rPr>
        <w:t>model performance</w:t>
      </w:r>
      <w:r>
        <w:rPr>
          <w:rFonts w:ascii="Garamond" w:hAnsi="Garamond"/>
          <w:sz w:val="22"/>
          <w:szCs w:val="22"/>
        </w:rPr>
        <w:t xml:space="preserve">, we applied </w:t>
      </w:r>
      <w:r w:rsidR="00B32AF3" w:rsidRPr="00F6547F">
        <w:rPr>
          <w:rFonts w:ascii="Garamond" w:hAnsi="Garamond"/>
          <w:sz w:val="22"/>
          <w:szCs w:val="22"/>
        </w:rPr>
        <w:t>two commonly used approaches: moving average (MA) and a generalized additive model (GAM)</w:t>
      </w:r>
      <w:r w:rsidR="00776FB6">
        <w:rPr>
          <w:rFonts w:ascii="Garamond" w:hAnsi="Garamond"/>
          <w:sz w:val="22"/>
          <w:szCs w:val="22"/>
        </w:rPr>
        <w:t xml:space="preserve"> on the raw strontium isotope data</w:t>
      </w:r>
      <w:r w:rsidR="00B32AF3" w:rsidRPr="00F6547F">
        <w:rPr>
          <w:rFonts w:ascii="Garamond" w:hAnsi="Garamond"/>
          <w:sz w:val="22"/>
          <w:szCs w:val="22"/>
        </w:rPr>
        <w:t xml:space="preserve">. </w:t>
      </w:r>
      <w:r w:rsidR="006C1496">
        <w:rPr>
          <w:rFonts w:ascii="Garamond" w:hAnsi="Garamond"/>
          <w:sz w:val="22"/>
          <w:szCs w:val="22"/>
        </w:rPr>
        <w:t>For the moving average smoothing w</w:t>
      </w:r>
      <w:r w:rsidR="000F0779">
        <w:rPr>
          <w:rFonts w:ascii="Garamond" w:hAnsi="Garamond"/>
          <w:sz w:val="22"/>
          <w:szCs w:val="22"/>
        </w:rPr>
        <w:t>e used a 60</w:t>
      </w:r>
      <w:r w:rsidR="00616EA6">
        <w:rPr>
          <w:rFonts w:ascii="Garamond" w:hAnsi="Garamond"/>
          <w:sz w:val="22"/>
          <w:szCs w:val="22"/>
        </w:rPr>
        <w:t>-</w:t>
      </w:r>
      <w:r w:rsidR="000F0779">
        <w:rPr>
          <w:rFonts w:ascii="Garamond" w:hAnsi="Garamond"/>
          <w:sz w:val="22"/>
          <w:szCs w:val="22"/>
        </w:rPr>
        <w:t>point center weighted window</w:t>
      </w:r>
      <w:r w:rsidR="006C1496">
        <w:rPr>
          <w:rFonts w:ascii="Garamond" w:hAnsi="Garamond"/>
          <w:sz w:val="22"/>
          <w:szCs w:val="22"/>
        </w:rPr>
        <w:t xml:space="preserve">. </w:t>
      </w:r>
      <w:r w:rsidR="00F67738" w:rsidRPr="00F67738">
        <w:rPr>
          <w:rFonts w:ascii="Garamond" w:hAnsi="Garamond"/>
          <w:sz w:val="22"/>
          <w:szCs w:val="22"/>
        </w:rPr>
        <w:t xml:space="preserve">The GAM was fitted using thin plate regression and penalized iteratively re-weighted least squares (P-IRLS) to maximize goodness of fit, with a generalized cross-validation (GCV) method </w:t>
      </w:r>
      <w:r w:rsidR="00216DEB">
        <w:rPr>
          <w:rFonts w:ascii="Garamond" w:hAnsi="Garamond"/>
          <w:sz w:val="22"/>
          <w:szCs w:val="22"/>
        </w:rPr>
        <w:t>used</w:t>
      </w:r>
      <w:r w:rsidR="00216DEB" w:rsidRPr="00F67738">
        <w:rPr>
          <w:rFonts w:ascii="Garamond" w:hAnsi="Garamond"/>
          <w:sz w:val="22"/>
          <w:szCs w:val="22"/>
        </w:rPr>
        <w:t xml:space="preserve"> </w:t>
      </w:r>
      <w:r w:rsidR="00F67738" w:rsidRPr="00F67738">
        <w:rPr>
          <w:rFonts w:ascii="Garamond" w:hAnsi="Garamond"/>
          <w:sz w:val="22"/>
          <w:szCs w:val="22"/>
        </w:rPr>
        <w:t xml:space="preserve">to minimize overfitting </w:t>
      </w:r>
      <w:r w:rsidR="00B32AF3" w:rsidRPr="00F6547F">
        <w:rPr>
          <w:rFonts w:ascii="Garamond" w:hAnsi="Garamond"/>
          <w:sz w:val="22"/>
          <w:szCs w:val="22"/>
        </w:rPr>
        <w:t>(Wood, 2006). The maximum degrees of freedom (k) were scaled by the number of data points in each ablation line (n) by k = 10</w:t>
      </w:r>
      <w:ins w:id="109" w:author="Benjamin J. Makhlouf" w:date="2025-10-09T09:12:00Z" w16du:dateUtc="2025-10-09T16:12:00Z">
        <w:r w:rsidR="00492371">
          <w:rPr>
            <w:rFonts w:ascii="Garamond" w:hAnsi="Garamond"/>
            <w:sz w:val="22"/>
            <w:szCs w:val="22"/>
          </w:rPr>
          <w:t xml:space="preserve"> * n</w:t>
        </w:r>
      </w:ins>
      <w:del w:id="110" w:author="Benjamin J. Makhlouf" w:date="2025-10-09T09:12:00Z" w16du:dateUtc="2025-10-09T16:12:00Z">
        <w:r w:rsidR="00B32AF3" w:rsidRPr="00F6547F" w:rsidDel="00492371">
          <w:rPr>
            <w:rFonts w:ascii="Garamond" w:hAnsi="Garamond"/>
            <w:sz w:val="22"/>
            <w:szCs w:val="22"/>
          </w:rPr>
          <w:delText>N</w:delText>
        </w:r>
      </w:del>
      <w:r w:rsidR="00B32AF3" w:rsidRPr="00F6547F">
        <w:rPr>
          <w:rFonts w:ascii="Garamond" w:hAnsi="Garamond"/>
          <w:sz w:val="22"/>
          <w:szCs w:val="22"/>
        </w:rPr>
        <w:t xml:space="preserve"> </w:t>
      </w:r>
      <w:r w:rsidR="00B32AF3" w:rsidRPr="00F6547F">
        <w:rPr>
          <w:rFonts w:ascii="Garamond" w:hAnsi="Garamond"/>
          <w:sz w:val="22"/>
          <w:szCs w:val="22"/>
          <w:vertAlign w:val="superscript"/>
        </w:rPr>
        <w:t>2/9</w:t>
      </w:r>
      <w:r w:rsidR="006D1DD4" w:rsidRPr="00F6547F">
        <w:rPr>
          <w:rFonts w:ascii="Garamond" w:hAnsi="Garamond"/>
          <w:sz w:val="22"/>
          <w:szCs w:val="22"/>
          <w:vertAlign w:val="superscript"/>
        </w:rPr>
        <w:t xml:space="preserve"> </w:t>
      </w:r>
      <w:r w:rsidR="006D1DD4" w:rsidRPr="00F6547F">
        <w:rPr>
          <w:rFonts w:ascii="Garamond" w:hAnsi="Garamond"/>
          <w:sz w:val="22"/>
          <w:szCs w:val="22"/>
        </w:rPr>
        <w:t xml:space="preserve">(Kim and Gu, 2004, Brennan et al., </w:t>
      </w:r>
      <w:r w:rsidR="00F6547F" w:rsidRPr="00F6547F">
        <w:rPr>
          <w:rFonts w:ascii="Garamond" w:hAnsi="Garamond"/>
          <w:sz w:val="22"/>
          <w:szCs w:val="22"/>
        </w:rPr>
        <w:t>2014)</w:t>
      </w:r>
      <w:r w:rsidR="006C1496">
        <w:rPr>
          <w:rFonts w:ascii="Garamond" w:hAnsi="Garamond"/>
          <w:sz w:val="22"/>
          <w:szCs w:val="22"/>
        </w:rPr>
        <w:t xml:space="preserve">. </w:t>
      </w:r>
      <w:r w:rsidR="00B008EE" w:rsidRPr="00B008EE">
        <w:rPr>
          <w:rFonts w:ascii="Garamond" w:hAnsi="Garamond"/>
          <w:sz w:val="22"/>
          <w:szCs w:val="22"/>
        </w:rPr>
        <w:t>This process resulted in three versions of the</w:t>
      </w:r>
      <w:r w:rsidR="00616EA6">
        <w:rPr>
          <w:rFonts w:ascii="Garamond" w:hAnsi="Garamond"/>
          <w:sz w:val="22"/>
          <w:szCs w:val="22"/>
        </w:rPr>
        <w:t xml:space="preserve"> same laser ablation </w:t>
      </w:r>
      <w:commentRangeStart w:id="111"/>
      <w:r w:rsidR="00616EA6">
        <w:rPr>
          <w:rFonts w:ascii="Garamond" w:hAnsi="Garamond"/>
          <w:sz w:val="22"/>
          <w:szCs w:val="22"/>
        </w:rPr>
        <w:t>time</w:t>
      </w:r>
      <w:ins w:id="112" w:author="Daniel Schindler" w:date="2025-10-02T15:14:00Z" w16du:dateUtc="2025-10-02T22:14:00Z">
        <w:r w:rsidR="00776FB6">
          <w:rPr>
            <w:rFonts w:ascii="Garamond" w:hAnsi="Garamond"/>
            <w:sz w:val="22"/>
            <w:szCs w:val="22"/>
          </w:rPr>
          <w:t xml:space="preserve"> </w:t>
        </w:r>
      </w:ins>
      <w:r w:rsidR="00616EA6">
        <w:rPr>
          <w:rFonts w:ascii="Garamond" w:hAnsi="Garamond"/>
          <w:sz w:val="22"/>
          <w:szCs w:val="22"/>
        </w:rPr>
        <w:t xml:space="preserve">series </w:t>
      </w:r>
      <w:commentRangeEnd w:id="111"/>
      <w:r w:rsidR="00776FB6">
        <w:rPr>
          <w:rStyle w:val="CommentReference"/>
        </w:rPr>
        <w:commentReference w:id="111"/>
      </w:r>
      <w:r w:rsidR="00616EA6">
        <w:rPr>
          <w:rFonts w:ascii="Garamond" w:hAnsi="Garamond"/>
          <w:sz w:val="22"/>
          <w:szCs w:val="22"/>
        </w:rPr>
        <w:t xml:space="preserve">for </w:t>
      </w:r>
      <w:proofErr w:type="gramStart"/>
      <w:r w:rsidR="00616EA6">
        <w:rPr>
          <w:rFonts w:ascii="Garamond" w:hAnsi="Garamond"/>
          <w:sz w:val="22"/>
          <w:szCs w:val="22"/>
        </w:rPr>
        <w:t>each individual</w:t>
      </w:r>
      <w:proofErr w:type="gramEnd"/>
      <w:r w:rsidR="00B008EE" w:rsidRPr="00B008EE">
        <w:rPr>
          <w:rFonts w:ascii="Garamond" w:hAnsi="Garamond"/>
          <w:sz w:val="22"/>
          <w:szCs w:val="22"/>
        </w:rPr>
        <w:t>: GAM-smoothed, MA-smoothed, and raw LA data.</w:t>
      </w:r>
      <w:r w:rsidR="00B008EE">
        <w:rPr>
          <w:rFonts w:ascii="Garamond" w:hAnsi="Garamond"/>
          <w:sz w:val="22"/>
          <w:szCs w:val="22"/>
        </w:rPr>
        <w:t xml:space="preserve"> </w:t>
      </w:r>
      <w:r w:rsidR="00B008EE" w:rsidRPr="00B008EE">
        <w:rPr>
          <w:rFonts w:ascii="Garamond" w:hAnsi="Garamond"/>
          <w:sz w:val="22"/>
          <w:szCs w:val="22"/>
        </w:rPr>
        <w:t>Finally, all samples were interpolated to a common length</w:t>
      </w:r>
      <w:r w:rsidR="00616EA6">
        <w:rPr>
          <w:rFonts w:ascii="Garamond" w:hAnsi="Garamond"/>
          <w:sz w:val="22"/>
          <w:szCs w:val="22"/>
        </w:rPr>
        <w:t xml:space="preserve"> </w:t>
      </w:r>
      <w:r w:rsidR="00B008EE" w:rsidRPr="00B008EE">
        <w:rPr>
          <w:rFonts w:ascii="Garamond" w:hAnsi="Garamond"/>
          <w:sz w:val="22"/>
          <w:szCs w:val="22"/>
        </w:rPr>
        <w:t xml:space="preserve">defined as the average length of </w:t>
      </w:r>
      <w:proofErr w:type="spellStart"/>
      <w:r w:rsidR="00557AB9" w:rsidRPr="00B008EE">
        <w:rPr>
          <w:rFonts w:ascii="Garamond" w:hAnsi="Garamond"/>
          <w:sz w:val="22"/>
          <w:szCs w:val="22"/>
        </w:rPr>
        <w:t>all</w:t>
      </w:r>
      <w:r w:rsidR="00557AB9">
        <w:rPr>
          <w:rFonts w:ascii="Garamond" w:hAnsi="Garamond"/>
          <w:sz w:val="22"/>
          <w:szCs w:val="22"/>
        </w:rPr>
        <w:t xml:space="preserve"> t</w:t>
      </w:r>
      <w:r w:rsidR="00557AB9" w:rsidRPr="00B008EE">
        <w:rPr>
          <w:rFonts w:ascii="Garamond" w:hAnsi="Garamond"/>
          <w:sz w:val="22"/>
          <w:szCs w:val="22"/>
        </w:rPr>
        <w:t>ime</w:t>
      </w:r>
      <w:proofErr w:type="spellEnd"/>
      <w:ins w:id="113" w:author="Daniel Schindler" w:date="2025-10-02T15:15:00Z" w16du:dateUtc="2025-10-02T22:15:00Z">
        <w:r w:rsidR="007F7563">
          <w:rPr>
            <w:rFonts w:ascii="Garamond" w:hAnsi="Garamond"/>
            <w:sz w:val="22"/>
            <w:szCs w:val="22"/>
          </w:rPr>
          <w:t xml:space="preserve"> </w:t>
        </w:r>
      </w:ins>
      <w:r w:rsidR="00557AB9">
        <w:rPr>
          <w:rFonts w:ascii="Garamond" w:hAnsi="Garamond"/>
          <w:sz w:val="22"/>
          <w:szCs w:val="22"/>
        </w:rPr>
        <w:t>s</w:t>
      </w:r>
      <w:r w:rsidR="00B008EE" w:rsidRPr="00B008EE">
        <w:rPr>
          <w:rFonts w:ascii="Garamond" w:hAnsi="Garamond"/>
          <w:sz w:val="22"/>
          <w:szCs w:val="22"/>
        </w:rPr>
        <w:t xml:space="preserve">eries </w:t>
      </w:r>
      <w:r w:rsidR="00616EA6">
        <w:rPr>
          <w:rFonts w:ascii="Garamond" w:hAnsi="Garamond"/>
          <w:sz w:val="22"/>
          <w:szCs w:val="22"/>
        </w:rPr>
        <w:t xml:space="preserve">of that type </w:t>
      </w:r>
      <w:r w:rsidR="00B008EE" w:rsidRPr="00B008EE">
        <w:rPr>
          <w:rFonts w:ascii="Garamond" w:hAnsi="Garamond"/>
          <w:sz w:val="22"/>
          <w:szCs w:val="22"/>
        </w:rPr>
        <w:t>(</w:t>
      </w:r>
      <w:ins w:id="114" w:author="Benjamin J. Makhlouf" w:date="2025-10-09T09:12:00Z" w16du:dateUtc="2025-10-09T16:12:00Z">
        <w:r w:rsidR="00492371">
          <w:rPr>
            <w:rFonts w:ascii="Garamond" w:hAnsi="Garamond"/>
            <w:sz w:val="22"/>
            <w:szCs w:val="22"/>
          </w:rPr>
          <w:t>694</w:t>
        </w:r>
      </w:ins>
      <w:commentRangeStart w:id="115"/>
      <w:del w:id="116" w:author="Benjamin J. Makhlouf" w:date="2025-10-09T09:11:00Z" w16du:dateUtc="2025-10-09T16:11:00Z">
        <w:r w:rsidR="00B008EE" w:rsidRPr="00B008EE" w:rsidDel="00492371">
          <w:rPr>
            <w:rFonts w:ascii="Garamond" w:hAnsi="Garamond"/>
            <w:sz w:val="22"/>
            <w:szCs w:val="22"/>
          </w:rPr>
          <w:delText>700</w:delText>
        </w:r>
      </w:del>
      <w:r w:rsidR="00B008EE" w:rsidRPr="00B008EE">
        <w:rPr>
          <w:rFonts w:ascii="Garamond" w:hAnsi="Garamond"/>
          <w:sz w:val="22"/>
          <w:szCs w:val="22"/>
        </w:rPr>
        <w:t xml:space="preserve"> points for non-MA and 6</w:t>
      </w:r>
      <w:ins w:id="117" w:author="Benjamin J. Makhlouf" w:date="2025-10-09T09:11:00Z" w16du:dateUtc="2025-10-09T16:11:00Z">
        <w:r w:rsidR="00492371">
          <w:rPr>
            <w:rFonts w:ascii="Garamond" w:hAnsi="Garamond"/>
            <w:sz w:val="22"/>
            <w:szCs w:val="22"/>
          </w:rPr>
          <w:t>64</w:t>
        </w:r>
      </w:ins>
      <w:del w:id="118" w:author="Benjamin J. Makhlouf" w:date="2025-10-09T09:11:00Z" w16du:dateUtc="2025-10-09T16:11:00Z">
        <w:r w:rsidR="00B008EE" w:rsidRPr="00B008EE" w:rsidDel="00492371">
          <w:rPr>
            <w:rFonts w:ascii="Garamond" w:hAnsi="Garamond"/>
            <w:sz w:val="22"/>
            <w:szCs w:val="22"/>
          </w:rPr>
          <w:delText>00</w:delText>
        </w:r>
      </w:del>
      <w:r w:rsidR="00B008EE" w:rsidRPr="00B008EE">
        <w:rPr>
          <w:rFonts w:ascii="Garamond" w:hAnsi="Garamond"/>
          <w:sz w:val="22"/>
          <w:szCs w:val="22"/>
        </w:rPr>
        <w:t xml:space="preserve"> points for MA-smoothed samples, respectively</w:t>
      </w:r>
      <w:commentRangeEnd w:id="115"/>
      <w:r w:rsidR="00B229E6">
        <w:rPr>
          <w:rStyle w:val="CommentReference"/>
        </w:rPr>
        <w:commentReference w:id="115"/>
      </w:r>
      <w:r w:rsidR="00B008EE" w:rsidRPr="00B008EE">
        <w:rPr>
          <w:rFonts w:ascii="Garamond" w:hAnsi="Garamond"/>
          <w:sz w:val="22"/>
          <w:szCs w:val="22"/>
        </w:rPr>
        <w:t xml:space="preserve">) </w:t>
      </w:r>
      <w:r w:rsidR="00701699">
        <w:rPr>
          <w:rFonts w:ascii="Garamond" w:hAnsi="Garamond"/>
          <w:sz w:val="22"/>
          <w:szCs w:val="22"/>
        </w:rPr>
        <w:t>(Hegg and Kennedy, 2021).</w:t>
      </w:r>
      <w:r w:rsidR="00616EA6">
        <w:rPr>
          <w:rFonts w:ascii="Garamond" w:hAnsi="Garamond"/>
          <w:sz w:val="22"/>
          <w:szCs w:val="22"/>
        </w:rPr>
        <w:t xml:space="preserve"> This was done to satisfy the requirement for equal length vectors for </w:t>
      </w:r>
      <w:r w:rsidR="00D02385">
        <w:rPr>
          <w:rFonts w:ascii="Garamond" w:hAnsi="Garamond"/>
          <w:sz w:val="22"/>
          <w:szCs w:val="22"/>
        </w:rPr>
        <w:t>ML</w:t>
      </w:r>
      <w:r w:rsidR="00616EA6">
        <w:rPr>
          <w:rFonts w:ascii="Garamond" w:hAnsi="Garamond"/>
          <w:sz w:val="22"/>
          <w:szCs w:val="22"/>
        </w:rPr>
        <w:t xml:space="preserve"> algorithms </w:t>
      </w:r>
      <w:r w:rsidR="00557AB9">
        <w:rPr>
          <w:rFonts w:ascii="Garamond" w:hAnsi="Garamond"/>
          <w:sz w:val="22"/>
          <w:szCs w:val="22"/>
        </w:rPr>
        <w:t xml:space="preserve">while minimizing warping from interpolation. </w:t>
      </w:r>
    </w:p>
    <w:p w14:paraId="09D6A0ED" w14:textId="1CEABF1D" w:rsidR="00070CB1" w:rsidRPr="00CD3FB4" w:rsidRDefault="002F10A9" w:rsidP="007072C4">
      <w:pPr>
        <w:spacing w:line="480" w:lineRule="auto"/>
        <w:ind w:firstLine="720"/>
        <w:rPr>
          <w:rFonts w:ascii="Garamond" w:hAnsi="Garamond"/>
          <w:sz w:val="22"/>
          <w:szCs w:val="22"/>
        </w:rPr>
      </w:pPr>
      <w:commentRangeStart w:id="119"/>
      <w:commentRangeStart w:id="120"/>
      <w:r w:rsidRPr="002F10A9">
        <w:rPr>
          <w:rFonts w:ascii="Garamond" w:hAnsi="Garamond"/>
          <w:sz w:val="22"/>
          <w:szCs w:val="22"/>
        </w:rPr>
        <w:t xml:space="preserve">Principal component analysis (PCA) was applied </w:t>
      </w:r>
      <w:r w:rsidR="00557AB9">
        <w:rPr>
          <w:rFonts w:ascii="Garamond" w:hAnsi="Garamond"/>
          <w:sz w:val="22"/>
          <w:szCs w:val="22"/>
        </w:rPr>
        <w:t xml:space="preserve">to </w:t>
      </w:r>
      <w:r w:rsidR="00AF5A80">
        <w:rPr>
          <w:rFonts w:ascii="Garamond" w:hAnsi="Garamond"/>
          <w:sz w:val="22"/>
          <w:szCs w:val="22"/>
        </w:rPr>
        <w:t xml:space="preserve">all </w:t>
      </w:r>
      <w:r w:rsidR="000E5763">
        <w:rPr>
          <w:rFonts w:ascii="Garamond" w:hAnsi="Garamond"/>
          <w:sz w:val="22"/>
          <w:szCs w:val="22"/>
        </w:rPr>
        <w:t>timeseries</w:t>
      </w:r>
      <w:r w:rsidR="00AF5A80">
        <w:rPr>
          <w:rFonts w:ascii="Garamond" w:hAnsi="Garamond"/>
          <w:sz w:val="22"/>
          <w:szCs w:val="22"/>
        </w:rPr>
        <w:t xml:space="preserve"> from </w:t>
      </w:r>
      <w:r w:rsidRPr="002F10A9">
        <w:rPr>
          <w:rFonts w:ascii="Garamond" w:hAnsi="Garamond"/>
          <w:sz w:val="22"/>
          <w:szCs w:val="22"/>
        </w:rPr>
        <w:t>the</w:t>
      </w:r>
      <w:r w:rsidR="00AF5A80">
        <w:rPr>
          <w:rFonts w:ascii="Garamond" w:hAnsi="Garamond"/>
          <w:sz w:val="22"/>
          <w:szCs w:val="22"/>
        </w:rPr>
        <w:t xml:space="preserve"> dataset in the</w:t>
      </w:r>
      <w:r w:rsidRPr="002F10A9">
        <w:rPr>
          <w:rFonts w:ascii="Garamond" w:hAnsi="Garamond"/>
          <w:sz w:val="22"/>
          <w:szCs w:val="22"/>
        </w:rPr>
        <w:t xml:space="preserve"> top-performing model</w:t>
      </w:r>
      <w:r w:rsidR="00AF5A80">
        <w:rPr>
          <w:rFonts w:ascii="Garamond" w:hAnsi="Garamond"/>
          <w:sz w:val="22"/>
          <w:szCs w:val="22"/>
        </w:rPr>
        <w:t xml:space="preserve"> (GAM smoothed data)</w:t>
      </w:r>
      <w:r w:rsidRPr="002F10A9">
        <w:rPr>
          <w:rFonts w:ascii="Garamond" w:hAnsi="Garamond"/>
          <w:sz w:val="22"/>
          <w:szCs w:val="22"/>
        </w:rPr>
        <w:t xml:space="preserve"> to qualitatively assess clustering patterns in multivariate space</w:t>
      </w:r>
      <w:ins w:id="121" w:author="Benjamin J. Makhlouf" w:date="2025-10-13T10:31:00Z" w16du:dateUtc="2025-10-13T17:31:00Z">
        <w:r w:rsidR="007072C4">
          <w:rPr>
            <w:rFonts w:ascii="Garamond" w:hAnsi="Garamond"/>
            <w:sz w:val="22"/>
            <w:szCs w:val="22"/>
          </w:rPr>
          <w:t xml:space="preserve"> (</w:t>
        </w:r>
        <w:commentRangeStart w:id="122"/>
        <w:r w:rsidR="007072C4">
          <w:rPr>
            <w:rFonts w:ascii="Garamond" w:hAnsi="Garamond"/>
            <w:sz w:val="22"/>
            <w:szCs w:val="22"/>
          </w:rPr>
          <w:t>Figure</w:t>
        </w:r>
      </w:ins>
      <w:commentRangeEnd w:id="122"/>
      <w:r w:rsidR="00465AAD">
        <w:rPr>
          <w:rStyle w:val="CommentReference"/>
        </w:rPr>
        <w:commentReference w:id="122"/>
      </w:r>
      <w:ins w:id="123" w:author="Benjamin J. Makhlouf" w:date="2025-10-13T10:31:00Z" w16du:dateUtc="2025-10-13T17:31:00Z">
        <w:r w:rsidR="007072C4">
          <w:rPr>
            <w:rFonts w:ascii="Garamond" w:hAnsi="Garamond"/>
            <w:sz w:val="22"/>
            <w:szCs w:val="22"/>
          </w:rPr>
          <w:t xml:space="preserve"> </w:t>
        </w:r>
      </w:ins>
      <w:r w:rsidR="000E5763">
        <w:rPr>
          <w:rFonts w:ascii="Garamond" w:hAnsi="Garamond"/>
          <w:sz w:val="22"/>
          <w:szCs w:val="22"/>
        </w:rPr>
        <w:t>2</w:t>
      </w:r>
      <w:ins w:id="124" w:author="Benjamin J. Makhlouf" w:date="2025-10-13T10:31:00Z" w16du:dateUtc="2025-10-13T17:31:00Z">
        <w:r w:rsidR="007072C4">
          <w:rPr>
            <w:rFonts w:ascii="Garamond" w:hAnsi="Garamond"/>
            <w:sz w:val="22"/>
            <w:szCs w:val="22"/>
          </w:rPr>
          <w:t>)</w:t>
        </w:r>
      </w:ins>
      <w:del w:id="125" w:author="Benjamin J. Makhlouf" w:date="2025-10-13T10:31:00Z" w16du:dateUtc="2025-10-13T17:31:00Z">
        <w:r w:rsidR="00730E96" w:rsidDel="007072C4">
          <w:rPr>
            <w:rFonts w:ascii="Garamond" w:hAnsi="Garamond"/>
            <w:sz w:val="22"/>
            <w:szCs w:val="22"/>
          </w:rPr>
          <w:delText>.</w:delText>
        </w:r>
      </w:del>
      <w:r w:rsidRPr="002F10A9">
        <w:rPr>
          <w:rFonts w:ascii="Garamond" w:hAnsi="Garamond"/>
          <w:sz w:val="22"/>
          <w:szCs w:val="22"/>
        </w:rPr>
        <w:t xml:space="preserve"> PCA transforms the original </w:t>
      </w:r>
      <w:r w:rsidR="00AF5A80">
        <w:rPr>
          <w:rFonts w:ascii="Garamond" w:hAnsi="Garamond"/>
          <w:sz w:val="22"/>
          <w:szCs w:val="22"/>
        </w:rPr>
        <w:t>time</w:t>
      </w:r>
      <w:ins w:id="126" w:author="Daniel Schindler" w:date="2025-10-02T15:16:00Z" w16du:dateUtc="2025-10-02T22:16:00Z">
        <w:r w:rsidR="000434F7">
          <w:rPr>
            <w:rFonts w:ascii="Garamond" w:hAnsi="Garamond"/>
            <w:sz w:val="22"/>
            <w:szCs w:val="22"/>
          </w:rPr>
          <w:t xml:space="preserve"> </w:t>
        </w:r>
      </w:ins>
      <w:r w:rsidR="00AF5A80">
        <w:rPr>
          <w:rFonts w:ascii="Garamond" w:hAnsi="Garamond"/>
          <w:sz w:val="22"/>
          <w:szCs w:val="22"/>
        </w:rPr>
        <w:t xml:space="preserve">series </w:t>
      </w:r>
      <w:r w:rsidRPr="002F10A9">
        <w:rPr>
          <w:rFonts w:ascii="Garamond" w:hAnsi="Garamond"/>
          <w:sz w:val="22"/>
          <w:szCs w:val="22"/>
        </w:rPr>
        <w:t xml:space="preserve">into uncorrelated principal components that capture the </w:t>
      </w:r>
      <w:r w:rsidRPr="002F10A9">
        <w:rPr>
          <w:rFonts w:ascii="Garamond" w:hAnsi="Garamond"/>
          <w:sz w:val="22"/>
          <w:szCs w:val="22"/>
        </w:rPr>
        <w:lastRenderedPageBreak/>
        <w:t xml:space="preserve">greatest variance in the dataset, thereby highlighting variability among </w:t>
      </w:r>
      <w:r w:rsidR="007833A8">
        <w:rPr>
          <w:rFonts w:ascii="Garamond" w:hAnsi="Garamond"/>
          <w:sz w:val="22"/>
          <w:szCs w:val="22"/>
        </w:rPr>
        <w:t>time series</w:t>
      </w:r>
      <w:r w:rsidRPr="002F10A9">
        <w:rPr>
          <w:rFonts w:ascii="Garamond" w:hAnsi="Garamond"/>
          <w:sz w:val="22"/>
          <w:szCs w:val="22"/>
        </w:rPr>
        <w:t xml:space="preserve"> that may contain distinguishing watershed characteristics</w:t>
      </w:r>
      <w:ins w:id="127" w:author="Benjamin J. Makhlouf" w:date="2025-10-13T10:32:00Z" w16du:dateUtc="2025-10-13T17:32:00Z">
        <w:r w:rsidR="007072C4">
          <w:rPr>
            <w:rFonts w:ascii="Garamond" w:hAnsi="Garamond"/>
            <w:sz w:val="22"/>
            <w:szCs w:val="22"/>
          </w:rPr>
          <w:t xml:space="preserve">. </w:t>
        </w:r>
      </w:ins>
      <w:del w:id="128" w:author="Benjamin J. Makhlouf" w:date="2025-10-13T10:31:00Z" w16du:dateUtc="2025-10-13T17:31:00Z">
        <w:r w:rsidR="00B229E6" w:rsidDel="007072C4">
          <w:rPr>
            <w:rFonts w:ascii="Garamond" w:hAnsi="Garamond"/>
            <w:sz w:val="22"/>
            <w:szCs w:val="22"/>
          </w:rPr>
          <w:delText xml:space="preserve"> </w:delText>
        </w:r>
        <w:r w:rsidR="00730E96" w:rsidDel="007072C4">
          <w:rPr>
            <w:rFonts w:ascii="Garamond" w:hAnsi="Garamond"/>
            <w:sz w:val="22"/>
            <w:szCs w:val="22"/>
          </w:rPr>
          <w:delText xml:space="preserve">(Figure 4). </w:delText>
        </w:r>
      </w:del>
      <w:r w:rsidR="00AF5A80" w:rsidRPr="00AE24AA">
        <w:rPr>
          <w:rFonts w:ascii="Garamond" w:hAnsi="Garamond"/>
          <w:sz w:val="22"/>
          <w:szCs w:val="22"/>
        </w:rPr>
        <w:t>To further illustrate how</w:t>
      </w:r>
      <w:ins w:id="129" w:author="Benjamin J. Makhlouf" w:date="2025-10-13T10:32:00Z" w16du:dateUtc="2025-10-13T17:32:00Z">
        <w:r w:rsidR="007072C4">
          <w:rPr>
            <w:rFonts w:ascii="Garamond" w:hAnsi="Garamond"/>
            <w:sz w:val="22"/>
            <w:szCs w:val="22"/>
          </w:rPr>
          <w:t xml:space="preserve"> this</w:t>
        </w:r>
      </w:ins>
      <w:r w:rsidR="00AF5A80" w:rsidRPr="00AE24AA">
        <w:rPr>
          <w:rFonts w:ascii="Garamond" w:hAnsi="Garamond"/>
          <w:sz w:val="22"/>
          <w:szCs w:val="22"/>
        </w:rPr>
        <w:t xml:space="preserve"> variability among </w:t>
      </w:r>
      <w:r w:rsidR="007833A8">
        <w:rPr>
          <w:rFonts w:ascii="Garamond" w:hAnsi="Garamond"/>
          <w:sz w:val="22"/>
          <w:szCs w:val="22"/>
        </w:rPr>
        <w:t>time series</w:t>
      </w:r>
      <w:r w:rsidR="00730E96" w:rsidRPr="00AE24AA">
        <w:rPr>
          <w:rFonts w:ascii="Garamond" w:hAnsi="Garamond"/>
          <w:sz w:val="22"/>
          <w:szCs w:val="22"/>
        </w:rPr>
        <w:t xml:space="preserve"> can distinguish among </w:t>
      </w:r>
      <w:r w:rsidR="009A1451">
        <w:rPr>
          <w:rFonts w:ascii="Garamond" w:hAnsi="Garamond"/>
          <w:sz w:val="22"/>
          <w:szCs w:val="22"/>
        </w:rPr>
        <w:t>individuals</w:t>
      </w:r>
      <w:r w:rsidR="00730E96" w:rsidRPr="00AE24AA">
        <w:rPr>
          <w:rFonts w:ascii="Garamond" w:hAnsi="Garamond"/>
          <w:sz w:val="22"/>
          <w:szCs w:val="22"/>
        </w:rPr>
        <w:t xml:space="preserve"> </w:t>
      </w:r>
      <w:r w:rsidR="00AF5A80" w:rsidRPr="00AE24AA">
        <w:rPr>
          <w:rFonts w:ascii="Garamond" w:hAnsi="Garamond"/>
          <w:sz w:val="22"/>
          <w:szCs w:val="22"/>
        </w:rPr>
        <w:t xml:space="preserve">that are otherwise indistinguishable using </w:t>
      </w:r>
      <w:r w:rsidR="00CD3FB4">
        <w:rPr>
          <w:rFonts w:ascii="Garamond" w:hAnsi="Garamond"/>
          <w:sz w:val="22"/>
          <w:szCs w:val="22"/>
        </w:rPr>
        <w:t xml:space="preserve">the </w:t>
      </w:r>
      <w:r w:rsidR="00AF5A80" w:rsidRPr="00AE24AA">
        <w:rPr>
          <w:rFonts w:ascii="Garamond" w:hAnsi="Garamond"/>
          <w:sz w:val="22"/>
          <w:szCs w:val="22"/>
        </w:rPr>
        <w:t xml:space="preserve">natal </w:t>
      </w:r>
      <w:r w:rsidR="00CD3FB4">
        <w:rPr>
          <w:rFonts w:ascii="Garamond" w:hAnsi="Garamond"/>
          <w:sz w:val="22"/>
          <w:szCs w:val="22"/>
        </w:rPr>
        <w:t xml:space="preserve">freshwater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Sr</w:t>
      </w:r>
      <w:r w:rsidR="00730E96" w:rsidRPr="00AE24AA">
        <w:rPr>
          <w:rFonts w:ascii="Garamond" w:hAnsi="Garamond"/>
          <w:sz w:val="22"/>
          <w:szCs w:val="22"/>
        </w:rPr>
        <w:t xml:space="preserve">, PCA analysis </w:t>
      </w:r>
      <w:r w:rsidR="00CD3FB4">
        <w:rPr>
          <w:rFonts w:ascii="Garamond" w:hAnsi="Garamond"/>
          <w:sz w:val="22"/>
          <w:szCs w:val="22"/>
        </w:rPr>
        <w:t>was also</w:t>
      </w:r>
      <w:r w:rsidR="00730E96" w:rsidRPr="00AE24AA">
        <w:rPr>
          <w:rFonts w:ascii="Garamond" w:hAnsi="Garamond"/>
          <w:sz w:val="22"/>
          <w:szCs w:val="22"/>
        </w:rPr>
        <w:t xml:space="preserve"> done on a subset of the GAM smoothed dataset which include only individuals with a natal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 xml:space="preserve">Sr </w:t>
      </w:r>
      <w:r w:rsidR="00070CB1">
        <w:rPr>
          <w:rFonts w:ascii="Garamond" w:hAnsi="Garamond"/>
          <w:sz w:val="22"/>
          <w:szCs w:val="22"/>
        </w:rPr>
        <w:t>between</w:t>
      </w:r>
      <w:r w:rsidR="00730E96" w:rsidRPr="00AE24AA">
        <w:rPr>
          <w:rFonts w:ascii="Garamond" w:hAnsi="Garamond"/>
          <w:sz w:val="22"/>
          <w:szCs w:val="22"/>
        </w:rPr>
        <w:t xml:space="preserve"> 0.7075</w:t>
      </w:r>
      <w:r w:rsidR="00070CB1">
        <w:rPr>
          <w:rFonts w:ascii="Garamond" w:hAnsi="Garamond"/>
          <w:sz w:val="22"/>
          <w:szCs w:val="22"/>
        </w:rPr>
        <w:t xml:space="preserve"> and </w:t>
      </w:r>
      <w:r w:rsidR="00730E96" w:rsidRPr="00AE24AA">
        <w:rPr>
          <w:rFonts w:ascii="Garamond" w:hAnsi="Garamond"/>
          <w:sz w:val="22"/>
          <w:szCs w:val="22"/>
        </w:rPr>
        <w:t>0.7080. PCA plots were produced to visualize clustering of both PC1 (47.</w:t>
      </w:r>
      <w:r w:rsidR="009A1451">
        <w:rPr>
          <w:rFonts w:ascii="Garamond" w:hAnsi="Garamond"/>
          <w:sz w:val="22"/>
          <w:szCs w:val="22"/>
        </w:rPr>
        <w:t>5</w:t>
      </w:r>
      <w:r w:rsidR="00730E96" w:rsidRPr="00AE24AA">
        <w:rPr>
          <w:rFonts w:ascii="Garamond" w:hAnsi="Garamond"/>
          <w:sz w:val="22"/>
          <w:szCs w:val="22"/>
        </w:rPr>
        <w:t xml:space="preserve">% of variance) and PC2 (20.9% of variance) as well as between PC1 and PC3 (10.2% of variance). </w:t>
      </w:r>
      <w:r w:rsidR="00070CB1">
        <w:rPr>
          <w:rFonts w:ascii="Garamond" w:hAnsi="Garamond"/>
          <w:sz w:val="22"/>
          <w:szCs w:val="22"/>
        </w:rPr>
        <w:t>We then displayed the absolute values</w:t>
      </w:r>
      <w:r w:rsidR="00B229E6">
        <w:rPr>
          <w:rFonts w:ascii="Garamond" w:hAnsi="Garamond"/>
          <w:sz w:val="22"/>
          <w:szCs w:val="22"/>
        </w:rPr>
        <w:t xml:space="preserve"> of each point’s</w:t>
      </w:r>
      <w:r w:rsidR="00070CB1">
        <w:rPr>
          <w:rFonts w:ascii="Garamond" w:hAnsi="Garamond"/>
          <w:sz w:val="22"/>
          <w:szCs w:val="22"/>
        </w:rPr>
        <w:t xml:space="preserve"> loading </w:t>
      </w:r>
      <w:ins w:id="130" w:author="Benjamin J. Makhlouf" w:date="2025-10-13T10:32:00Z" w16du:dateUtc="2025-10-13T17:32:00Z">
        <w:r w:rsidR="007072C4">
          <w:rPr>
            <w:rFonts w:ascii="Garamond" w:hAnsi="Garamond"/>
            <w:sz w:val="22"/>
            <w:szCs w:val="22"/>
          </w:rPr>
          <w:t>on the corresponding index of th</w:t>
        </w:r>
      </w:ins>
      <w:ins w:id="131" w:author="Benjamin J. Makhlouf" w:date="2025-10-13T10:33:00Z" w16du:dateUtc="2025-10-13T17:33:00Z">
        <w:r w:rsidR="007072C4">
          <w:rPr>
            <w:rFonts w:ascii="Garamond" w:hAnsi="Garamond"/>
            <w:sz w:val="22"/>
            <w:szCs w:val="22"/>
          </w:rPr>
          <w:t xml:space="preserve">e time series </w:t>
        </w:r>
      </w:ins>
      <w:del w:id="132" w:author="Benjamin J. Makhlouf" w:date="2025-10-13T10:33:00Z" w16du:dateUtc="2025-10-13T17:33:00Z">
        <w:r w:rsidR="00B229E6" w:rsidDel="007072C4">
          <w:rPr>
            <w:rFonts w:ascii="Garamond" w:hAnsi="Garamond"/>
            <w:sz w:val="22"/>
            <w:szCs w:val="22"/>
          </w:rPr>
          <w:delText xml:space="preserve">for the top three components </w:delText>
        </w:r>
      </w:del>
      <w:r w:rsidR="00B229E6">
        <w:rPr>
          <w:rFonts w:ascii="Garamond" w:hAnsi="Garamond"/>
          <w:sz w:val="22"/>
          <w:szCs w:val="22"/>
        </w:rPr>
        <w:t xml:space="preserve">to identify </w:t>
      </w:r>
      <w:ins w:id="133" w:author="Benjamin J. Makhlouf" w:date="2025-10-13T10:33:00Z" w16du:dateUtc="2025-10-13T17:33:00Z">
        <w:r w:rsidR="007072C4">
          <w:rPr>
            <w:rFonts w:ascii="Garamond" w:hAnsi="Garamond"/>
            <w:sz w:val="22"/>
            <w:szCs w:val="22"/>
          </w:rPr>
          <w:t>regions</w:t>
        </w:r>
      </w:ins>
      <w:del w:id="134" w:author="Benjamin J. Makhlouf" w:date="2025-10-13T10:33:00Z" w16du:dateUtc="2025-10-13T17:33:00Z">
        <w:r w:rsidR="00070CB1" w:rsidDel="007072C4">
          <w:rPr>
            <w:rFonts w:ascii="Garamond" w:hAnsi="Garamond"/>
            <w:sz w:val="22"/>
            <w:szCs w:val="22"/>
          </w:rPr>
          <w:delText>portions</w:delText>
        </w:r>
      </w:del>
      <w:r w:rsidR="00070CB1">
        <w:rPr>
          <w:rFonts w:ascii="Garamond" w:hAnsi="Garamond"/>
          <w:sz w:val="22"/>
          <w:szCs w:val="22"/>
        </w:rPr>
        <w:t xml:space="preserve"> of the </w:t>
      </w:r>
      <w:r w:rsidR="007833A8">
        <w:rPr>
          <w:rFonts w:ascii="Garamond" w:hAnsi="Garamond"/>
          <w:sz w:val="22"/>
          <w:szCs w:val="22"/>
        </w:rPr>
        <w:t>time series</w:t>
      </w:r>
      <w:r w:rsidR="00070CB1">
        <w:rPr>
          <w:rFonts w:ascii="Garamond" w:hAnsi="Garamond"/>
          <w:sz w:val="22"/>
          <w:szCs w:val="22"/>
        </w:rPr>
        <w:t xml:space="preserve"> </w:t>
      </w:r>
      <w:ins w:id="135" w:author="Benjamin J. Makhlouf" w:date="2025-10-13T10:33:00Z" w16du:dateUtc="2025-10-13T17:33:00Z">
        <w:r w:rsidR="007072C4">
          <w:rPr>
            <w:rFonts w:ascii="Garamond" w:hAnsi="Garamond"/>
            <w:sz w:val="22"/>
            <w:szCs w:val="22"/>
          </w:rPr>
          <w:t xml:space="preserve">which </w:t>
        </w:r>
      </w:ins>
      <w:r w:rsidR="00070CB1">
        <w:rPr>
          <w:rFonts w:ascii="Garamond" w:hAnsi="Garamond"/>
          <w:sz w:val="22"/>
          <w:szCs w:val="22"/>
        </w:rPr>
        <w:t>contribut</w:t>
      </w:r>
      <w:ins w:id="136" w:author="Benjamin J. Makhlouf" w:date="2025-10-13T10:33:00Z" w16du:dateUtc="2025-10-13T17:33:00Z">
        <w:r w:rsidR="007072C4">
          <w:rPr>
            <w:rFonts w:ascii="Garamond" w:hAnsi="Garamond"/>
            <w:sz w:val="22"/>
            <w:szCs w:val="22"/>
          </w:rPr>
          <w:t>e</w:t>
        </w:r>
      </w:ins>
      <w:del w:id="137" w:author="Benjamin J. Makhlouf" w:date="2025-10-13T10:33:00Z" w16du:dateUtc="2025-10-13T17:33:00Z">
        <w:r w:rsidR="00070CB1" w:rsidDel="007072C4">
          <w:rPr>
            <w:rFonts w:ascii="Garamond" w:hAnsi="Garamond"/>
            <w:sz w:val="22"/>
            <w:szCs w:val="22"/>
          </w:rPr>
          <w:delText>ing</w:delText>
        </w:r>
      </w:del>
      <w:r w:rsidR="00070CB1">
        <w:rPr>
          <w:rFonts w:ascii="Garamond" w:hAnsi="Garamond"/>
          <w:sz w:val="22"/>
          <w:szCs w:val="22"/>
        </w:rPr>
        <w:t xml:space="preserve"> to</w:t>
      </w:r>
      <w:del w:id="138" w:author="Benjamin J. Makhlouf" w:date="2025-10-13T10:33:00Z" w16du:dateUtc="2025-10-13T17:33:00Z">
        <w:r w:rsidR="00070CB1" w:rsidDel="007072C4">
          <w:rPr>
            <w:rFonts w:ascii="Garamond" w:hAnsi="Garamond"/>
            <w:sz w:val="22"/>
            <w:szCs w:val="22"/>
          </w:rPr>
          <w:delText xml:space="preserve"> these</w:delText>
        </w:r>
      </w:del>
      <w:r w:rsidR="00070CB1">
        <w:rPr>
          <w:rFonts w:ascii="Garamond" w:hAnsi="Garamond"/>
          <w:sz w:val="22"/>
          <w:szCs w:val="22"/>
        </w:rPr>
        <w:t xml:space="preserve"> interclass separation</w:t>
      </w:r>
      <w:ins w:id="139" w:author="Benjamin J. Makhlouf" w:date="2025-10-13T10:33:00Z" w16du:dateUtc="2025-10-13T17:33:00Z">
        <w:r w:rsidR="007072C4">
          <w:rPr>
            <w:rFonts w:ascii="Garamond" w:hAnsi="Garamond"/>
            <w:sz w:val="22"/>
            <w:szCs w:val="22"/>
          </w:rPr>
          <w:t xml:space="preserve"> among individuals with the same natal origin ratio</w:t>
        </w:r>
      </w:ins>
      <w:r w:rsidR="00CD3FB4">
        <w:rPr>
          <w:rFonts w:ascii="Garamond" w:hAnsi="Garamond"/>
          <w:sz w:val="22"/>
          <w:szCs w:val="22"/>
        </w:rPr>
        <w:t xml:space="preserve"> </w:t>
      </w:r>
      <w:r w:rsidR="005F1D8A" w:rsidRPr="00AE24AA">
        <w:rPr>
          <w:rFonts w:ascii="Garamond" w:hAnsi="Garamond"/>
          <w:sz w:val="22"/>
          <w:szCs w:val="22"/>
        </w:rPr>
        <w:t>(</w:t>
      </w:r>
      <w:commentRangeStart w:id="140"/>
      <w:r w:rsidR="005F1D8A" w:rsidRPr="00AE24AA">
        <w:rPr>
          <w:rFonts w:ascii="Garamond" w:hAnsi="Garamond"/>
          <w:sz w:val="22"/>
          <w:szCs w:val="22"/>
        </w:rPr>
        <w:t>Figure</w:t>
      </w:r>
      <w:commentRangeEnd w:id="140"/>
      <w:r w:rsidR="00465AAD">
        <w:rPr>
          <w:rStyle w:val="CommentReference"/>
        </w:rPr>
        <w:commentReference w:id="140"/>
      </w:r>
      <w:r w:rsidR="005F1D8A" w:rsidRPr="00AE24AA">
        <w:rPr>
          <w:rFonts w:ascii="Garamond" w:hAnsi="Garamond"/>
          <w:sz w:val="22"/>
          <w:szCs w:val="22"/>
        </w:rPr>
        <w:t xml:space="preserve"> </w:t>
      </w:r>
      <w:ins w:id="141" w:author="Daniel Schindler" w:date="2025-10-25T11:18:00Z" w16du:dateUtc="2025-10-25T18:18:00Z">
        <w:r w:rsidR="00465AAD">
          <w:rPr>
            <w:rFonts w:ascii="Garamond" w:hAnsi="Garamond"/>
            <w:sz w:val="22"/>
            <w:szCs w:val="22"/>
          </w:rPr>
          <w:t>3</w:t>
        </w:r>
      </w:ins>
      <w:del w:id="142" w:author="Daniel Schindler" w:date="2025-10-25T11:18:00Z" w16du:dateUtc="2025-10-25T18:18:00Z">
        <w:r w:rsidR="005F1D8A" w:rsidRPr="00AE24AA" w:rsidDel="00465AAD">
          <w:rPr>
            <w:rFonts w:ascii="Garamond" w:hAnsi="Garamond"/>
            <w:sz w:val="22"/>
            <w:szCs w:val="22"/>
          </w:rPr>
          <w:delText>5</w:delText>
        </w:r>
      </w:del>
      <w:r w:rsidR="005F1D8A" w:rsidRPr="00AE24AA">
        <w:rPr>
          <w:rFonts w:ascii="Garamond" w:hAnsi="Garamond"/>
          <w:sz w:val="22"/>
          <w:szCs w:val="22"/>
        </w:rPr>
        <w:t>b.)</w:t>
      </w:r>
      <w:r w:rsidR="00AE24AA">
        <w:rPr>
          <w:rFonts w:ascii="Garamond" w:hAnsi="Garamond"/>
          <w:sz w:val="22"/>
          <w:szCs w:val="22"/>
        </w:rPr>
        <w:t xml:space="preserve">. </w:t>
      </w:r>
      <w:commentRangeEnd w:id="119"/>
      <w:r w:rsidR="00216DEB">
        <w:rPr>
          <w:rStyle w:val="CommentReference"/>
        </w:rPr>
        <w:commentReference w:id="119"/>
      </w:r>
      <w:commentRangeEnd w:id="120"/>
      <w:r w:rsidR="000E5763">
        <w:rPr>
          <w:rStyle w:val="CommentReference"/>
        </w:rPr>
        <w:commentReference w:id="120"/>
      </w:r>
    </w:p>
    <w:p w14:paraId="4E37CC52" w14:textId="7F8B6B03" w:rsidR="00CD3FB4" w:rsidRDefault="00444663" w:rsidP="00CD3FB4">
      <w:pPr>
        <w:spacing w:line="480" w:lineRule="auto"/>
        <w:rPr>
          <w:rFonts w:ascii="Garamond" w:hAnsi="Garamond"/>
          <w:b/>
          <w:bCs/>
          <w:sz w:val="22"/>
          <w:szCs w:val="22"/>
          <w:u w:val="single"/>
        </w:rPr>
      </w:pPr>
      <w:r w:rsidRPr="00386D82">
        <w:rPr>
          <w:rFonts w:ascii="Garamond" w:hAnsi="Garamond"/>
          <w:b/>
          <w:bCs/>
          <w:sz w:val="22"/>
          <w:szCs w:val="22"/>
          <w:u w:val="single"/>
        </w:rPr>
        <w:t xml:space="preserve">Machine Learning Classification Models </w:t>
      </w:r>
    </w:p>
    <w:p w14:paraId="3CA0415B" w14:textId="374527EA" w:rsidR="00444663" w:rsidRDefault="00CD3FB4" w:rsidP="00CD3FB4">
      <w:pPr>
        <w:spacing w:line="480" w:lineRule="auto"/>
        <w:ind w:firstLine="720"/>
        <w:rPr>
          <w:rFonts w:ascii="Garamond" w:hAnsi="Garamond"/>
          <w:sz w:val="22"/>
          <w:szCs w:val="22"/>
        </w:rPr>
      </w:pPr>
      <w:r>
        <w:rPr>
          <w:rFonts w:ascii="Garamond" w:hAnsi="Garamond"/>
          <w:sz w:val="22"/>
          <w:szCs w:val="22"/>
        </w:rPr>
        <w:t>All individuals in the dataset</w:t>
      </w:r>
      <w:r w:rsidR="00444663" w:rsidRPr="009B73BD">
        <w:rPr>
          <w:rFonts w:ascii="Garamond" w:hAnsi="Garamond"/>
          <w:sz w:val="22"/>
          <w:szCs w:val="22"/>
        </w:rPr>
        <w:t xml:space="preserve"> were </w:t>
      </w:r>
      <w:ins w:id="143" w:author="Daniel Schindler" w:date="2025-10-25T11:12:00Z" w16du:dateUtc="2025-10-25T18:12:00Z">
        <w:r w:rsidR="00216DEB">
          <w:rPr>
            <w:rFonts w:ascii="Garamond" w:hAnsi="Garamond"/>
            <w:sz w:val="22"/>
            <w:szCs w:val="22"/>
          </w:rPr>
          <w:t xml:space="preserve">randomly </w:t>
        </w:r>
      </w:ins>
      <w:r w:rsidR="00444663" w:rsidRPr="009B73BD">
        <w:rPr>
          <w:rFonts w:ascii="Garamond" w:hAnsi="Garamond"/>
          <w:sz w:val="22"/>
          <w:szCs w:val="22"/>
        </w:rPr>
        <w:t>partitioned into</w:t>
      </w:r>
      <w:r>
        <w:rPr>
          <w:rFonts w:ascii="Garamond" w:hAnsi="Garamond"/>
          <w:sz w:val="22"/>
          <w:szCs w:val="22"/>
        </w:rPr>
        <w:t xml:space="preserve"> either</w:t>
      </w:r>
      <w:r w:rsidR="00070CB1">
        <w:rPr>
          <w:rFonts w:ascii="Garamond" w:hAnsi="Garamond"/>
          <w:sz w:val="22"/>
          <w:szCs w:val="22"/>
        </w:rPr>
        <w:t xml:space="preserve"> </w:t>
      </w:r>
      <w:r w:rsidR="00444663" w:rsidRPr="009B73BD">
        <w:rPr>
          <w:rFonts w:ascii="Garamond" w:hAnsi="Garamond"/>
          <w:sz w:val="22"/>
          <w:szCs w:val="22"/>
        </w:rPr>
        <w:t xml:space="preserve">training </w:t>
      </w:r>
      <w:r w:rsidR="00070CB1">
        <w:rPr>
          <w:rFonts w:ascii="Garamond" w:hAnsi="Garamond"/>
          <w:sz w:val="22"/>
          <w:szCs w:val="22"/>
        </w:rPr>
        <w:t>or</w:t>
      </w:r>
      <w:r w:rsidR="00444663" w:rsidRPr="009B73BD">
        <w:rPr>
          <w:rFonts w:ascii="Garamond" w:hAnsi="Garamond"/>
          <w:sz w:val="22"/>
          <w:szCs w:val="22"/>
        </w:rPr>
        <w:t xml:space="preserve"> testing </w:t>
      </w:r>
      <w:r w:rsidR="00070CB1">
        <w:rPr>
          <w:rFonts w:ascii="Garamond" w:hAnsi="Garamond"/>
          <w:sz w:val="22"/>
          <w:szCs w:val="22"/>
        </w:rPr>
        <w:t>dataset</w:t>
      </w:r>
      <w:ins w:id="144" w:author="Daniel Schindler" w:date="2025-10-02T15:18:00Z" w16du:dateUtc="2025-10-02T22:18:00Z">
        <w:r w:rsidR="00947315">
          <w:rPr>
            <w:rFonts w:ascii="Garamond" w:hAnsi="Garamond"/>
            <w:sz w:val="22"/>
            <w:szCs w:val="22"/>
          </w:rPr>
          <w:t>s</w:t>
        </w:r>
      </w:ins>
      <w:r w:rsidR="00444663" w:rsidRPr="009B73BD">
        <w:rPr>
          <w:rFonts w:ascii="Garamond" w:hAnsi="Garamond"/>
          <w:sz w:val="22"/>
          <w:szCs w:val="22"/>
        </w:rPr>
        <w:t xml:space="preserve"> using a</w:t>
      </w:r>
      <w:r>
        <w:rPr>
          <w:rFonts w:ascii="Garamond" w:hAnsi="Garamond"/>
          <w:sz w:val="22"/>
          <w:szCs w:val="22"/>
        </w:rPr>
        <w:t xml:space="preserve"> randomized</w:t>
      </w:r>
      <w:r w:rsidR="00444663" w:rsidRPr="009B73BD">
        <w:rPr>
          <w:rFonts w:ascii="Garamond" w:hAnsi="Garamond"/>
          <w:sz w:val="22"/>
          <w:szCs w:val="22"/>
        </w:rPr>
        <w:t xml:space="preserve"> 80/20 split. To ensure consistency across analyses, the same individuals were assigned to the training and testing sets for all three </w:t>
      </w:r>
      <w:r w:rsidR="00444663">
        <w:rPr>
          <w:rFonts w:ascii="Garamond" w:hAnsi="Garamond"/>
          <w:sz w:val="22"/>
          <w:szCs w:val="22"/>
        </w:rPr>
        <w:t xml:space="preserve">datasets (non-smoothed (Raw), MA, and GAM). </w:t>
      </w:r>
      <w:r w:rsidR="00070CB1">
        <w:rPr>
          <w:rFonts w:ascii="Garamond" w:hAnsi="Garamond"/>
          <w:sz w:val="22"/>
          <w:szCs w:val="22"/>
        </w:rPr>
        <w:t>W</w:t>
      </w:r>
      <w:r>
        <w:rPr>
          <w:rFonts w:ascii="Garamond" w:hAnsi="Garamond"/>
          <w:sz w:val="22"/>
          <w:szCs w:val="22"/>
        </w:rPr>
        <w:t xml:space="preserve">e trained three supervised classification algorithms: </w:t>
      </w:r>
      <w:r w:rsidR="00444663" w:rsidRPr="009B73BD">
        <w:rPr>
          <w:rStyle w:val="Strong"/>
          <w:rFonts w:ascii="Garamond" w:eastAsiaTheme="majorEastAsia" w:hAnsi="Garamond"/>
          <w:b w:val="0"/>
          <w:bCs w:val="0"/>
          <w:sz w:val="22"/>
          <w:szCs w:val="22"/>
        </w:rPr>
        <w:t>K-Nearest Neighbors (KNN)</w:t>
      </w:r>
      <w:r w:rsidR="00444663" w:rsidRPr="009B73BD">
        <w:rPr>
          <w:rFonts w:ascii="Garamond" w:hAnsi="Garamond"/>
          <w:b/>
          <w:bCs/>
          <w:sz w:val="22"/>
          <w:szCs w:val="22"/>
        </w:rPr>
        <w:t xml:space="preserve">, </w:t>
      </w:r>
      <w:r w:rsidR="00444663" w:rsidRPr="009B73BD">
        <w:rPr>
          <w:rStyle w:val="Strong"/>
          <w:rFonts w:ascii="Garamond" w:eastAsiaTheme="majorEastAsia" w:hAnsi="Garamond"/>
          <w:b w:val="0"/>
          <w:bCs w:val="0"/>
          <w:sz w:val="22"/>
          <w:szCs w:val="22"/>
        </w:rPr>
        <w:t>Random Forest (RF)</w:t>
      </w:r>
      <w:r w:rsidR="00444663" w:rsidRPr="009B73BD">
        <w:rPr>
          <w:rFonts w:ascii="Garamond" w:hAnsi="Garamond"/>
          <w:b/>
          <w:bCs/>
          <w:sz w:val="22"/>
          <w:szCs w:val="22"/>
        </w:rPr>
        <w:t xml:space="preserve">, </w:t>
      </w:r>
      <w:r w:rsidR="00444663" w:rsidRPr="009B73BD">
        <w:rPr>
          <w:rFonts w:ascii="Garamond" w:hAnsi="Garamond"/>
          <w:sz w:val="22"/>
          <w:szCs w:val="22"/>
        </w:rPr>
        <w:t xml:space="preserve">and </w:t>
      </w:r>
      <w:r w:rsidR="00444663" w:rsidRPr="009B73BD">
        <w:rPr>
          <w:rStyle w:val="Strong"/>
          <w:rFonts w:ascii="Garamond" w:eastAsiaTheme="majorEastAsia" w:hAnsi="Garamond"/>
          <w:b w:val="0"/>
          <w:bCs w:val="0"/>
          <w:sz w:val="22"/>
          <w:szCs w:val="22"/>
        </w:rPr>
        <w:t>Support Vector Machine (SVM)</w:t>
      </w:r>
      <w:r w:rsidR="00444663">
        <w:rPr>
          <w:rFonts w:ascii="Garamond" w:hAnsi="Garamond"/>
          <w:sz w:val="22"/>
          <w:szCs w:val="22"/>
        </w:rPr>
        <w:t xml:space="preserve">. </w:t>
      </w:r>
      <w:r w:rsidR="00444663" w:rsidRPr="00701699">
        <w:rPr>
          <w:rFonts w:ascii="Garamond" w:hAnsi="Garamond"/>
          <w:sz w:val="22"/>
          <w:szCs w:val="22"/>
        </w:rPr>
        <w:t xml:space="preserve">The Random Forest model was configured </w:t>
      </w:r>
      <w:del w:id="145" w:author="Daniel Schindler" w:date="2025-10-02T15:19:00Z" w16du:dateUtc="2025-10-02T22:19:00Z">
        <w:r w:rsidR="00097484" w:rsidDel="00947315">
          <w:rPr>
            <w:rFonts w:ascii="Garamond" w:hAnsi="Garamond"/>
            <w:sz w:val="22"/>
            <w:szCs w:val="22"/>
          </w:rPr>
          <w:delText>u</w:delText>
        </w:r>
      </w:del>
      <w:r w:rsidR="00444663" w:rsidRPr="00701699">
        <w:rPr>
          <w:rFonts w:ascii="Garamond" w:hAnsi="Garamond"/>
          <w:sz w:val="22"/>
          <w:szCs w:val="22"/>
        </w:rPr>
        <w:t>with 500 trees, and the number of predictors randomly sampled at each split (</w:t>
      </w:r>
      <w:commentRangeStart w:id="146"/>
      <w:proofErr w:type="spellStart"/>
      <w:r w:rsidR="00444663" w:rsidRPr="00701699">
        <w:rPr>
          <w:rStyle w:val="HTMLCode"/>
          <w:rFonts w:ascii="Garamond" w:eastAsiaTheme="majorEastAsia" w:hAnsi="Garamond"/>
          <w:sz w:val="22"/>
          <w:szCs w:val="22"/>
        </w:rPr>
        <w:t>mtry</w:t>
      </w:r>
      <w:proofErr w:type="spellEnd"/>
      <w:r w:rsidR="00444663" w:rsidRPr="00701699">
        <w:rPr>
          <w:rFonts w:ascii="Garamond" w:hAnsi="Garamond"/>
          <w:sz w:val="22"/>
          <w:szCs w:val="22"/>
        </w:rPr>
        <w:t>)</w:t>
      </w:r>
      <w:commentRangeEnd w:id="146"/>
      <w:r w:rsidR="00E84B9A">
        <w:rPr>
          <w:rStyle w:val="CommentReference"/>
        </w:rPr>
        <w:commentReference w:id="146"/>
      </w:r>
      <w:r w:rsidR="00444663" w:rsidRPr="00701699">
        <w:rPr>
          <w:rFonts w:ascii="Garamond" w:hAnsi="Garamond"/>
          <w:sz w:val="22"/>
          <w:szCs w:val="22"/>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701699">
        <w:rPr>
          <w:rStyle w:val="HTMLCode"/>
          <w:rFonts w:ascii="Garamond" w:eastAsiaTheme="majorEastAsia" w:hAnsi="Garamond"/>
          <w:sz w:val="22"/>
          <w:szCs w:val="22"/>
        </w:rPr>
        <w:t>tidy models</w:t>
      </w:r>
      <w:r w:rsidR="00444663" w:rsidRPr="00701699">
        <w:rPr>
          <w:rFonts w:ascii="Garamond" w:hAnsi="Garamond"/>
          <w:sz w:val="22"/>
          <w:szCs w:val="22"/>
        </w:rPr>
        <w:t xml:space="preserve"> framework in </w:t>
      </w:r>
      <w:commentRangeStart w:id="147"/>
      <w:r w:rsidR="00444663" w:rsidRPr="00701699">
        <w:rPr>
          <w:rFonts w:ascii="Garamond" w:hAnsi="Garamond"/>
          <w:sz w:val="22"/>
          <w:szCs w:val="22"/>
        </w:rPr>
        <w:t>R</w:t>
      </w:r>
      <w:r w:rsidR="00444663">
        <w:rPr>
          <w:rFonts w:ascii="Garamond" w:hAnsi="Garamond"/>
          <w:sz w:val="22"/>
          <w:szCs w:val="22"/>
        </w:rPr>
        <w:t xml:space="preserve"> </w:t>
      </w:r>
      <w:commentRangeEnd w:id="147"/>
      <w:r>
        <w:rPr>
          <w:rStyle w:val="CommentReference"/>
        </w:rPr>
        <w:commentReference w:id="147"/>
      </w:r>
      <w:r w:rsidR="00D565B0">
        <w:rPr>
          <w:rFonts w:ascii="Garamond" w:hAnsi="Garamond"/>
          <w:sz w:val="22"/>
          <w:szCs w:val="22"/>
        </w:rPr>
        <w:fldChar w:fldCharType="begin"/>
      </w:r>
      <w:r w:rsidR="00D565B0">
        <w:rPr>
          <w:rFonts w:ascii="Garamond" w:hAnsi="Garamond"/>
          <w:sz w:val="22"/>
          <w:szCs w:val="22"/>
        </w:rPr>
        <w:instrText xml:space="preserve"> ADDIN ZOTERO_ITEM CSL_CITATION {"citationID":"kw4mKjoh","properties":{"formattedCitation":"(Kuhn &amp; Wickam, 2020)","plainCitation":"(Kuhn &amp; Wickam, 2020)","noteIndex":0},"citationItems":[{"id":5924,"uris":["http://zotero.org/users/8421274/items/2XEJTTJJ"],"itemData":{"id":5924,"type":"software","title":"Tidymodels: a collection of packages for modeling and machine learning using tidyverse principles.","URL":"https://www.tidymodels.org","author":[{"family":"Kuhn","given":"Max"},{"family":"Wickam","given":"Hadley"}],"issued":{"date-parts":[["2020"]]}}}],"schema":"https://github.com/citation-style-language/schema/raw/master/csl-citation.json"} </w:instrText>
      </w:r>
      <w:r w:rsidR="00D565B0">
        <w:rPr>
          <w:rFonts w:ascii="Garamond" w:hAnsi="Garamond"/>
          <w:sz w:val="22"/>
          <w:szCs w:val="22"/>
        </w:rPr>
        <w:fldChar w:fldCharType="separate"/>
      </w:r>
      <w:r w:rsidR="00D565B0">
        <w:rPr>
          <w:rFonts w:ascii="Garamond" w:hAnsi="Garamond"/>
          <w:noProof/>
          <w:sz w:val="22"/>
          <w:szCs w:val="22"/>
        </w:rPr>
        <w:t>(Kuhn &amp; Wickam, 2020)</w:t>
      </w:r>
      <w:r w:rsidR="00D565B0">
        <w:rPr>
          <w:rFonts w:ascii="Garamond" w:hAnsi="Garamond"/>
          <w:sz w:val="22"/>
          <w:szCs w:val="22"/>
        </w:rPr>
        <w:fldChar w:fldCharType="end"/>
      </w:r>
      <w:r w:rsidR="00D565B0">
        <w:rPr>
          <w:rFonts w:ascii="Garamond" w:hAnsi="Garamond"/>
          <w:sz w:val="22"/>
          <w:szCs w:val="22"/>
        </w:rPr>
        <w:t>.</w:t>
      </w:r>
    </w:p>
    <w:p w14:paraId="090C2636" w14:textId="55982A31" w:rsidR="00CD3FB4" w:rsidRPr="00043EBC" w:rsidRDefault="00444663" w:rsidP="00CD3FB4">
      <w:pPr>
        <w:pStyle w:val="NormalWeb"/>
        <w:spacing w:line="480" w:lineRule="auto"/>
        <w:ind w:firstLine="720"/>
        <w:rPr>
          <w:rFonts w:ascii="Garamond" w:hAnsi="Garamond"/>
          <w:sz w:val="22"/>
          <w:szCs w:val="22"/>
        </w:rPr>
      </w:pPr>
      <w:r w:rsidRPr="00AF5A80">
        <w:rPr>
          <w:rFonts w:ascii="Garamond" w:hAnsi="Garamond"/>
          <w:sz w:val="22"/>
          <w:szCs w:val="22"/>
        </w:rPr>
        <w:t xml:space="preserve">Trained models were </w:t>
      </w:r>
      <w:r w:rsidR="00CD3FB4">
        <w:rPr>
          <w:rFonts w:ascii="Garamond" w:hAnsi="Garamond"/>
          <w:sz w:val="22"/>
          <w:szCs w:val="22"/>
        </w:rPr>
        <w:t xml:space="preserve">then </w:t>
      </w:r>
      <w:r w:rsidRPr="00AF5A80">
        <w:rPr>
          <w:rFonts w:ascii="Garamond" w:hAnsi="Garamond"/>
          <w:sz w:val="22"/>
          <w:szCs w:val="22"/>
        </w:rPr>
        <w:t xml:space="preserve">evaluated on two separate </w:t>
      </w:r>
      <w:r w:rsidR="00CD3FB4">
        <w:rPr>
          <w:rFonts w:ascii="Garamond" w:hAnsi="Garamond"/>
          <w:sz w:val="22"/>
          <w:szCs w:val="22"/>
        </w:rPr>
        <w:t>versions of the t</w:t>
      </w:r>
      <w:r w:rsidR="00070CB1">
        <w:rPr>
          <w:rFonts w:ascii="Garamond" w:hAnsi="Garamond"/>
          <w:sz w:val="22"/>
          <w:szCs w:val="22"/>
        </w:rPr>
        <w:t>esting</w:t>
      </w:r>
      <w:r w:rsidR="00CD3FB4">
        <w:rPr>
          <w:rFonts w:ascii="Garamond" w:hAnsi="Garamond"/>
          <w:sz w:val="22"/>
          <w:szCs w:val="22"/>
        </w:rPr>
        <w:t xml:space="preserve"> dataset for each data type</w:t>
      </w:r>
      <w:r w:rsidRPr="00AF5A80">
        <w:rPr>
          <w:rFonts w:ascii="Garamond" w:hAnsi="Garamond"/>
          <w:sz w:val="22"/>
          <w:szCs w:val="22"/>
        </w:rPr>
        <w:t xml:space="preserve">. First, models were tested on the original randomly selected 20% holdout set. Second, models were evaluated on a modified testing set in which samples with natal origin </w:t>
      </w:r>
      <w:r w:rsidRPr="00AF5A80">
        <w:rPr>
          <w:rFonts w:ascii="Cambria Math" w:hAnsi="Cambria Math" w:cs="Cambria Math"/>
          <w:sz w:val="22"/>
          <w:szCs w:val="22"/>
        </w:rPr>
        <w:t>⁸⁷</w:t>
      </w:r>
      <w:r w:rsidRPr="00AF5A80">
        <w:rPr>
          <w:rFonts w:ascii="Garamond" w:hAnsi="Garamond"/>
          <w:sz w:val="22"/>
          <w:szCs w:val="22"/>
        </w:rPr>
        <w:t>Sr/</w:t>
      </w:r>
      <w:r w:rsidRPr="00AF5A80">
        <w:rPr>
          <w:rFonts w:ascii="Cambria Math" w:hAnsi="Cambria Math" w:cs="Cambria Math"/>
          <w:sz w:val="22"/>
          <w:szCs w:val="22"/>
        </w:rPr>
        <w:t>⁸⁶</w:t>
      </w:r>
      <w:r w:rsidRPr="00AF5A80">
        <w:rPr>
          <w:rFonts w:ascii="Garamond" w:hAnsi="Garamond"/>
          <w:sz w:val="22"/>
          <w:szCs w:val="22"/>
        </w:rPr>
        <w:t>Sr values above 0.71</w:t>
      </w:r>
      <w:r w:rsidR="00A935B4">
        <w:rPr>
          <w:rFonts w:ascii="Garamond" w:hAnsi="Garamond"/>
          <w:sz w:val="22"/>
          <w:szCs w:val="22"/>
        </w:rPr>
        <w:t>30</w:t>
      </w:r>
      <w:r w:rsidRPr="00AF5A80">
        <w:rPr>
          <w:rFonts w:ascii="Garamond" w:hAnsi="Garamond"/>
          <w:sz w:val="22"/>
          <w:szCs w:val="22"/>
        </w:rPr>
        <w:t xml:space="preserve"> were </w:t>
      </w:r>
      <w:r w:rsidR="00CD3FB4">
        <w:rPr>
          <w:rFonts w:ascii="Garamond" w:hAnsi="Garamond"/>
          <w:sz w:val="22"/>
          <w:szCs w:val="22"/>
        </w:rPr>
        <w:t>excluded</w:t>
      </w:r>
      <w:r w:rsidRPr="00AF5A80">
        <w:rPr>
          <w:rFonts w:ascii="Garamond" w:hAnsi="Garamond"/>
          <w:sz w:val="22"/>
          <w:szCs w:val="22"/>
        </w:rPr>
        <w:t xml:space="preserve">. Only the Yukon </w:t>
      </w:r>
      <w:r w:rsidR="00FA3005">
        <w:rPr>
          <w:rFonts w:ascii="Garamond" w:hAnsi="Garamond"/>
          <w:sz w:val="22"/>
          <w:szCs w:val="22"/>
        </w:rPr>
        <w:t xml:space="preserve">River </w:t>
      </w:r>
      <w:r w:rsidRPr="00AF5A80">
        <w:rPr>
          <w:rFonts w:ascii="Garamond" w:hAnsi="Garamond"/>
          <w:sz w:val="22"/>
          <w:szCs w:val="22"/>
        </w:rPr>
        <w:t>watershed contains enriched isotope values above this threshold and</w:t>
      </w:r>
      <w:ins w:id="148" w:author="Benjamin J. Makhlouf" w:date="2025-10-09T09:13:00Z" w16du:dateUtc="2025-10-09T16:13:00Z">
        <w:r w:rsidR="00492371">
          <w:rPr>
            <w:rFonts w:ascii="Garamond" w:hAnsi="Garamond"/>
            <w:sz w:val="22"/>
            <w:szCs w:val="22"/>
          </w:rPr>
          <w:t xml:space="preserve"> sam</w:t>
        </w:r>
      </w:ins>
      <w:ins w:id="149" w:author="Benjamin J. Makhlouf" w:date="2025-10-09T09:14:00Z" w16du:dateUtc="2025-10-09T16:14:00Z">
        <w:r w:rsidR="00492371">
          <w:rPr>
            <w:rFonts w:ascii="Garamond" w:hAnsi="Garamond"/>
            <w:sz w:val="22"/>
            <w:szCs w:val="22"/>
          </w:rPr>
          <w:t>ples with a natal origin in this range</w:t>
        </w:r>
      </w:ins>
      <w:r w:rsidRPr="00AF5A80">
        <w:rPr>
          <w:rFonts w:ascii="Garamond" w:hAnsi="Garamond"/>
          <w:sz w:val="22"/>
          <w:szCs w:val="22"/>
        </w:rPr>
        <w:t xml:space="preserve"> can therefore be distinguished using natal origin values alone. This modified dataset</w:t>
      </w:r>
      <w:r w:rsidR="00CD3FB4">
        <w:rPr>
          <w:rFonts w:ascii="Garamond" w:hAnsi="Garamond"/>
          <w:sz w:val="22"/>
          <w:szCs w:val="22"/>
        </w:rPr>
        <w:t xml:space="preserve">, </w:t>
      </w:r>
      <w:r w:rsidR="003A0BEA">
        <w:rPr>
          <w:rFonts w:ascii="Garamond" w:hAnsi="Garamond"/>
          <w:sz w:val="22"/>
          <w:szCs w:val="22"/>
        </w:rPr>
        <w:t>hereby</w:t>
      </w:r>
      <w:r w:rsidR="00CD3FB4">
        <w:rPr>
          <w:rFonts w:ascii="Garamond" w:hAnsi="Garamond"/>
          <w:sz w:val="22"/>
          <w:szCs w:val="22"/>
        </w:rPr>
        <w:t xml:space="preserve"> </w:t>
      </w:r>
      <w:r w:rsidR="00070CB1">
        <w:rPr>
          <w:rFonts w:ascii="Garamond" w:hAnsi="Garamond"/>
          <w:sz w:val="22"/>
          <w:szCs w:val="22"/>
        </w:rPr>
        <w:t>referred</w:t>
      </w:r>
      <w:r w:rsidR="00CD3FB4">
        <w:rPr>
          <w:rFonts w:ascii="Garamond" w:hAnsi="Garamond"/>
          <w:sz w:val="22"/>
          <w:szCs w:val="22"/>
        </w:rPr>
        <w:t xml:space="preserve"> to as the “</w:t>
      </w:r>
      <w:commentRangeStart w:id="150"/>
      <w:r w:rsidR="00CD3FB4">
        <w:rPr>
          <w:rFonts w:ascii="Garamond" w:hAnsi="Garamond"/>
          <w:sz w:val="22"/>
          <w:szCs w:val="22"/>
        </w:rPr>
        <w:t>Overlap</w:t>
      </w:r>
      <w:commentRangeEnd w:id="150"/>
      <w:r w:rsidR="00216DEB">
        <w:rPr>
          <w:rStyle w:val="CommentReference"/>
          <w:rFonts w:asciiTheme="minorHAnsi" w:eastAsiaTheme="minorHAnsi" w:hAnsiTheme="minorHAnsi" w:cstheme="minorBidi"/>
          <w:kern w:val="2"/>
          <w14:ligatures w14:val="standardContextual"/>
        </w:rPr>
        <w:commentReference w:id="150"/>
      </w:r>
      <w:r w:rsidR="00CD3FB4">
        <w:rPr>
          <w:rFonts w:ascii="Garamond" w:hAnsi="Garamond"/>
          <w:sz w:val="22"/>
          <w:szCs w:val="22"/>
        </w:rPr>
        <w:t xml:space="preserve">” testing set evaluates the ability of the model to correctly </w:t>
      </w:r>
      <w:r w:rsidR="00CD3FB4">
        <w:rPr>
          <w:rFonts w:ascii="Garamond" w:hAnsi="Garamond"/>
          <w:sz w:val="22"/>
          <w:szCs w:val="22"/>
        </w:rPr>
        <w:lastRenderedPageBreak/>
        <w:t xml:space="preserve">classify </w:t>
      </w:r>
      <w:r w:rsidRPr="00AF5A80">
        <w:rPr>
          <w:rFonts w:ascii="Garamond" w:hAnsi="Garamond"/>
          <w:sz w:val="22"/>
          <w:szCs w:val="22"/>
        </w:rPr>
        <w:t>o</w:t>
      </w:r>
      <w:r w:rsidR="00CD3FB4">
        <w:rPr>
          <w:rFonts w:ascii="Garamond" w:hAnsi="Garamond"/>
          <w:sz w:val="22"/>
          <w:szCs w:val="22"/>
        </w:rPr>
        <w:t>nly</w:t>
      </w:r>
      <w:r w:rsidRPr="00AF5A80">
        <w:rPr>
          <w:rFonts w:ascii="Garamond" w:hAnsi="Garamond"/>
          <w:sz w:val="22"/>
          <w:szCs w:val="22"/>
        </w:rPr>
        <w:t xml:space="preserve"> samples that are otherwise indistinguishable using natal origin values</w:t>
      </w:r>
      <w:r w:rsidR="00070CB1">
        <w:rPr>
          <w:rFonts w:ascii="Garamond" w:hAnsi="Garamond"/>
          <w:sz w:val="22"/>
          <w:szCs w:val="22"/>
        </w:rPr>
        <w:t xml:space="preserve"> alone. </w:t>
      </w:r>
      <w:r w:rsidR="00043EBC" w:rsidRPr="00043EBC">
        <w:rPr>
          <w:rFonts w:ascii="Garamond" w:hAnsi="Garamond"/>
          <w:sz w:val="22"/>
          <w:szCs w:val="22"/>
        </w:rPr>
        <w:t>Model performance was</w:t>
      </w:r>
      <w:del w:id="151" w:author="Benjamin J. Makhlouf" w:date="2025-10-13T10:36:00Z" w16du:dateUtc="2025-10-13T17:36:00Z">
        <w:r w:rsidR="00070CB1" w:rsidDel="00C257B4">
          <w:rPr>
            <w:rFonts w:ascii="Garamond" w:hAnsi="Garamond"/>
            <w:sz w:val="22"/>
            <w:szCs w:val="22"/>
          </w:rPr>
          <w:delText xml:space="preserve"> then</w:delText>
        </w:r>
      </w:del>
      <w:r w:rsidR="00043EBC" w:rsidRPr="00043EBC">
        <w:rPr>
          <w:rFonts w:ascii="Garamond" w:hAnsi="Garamond"/>
          <w:sz w:val="22"/>
          <w:szCs w:val="22"/>
        </w:rPr>
        <w:t xml:space="preserve"> assessed using </w:t>
      </w:r>
      <w:r w:rsidR="00043EBC" w:rsidRPr="00043EBC">
        <w:rPr>
          <w:rStyle w:val="Strong"/>
          <w:rFonts w:ascii="Garamond" w:eastAsiaTheme="majorEastAsia" w:hAnsi="Garamond"/>
          <w:b w:val="0"/>
          <w:bCs w:val="0"/>
          <w:sz w:val="22"/>
          <w:szCs w:val="22"/>
        </w:rPr>
        <w:t>accuracy</w:t>
      </w:r>
      <w:r w:rsidR="00043EBC" w:rsidRPr="00043EBC">
        <w:rPr>
          <w:rFonts w:ascii="Garamond" w:hAnsi="Garamond"/>
          <w:b/>
          <w:bCs/>
          <w:sz w:val="22"/>
          <w:szCs w:val="22"/>
        </w:rPr>
        <w:t xml:space="preserve"> </w:t>
      </w:r>
      <w:r w:rsidR="00043EBC" w:rsidRPr="00043EBC">
        <w:rPr>
          <w:rFonts w:ascii="Garamond" w:hAnsi="Garamond"/>
          <w:sz w:val="22"/>
          <w:szCs w:val="22"/>
        </w:rPr>
        <w:t xml:space="preserve">and </w:t>
      </w:r>
      <w:r w:rsidR="00043EBC" w:rsidRPr="00043EBC">
        <w:rPr>
          <w:rStyle w:val="Strong"/>
          <w:rFonts w:ascii="Garamond" w:eastAsiaTheme="majorEastAsia" w:hAnsi="Garamond"/>
          <w:b w:val="0"/>
          <w:bCs w:val="0"/>
          <w:sz w:val="22"/>
          <w:szCs w:val="22"/>
        </w:rPr>
        <w:t>F1-score</w:t>
      </w:r>
      <w:r w:rsidR="00070CB1">
        <w:rPr>
          <w:rFonts w:ascii="Garamond" w:hAnsi="Garamond"/>
          <w:sz w:val="22"/>
          <w:szCs w:val="22"/>
        </w:rPr>
        <w:t xml:space="preserve"> (Figure 2). </w:t>
      </w:r>
      <w:r w:rsidR="00043EBC" w:rsidRPr="00043EBC">
        <w:rPr>
          <w:rFonts w:ascii="Garamond" w:hAnsi="Garamond"/>
          <w:sz w:val="22"/>
          <w:szCs w:val="22"/>
        </w:rPr>
        <w:t>Accuracy measures the proportion of correctly classified samples:</w:t>
      </w:r>
    </w:p>
    <w:p w14:paraId="159B0EF0" w14:textId="65D33CB0" w:rsidR="00043EBC" w:rsidRP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Accuracy</w:t>
      </w:r>
      <w:r w:rsidRPr="00043EBC">
        <w:rPr>
          <w:rFonts w:ascii="Garamond" w:hAnsi="Garamond"/>
          <w:sz w:val="22"/>
          <w:szCs w:val="22"/>
        </w:rPr>
        <w:t xml:space="preserve"> = Correct predictions/ Total predictions</w:t>
      </w:r>
    </w:p>
    <w:p w14:paraId="3E6450C4" w14:textId="615759D3" w:rsidR="00043EBC" w:rsidRPr="000869FF" w:rsidRDefault="00043EBC" w:rsidP="00043EBC">
      <w:pPr>
        <w:pStyle w:val="NormalWeb"/>
        <w:spacing w:line="480" w:lineRule="auto"/>
        <w:rPr>
          <w:rFonts w:ascii="Garamond" w:hAnsi="Garamond"/>
          <w:sz w:val="22"/>
          <w:szCs w:val="22"/>
        </w:rPr>
      </w:pPr>
      <w:r w:rsidRPr="000869FF">
        <w:rPr>
          <w:rFonts w:ascii="Garamond" w:hAnsi="Garamond"/>
          <w:sz w:val="22"/>
          <w:szCs w:val="22"/>
        </w:rPr>
        <w:t xml:space="preserve">The </w:t>
      </w:r>
      <w:commentRangeStart w:id="152"/>
      <w:r w:rsidRPr="000869FF">
        <w:rPr>
          <w:rStyle w:val="Strong"/>
          <w:rFonts w:ascii="Garamond" w:eastAsiaTheme="majorEastAsia" w:hAnsi="Garamond"/>
          <w:b w:val="0"/>
          <w:bCs w:val="0"/>
          <w:sz w:val="22"/>
          <w:szCs w:val="22"/>
        </w:rPr>
        <w:t>F1-score</w:t>
      </w:r>
      <w:r w:rsidRPr="000869FF">
        <w:rPr>
          <w:rFonts w:ascii="Garamond" w:hAnsi="Garamond"/>
          <w:sz w:val="22"/>
          <w:szCs w:val="22"/>
        </w:rPr>
        <w:t xml:space="preserve"> </w:t>
      </w:r>
      <w:commentRangeEnd w:id="152"/>
      <w:r w:rsidR="00FA3005">
        <w:rPr>
          <w:rStyle w:val="CommentReference"/>
          <w:rFonts w:asciiTheme="minorHAnsi" w:eastAsiaTheme="minorHAnsi" w:hAnsiTheme="minorHAnsi" w:cstheme="minorBidi"/>
          <w:kern w:val="2"/>
          <w14:ligatures w14:val="standardContextual"/>
        </w:rPr>
        <w:commentReference w:id="152"/>
      </w:r>
      <w:r w:rsidRPr="000869FF">
        <w:rPr>
          <w:rFonts w:ascii="Garamond" w:hAnsi="Garamond"/>
          <w:sz w:val="22"/>
          <w:szCs w:val="22"/>
        </w:rPr>
        <w:t xml:space="preserve">balances </w:t>
      </w:r>
      <w:r w:rsidRPr="000869FF">
        <w:rPr>
          <w:rStyle w:val="Strong"/>
          <w:rFonts w:ascii="Garamond" w:eastAsiaTheme="majorEastAsia" w:hAnsi="Garamond"/>
          <w:b w:val="0"/>
          <w:bCs w:val="0"/>
          <w:sz w:val="22"/>
          <w:szCs w:val="22"/>
        </w:rPr>
        <w:t>precision</w:t>
      </w:r>
      <w:r w:rsidRPr="000869FF">
        <w:rPr>
          <w:rFonts w:ascii="Garamond" w:hAnsi="Garamond"/>
          <w:sz w:val="22"/>
          <w:szCs w:val="22"/>
        </w:rPr>
        <w:t xml:space="preserve"> and </w:t>
      </w:r>
      <w:r w:rsidRPr="000869FF">
        <w:rPr>
          <w:rStyle w:val="Strong"/>
          <w:rFonts w:ascii="Garamond" w:eastAsiaTheme="majorEastAsia" w:hAnsi="Garamond"/>
          <w:b w:val="0"/>
          <w:bCs w:val="0"/>
          <w:sz w:val="22"/>
          <w:szCs w:val="22"/>
        </w:rPr>
        <w:t>recall</w:t>
      </w:r>
      <w:r w:rsidRPr="000869FF">
        <w:rPr>
          <w:rFonts w:ascii="Garamond" w:hAnsi="Garamond"/>
          <w:sz w:val="22"/>
          <w:szCs w:val="22"/>
        </w:rPr>
        <w:t xml:space="preserve"> and is calculated as their harmonic mean:</w:t>
      </w:r>
    </w:p>
    <w:p w14:paraId="62D76756" w14:textId="3FC68836" w:rsid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F1-Score</w:t>
      </w:r>
      <w:r w:rsidRPr="00043EBC">
        <w:rPr>
          <w:rFonts w:ascii="Garamond" w:hAnsi="Garamond"/>
          <w:sz w:val="22"/>
          <w:szCs w:val="22"/>
        </w:rPr>
        <w:t xml:space="preserve"> = 2 * (Precision * Recall) / (Precision + Recall)</w:t>
      </w:r>
    </w:p>
    <w:p w14:paraId="0433F72D" w14:textId="029A62FC" w:rsidR="00070CB1" w:rsidRDefault="00043EBC" w:rsidP="00A36072">
      <w:pPr>
        <w:pStyle w:val="NormalWeb"/>
        <w:spacing w:line="480" w:lineRule="auto"/>
        <w:ind w:firstLine="720"/>
        <w:rPr>
          <w:rFonts w:ascii="Garamond" w:hAnsi="Garamond"/>
          <w:sz w:val="22"/>
          <w:szCs w:val="22"/>
        </w:rPr>
      </w:pPr>
      <w:r w:rsidRPr="00043EBC">
        <w:rPr>
          <w:rFonts w:ascii="Garamond" w:hAnsi="Garamond"/>
          <w:sz w:val="22"/>
          <w:szCs w:val="22"/>
        </w:rPr>
        <w:t xml:space="preserve">Here, </w:t>
      </w:r>
      <w:r w:rsidRPr="00043EBC">
        <w:rPr>
          <w:rStyle w:val="Strong"/>
          <w:rFonts w:ascii="Garamond" w:eastAsiaTheme="majorEastAsia" w:hAnsi="Garamond"/>
          <w:b w:val="0"/>
          <w:bCs w:val="0"/>
          <w:sz w:val="22"/>
          <w:szCs w:val="22"/>
        </w:rPr>
        <w:t>precision</w:t>
      </w:r>
      <w:r w:rsidRPr="00043EBC">
        <w:rPr>
          <w:rFonts w:ascii="Garamond" w:hAnsi="Garamond"/>
          <w:b/>
          <w:bCs/>
          <w:sz w:val="22"/>
          <w:szCs w:val="22"/>
        </w:rPr>
        <w:t xml:space="preserve"> </w:t>
      </w:r>
      <w:r w:rsidRPr="00043EBC">
        <w:rPr>
          <w:rFonts w:ascii="Garamond" w:hAnsi="Garamond"/>
          <w:sz w:val="22"/>
          <w:szCs w:val="22"/>
        </w:rPr>
        <w:t xml:space="preserve">is the proportion of samples predicted as positive that are truly positive, and </w:t>
      </w:r>
      <w:r w:rsidRPr="00043EBC">
        <w:rPr>
          <w:rStyle w:val="Strong"/>
          <w:rFonts w:ascii="Garamond" w:eastAsiaTheme="majorEastAsia" w:hAnsi="Garamond"/>
          <w:b w:val="0"/>
          <w:bCs w:val="0"/>
          <w:sz w:val="22"/>
          <w:szCs w:val="22"/>
        </w:rPr>
        <w:t>recall</w:t>
      </w:r>
      <w:r w:rsidRPr="00043EBC">
        <w:rPr>
          <w:rFonts w:ascii="Garamond" w:hAnsi="Garamond"/>
          <w:sz w:val="22"/>
          <w:szCs w:val="22"/>
        </w:rPr>
        <w:t xml:space="preserve"> is the proportion of actual positive samples that are correctly identified. The F1-score provides a single metric that accounts for both false positives and false negatives, making it particularly useful for evaluating performance on imbalanced datasets</w:t>
      </w:r>
      <w:ins w:id="153" w:author="Daniel Schindler" w:date="2025-10-02T15:21:00Z" w16du:dateUtc="2025-10-02T22:21:00Z">
        <w:r w:rsidR="00286D15">
          <w:rPr>
            <w:rFonts w:ascii="Garamond" w:hAnsi="Garamond"/>
            <w:sz w:val="22"/>
            <w:szCs w:val="22"/>
          </w:rPr>
          <w:t xml:space="preserve"> </w:t>
        </w:r>
      </w:ins>
      <w:r w:rsidR="00A36072">
        <w:rPr>
          <w:rFonts w:ascii="Garamond" w:hAnsi="Garamond"/>
          <w:sz w:val="22"/>
          <w:szCs w:val="22"/>
        </w:rPr>
        <w:fldChar w:fldCharType="begin"/>
      </w:r>
      <w:r w:rsidR="00A36072">
        <w:rPr>
          <w:rFonts w:ascii="Garamond" w:hAnsi="Garamond"/>
          <w:sz w:val="22"/>
          <w:szCs w:val="22"/>
        </w:rPr>
        <w:instrText xml:space="preserve"> ADDIN ZOTERO_ITEM CSL_CITATION {"citationID":"n3sLeStI","properties":{"formattedCitation":"(Van Rijsbergen, 1975)","plainCitation":"(Van Rijsbergen, 1975)","noteIndex":0},"citationItems":[{"id":5925,"uris":["http://zotero.org/users/8421274/items/KMYTTHBH"],"itemData":{"id":5925,"type":"book","publisher":"Butterworths","source":"CiNii Research","title":"Information retrieval","URL":"https://cir.nii.ac.jp/crid/1970023484860037059","author":[{"family":"Van Rijsbergen","given":"C. J."}],"accessed":{"date-parts":[["2025",10,6]]},"issued":{"date-parts":[["1975"]]}}}],"schema":"https://github.com/citation-style-language/schema/raw/master/csl-citation.json"} </w:instrText>
      </w:r>
      <w:r w:rsidR="00A36072">
        <w:rPr>
          <w:rFonts w:ascii="Garamond" w:hAnsi="Garamond"/>
          <w:sz w:val="22"/>
          <w:szCs w:val="22"/>
        </w:rPr>
        <w:fldChar w:fldCharType="separate"/>
      </w:r>
      <w:r w:rsidR="00A36072">
        <w:rPr>
          <w:rFonts w:ascii="Garamond" w:hAnsi="Garamond"/>
          <w:noProof/>
          <w:sz w:val="22"/>
          <w:szCs w:val="22"/>
        </w:rPr>
        <w:t>(Van Rijsbergen, 1975)</w:t>
      </w:r>
      <w:r w:rsidR="00A36072">
        <w:rPr>
          <w:rFonts w:ascii="Garamond" w:hAnsi="Garamond"/>
          <w:sz w:val="22"/>
          <w:szCs w:val="22"/>
        </w:rPr>
        <w:fldChar w:fldCharType="end"/>
      </w:r>
      <w:r w:rsidR="00A36072">
        <w:rPr>
          <w:rFonts w:ascii="Garamond" w:hAnsi="Garamond"/>
          <w:sz w:val="22"/>
          <w:szCs w:val="22"/>
        </w:rPr>
        <w:t xml:space="preserve">. </w:t>
      </w:r>
      <w:r w:rsidRPr="00043EBC">
        <w:rPr>
          <w:rFonts w:ascii="Garamond" w:hAnsi="Garamond"/>
          <w:sz w:val="22"/>
          <w:szCs w:val="22"/>
        </w:rPr>
        <w:t xml:space="preserve">For the highest-performing model, </w:t>
      </w:r>
      <w:r w:rsidRPr="00043EBC">
        <w:rPr>
          <w:rStyle w:val="Strong"/>
          <w:rFonts w:ascii="Garamond" w:eastAsiaTheme="majorEastAsia" w:hAnsi="Garamond"/>
          <w:b w:val="0"/>
          <w:bCs w:val="0"/>
          <w:sz w:val="22"/>
          <w:szCs w:val="22"/>
        </w:rPr>
        <w:t>confusion matrices</w:t>
      </w:r>
      <w:r w:rsidRPr="00043EBC">
        <w:rPr>
          <w:rFonts w:ascii="Garamond" w:hAnsi="Garamond"/>
          <w:b/>
          <w:bCs/>
          <w:sz w:val="22"/>
          <w:szCs w:val="22"/>
        </w:rPr>
        <w:t xml:space="preserve"> </w:t>
      </w:r>
      <w:r w:rsidRPr="00043EBC">
        <w:rPr>
          <w:rFonts w:ascii="Garamond" w:hAnsi="Garamond"/>
          <w:sz w:val="22"/>
          <w:szCs w:val="22"/>
        </w:rPr>
        <w:t>were generated to visualize class-specific accuracy and to explore trends in misclassification among classes (Figure 3).</w:t>
      </w:r>
      <w:r w:rsidR="003A0BEA">
        <w:rPr>
          <w:rFonts w:ascii="Garamond" w:hAnsi="Garamond"/>
          <w:sz w:val="22"/>
          <w:szCs w:val="22"/>
        </w:rPr>
        <w:t xml:space="preserve"> In addition to </w:t>
      </w:r>
      <w:ins w:id="154" w:author="Benjamin J. Makhlouf" w:date="2025-10-13T10:36:00Z" w16du:dateUtc="2025-10-13T17:36:00Z">
        <w:r w:rsidR="00C257B4">
          <w:rPr>
            <w:rFonts w:ascii="Garamond" w:hAnsi="Garamond"/>
            <w:sz w:val="22"/>
            <w:szCs w:val="22"/>
          </w:rPr>
          <w:t xml:space="preserve">calculating the </w:t>
        </w:r>
      </w:ins>
      <w:r w:rsidR="003A0BEA">
        <w:rPr>
          <w:rFonts w:ascii="Garamond" w:hAnsi="Garamond"/>
          <w:sz w:val="22"/>
          <w:szCs w:val="22"/>
        </w:rPr>
        <w:t>accuracy by watershed, we calculated the</w:t>
      </w:r>
      <w:ins w:id="155" w:author="Benjamin J. Makhlouf" w:date="2025-10-13T10:36:00Z" w16du:dateUtc="2025-10-13T17:36:00Z">
        <w:r w:rsidR="00C257B4">
          <w:rPr>
            <w:rFonts w:ascii="Garamond" w:hAnsi="Garamond"/>
            <w:sz w:val="22"/>
            <w:szCs w:val="22"/>
          </w:rPr>
          <w:t xml:space="preserve"> classification</w:t>
        </w:r>
      </w:ins>
      <w:r w:rsidR="003A0BEA">
        <w:rPr>
          <w:rFonts w:ascii="Garamond" w:hAnsi="Garamond"/>
          <w:sz w:val="22"/>
          <w:szCs w:val="22"/>
        </w:rPr>
        <w:t xml:space="preserve"> accuracy of fish from within the CWAK (Coastal Western Alaska) genetic reporting group </w:t>
      </w:r>
      <w:del w:id="156" w:author="Benjamin J. Makhlouf" w:date="2025-10-13T10:38:00Z" w16du:dateUtc="2025-10-13T17:38:00Z">
        <w:r w:rsidR="003A0BEA" w:rsidDel="00C257B4">
          <w:rPr>
            <w:rFonts w:ascii="Garamond" w:hAnsi="Garamond"/>
            <w:sz w:val="22"/>
            <w:szCs w:val="22"/>
          </w:rPr>
          <w:delText xml:space="preserve">(Figure 1) </w:delText>
        </w:r>
      </w:del>
      <w:r w:rsidR="003A0BEA">
        <w:rPr>
          <w:rFonts w:ascii="Garamond" w:hAnsi="Garamond"/>
          <w:sz w:val="22"/>
          <w:szCs w:val="22"/>
        </w:rPr>
        <w:t xml:space="preserve">by </w:t>
      </w:r>
      <w:commentRangeStart w:id="157"/>
      <w:r w:rsidR="003A0BEA">
        <w:rPr>
          <w:rFonts w:ascii="Garamond" w:hAnsi="Garamond"/>
          <w:sz w:val="22"/>
          <w:szCs w:val="22"/>
        </w:rPr>
        <w:t>removing individuals</w:t>
      </w:r>
      <w:ins w:id="158" w:author="Benjamin J. Makhlouf" w:date="2025-10-09T09:15:00Z" w16du:dateUtc="2025-10-09T16:15:00Z">
        <w:r w:rsidR="00492371">
          <w:rPr>
            <w:rFonts w:ascii="Garamond" w:hAnsi="Garamond"/>
            <w:sz w:val="22"/>
            <w:szCs w:val="22"/>
          </w:rPr>
          <w:t xml:space="preserve"> from the testing set</w:t>
        </w:r>
      </w:ins>
      <w:r w:rsidR="003A0BEA">
        <w:rPr>
          <w:rFonts w:ascii="Garamond" w:hAnsi="Garamond"/>
          <w:sz w:val="22"/>
          <w:szCs w:val="22"/>
        </w:rPr>
        <w:t xml:space="preserve"> with genetic assignments </w:t>
      </w:r>
      <w:ins w:id="159" w:author="Benjamin J. Makhlouf" w:date="2025-10-09T09:15:00Z" w16du:dateUtc="2025-10-09T16:15:00Z">
        <w:r w:rsidR="00492371">
          <w:rPr>
            <w:rFonts w:ascii="Garamond" w:hAnsi="Garamond"/>
            <w:sz w:val="22"/>
            <w:szCs w:val="22"/>
          </w:rPr>
          <w:t>to</w:t>
        </w:r>
      </w:ins>
      <w:del w:id="160" w:author="Benjamin J. Makhlouf" w:date="2025-10-09T09:15:00Z" w16du:dateUtc="2025-10-09T16:15:00Z">
        <w:r w:rsidR="003A0BEA" w:rsidDel="00492371">
          <w:rPr>
            <w:rFonts w:ascii="Garamond" w:hAnsi="Garamond"/>
            <w:sz w:val="22"/>
            <w:szCs w:val="22"/>
          </w:rPr>
          <w:delText>from</w:delText>
        </w:r>
      </w:del>
      <w:r w:rsidR="003A0BEA">
        <w:rPr>
          <w:rFonts w:ascii="Garamond" w:hAnsi="Garamond"/>
          <w:sz w:val="22"/>
          <w:szCs w:val="22"/>
        </w:rPr>
        <w:t xml:space="preserve"> the Middle or Upper Yukon reporting groups, which are outside of the CWAK region</w:t>
      </w:r>
      <w:ins w:id="161" w:author="Benjamin J. Makhlouf" w:date="2025-10-13T10:38:00Z" w16du:dateUtc="2025-10-13T17:38:00Z">
        <w:r w:rsidR="00C257B4">
          <w:rPr>
            <w:rFonts w:ascii="Garamond" w:hAnsi="Garamond"/>
            <w:sz w:val="22"/>
            <w:szCs w:val="22"/>
          </w:rPr>
          <w:t xml:space="preserve"> (Figure 1a). </w:t>
        </w:r>
      </w:ins>
      <w:del w:id="162" w:author="Benjamin J. Makhlouf" w:date="2025-10-13T10:38:00Z" w16du:dateUtc="2025-10-13T17:38:00Z">
        <w:r w:rsidR="003A0BEA" w:rsidDel="00C257B4">
          <w:rPr>
            <w:rFonts w:ascii="Garamond" w:hAnsi="Garamond"/>
            <w:sz w:val="22"/>
            <w:szCs w:val="22"/>
          </w:rPr>
          <w:delText>.</w:delText>
        </w:r>
      </w:del>
      <w:ins w:id="163" w:author="Benjamin J. Makhlouf" w:date="2025-10-13T10:38:00Z" w16du:dateUtc="2025-10-13T17:38:00Z">
        <w:r w:rsidR="00C257B4" w:rsidDel="00C257B4">
          <w:rPr>
            <w:rFonts w:ascii="Garamond" w:hAnsi="Garamond"/>
            <w:sz w:val="22"/>
            <w:szCs w:val="22"/>
          </w:rPr>
          <w:t xml:space="preserve"> </w:t>
        </w:r>
      </w:ins>
      <w:del w:id="164" w:author="Benjamin J. Makhlouf" w:date="2025-10-13T10:38:00Z" w16du:dateUtc="2025-10-13T17:38:00Z">
        <w:r w:rsidR="003A0BEA" w:rsidDel="00C257B4">
          <w:rPr>
            <w:rFonts w:ascii="Garamond" w:hAnsi="Garamond"/>
            <w:sz w:val="22"/>
            <w:szCs w:val="22"/>
          </w:rPr>
          <w:delText xml:space="preserve"> </w:delText>
        </w:r>
        <w:commentRangeEnd w:id="157"/>
        <w:r w:rsidR="00286D15" w:rsidDel="00C257B4">
          <w:rPr>
            <w:rStyle w:val="CommentReference"/>
            <w:rFonts w:asciiTheme="minorHAnsi" w:eastAsiaTheme="minorHAnsi" w:hAnsiTheme="minorHAnsi" w:cstheme="minorBidi"/>
            <w:kern w:val="2"/>
            <w14:ligatures w14:val="standardContextual"/>
          </w:rPr>
          <w:commentReference w:id="157"/>
        </w:r>
      </w:del>
    </w:p>
    <w:p w14:paraId="1E36E3FD" w14:textId="6F58B80B" w:rsidR="004D2BA0" w:rsidRPr="00D70E26" w:rsidRDefault="004D2BA0">
      <w:pPr>
        <w:pStyle w:val="NormalWeb"/>
        <w:spacing w:line="480" w:lineRule="auto"/>
        <w:ind w:firstLine="720"/>
        <w:rPr>
          <w:rFonts w:ascii="Garamond" w:hAnsi="Garamond"/>
          <w:b/>
          <w:bCs/>
          <w:sz w:val="22"/>
          <w:szCs w:val="22"/>
        </w:rPr>
        <w:pPrChange w:id="165" w:author="Benjamin J. Makhlouf" w:date="2025-10-13T10:38:00Z" w16du:dateUtc="2025-10-13T17:38:00Z">
          <w:pPr/>
        </w:pPrChange>
      </w:pPr>
      <w:r w:rsidRPr="00D70E26">
        <w:rPr>
          <w:rFonts w:ascii="Garamond" w:hAnsi="Garamond"/>
          <w:b/>
          <w:bCs/>
          <w:sz w:val="22"/>
          <w:szCs w:val="22"/>
        </w:rPr>
        <w:t xml:space="preserve">Probability </w:t>
      </w:r>
      <w:r w:rsidR="002F10A9" w:rsidRPr="00D70E26">
        <w:rPr>
          <w:rFonts w:ascii="Garamond" w:hAnsi="Garamond"/>
          <w:b/>
          <w:bCs/>
          <w:sz w:val="22"/>
          <w:szCs w:val="22"/>
        </w:rPr>
        <w:t xml:space="preserve">calibration </w:t>
      </w:r>
      <w:r w:rsidR="00527EB9" w:rsidRPr="00D70E26">
        <w:rPr>
          <w:rFonts w:ascii="Garamond" w:hAnsi="Garamond"/>
          <w:b/>
          <w:bCs/>
          <w:sz w:val="22"/>
          <w:szCs w:val="22"/>
        </w:rPr>
        <w:t xml:space="preserve">and threshold testing </w:t>
      </w:r>
    </w:p>
    <w:p w14:paraId="6C00951C" w14:textId="394371D1" w:rsidR="00F6547F" w:rsidRPr="00985634" w:rsidRDefault="00FB146C" w:rsidP="003A4B5F">
      <w:pPr>
        <w:pStyle w:val="whitespace-normal"/>
        <w:spacing w:line="480" w:lineRule="auto"/>
        <w:ind w:firstLine="720"/>
        <w:rPr>
          <w:rFonts w:ascii="Garamond" w:hAnsi="Garamond"/>
          <w:sz w:val="22"/>
          <w:szCs w:val="22"/>
        </w:rPr>
      </w:pPr>
      <w:r w:rsidRPr="00D440B2">
        <w:rPr>
          <w:rFonts w:ascii="Garamond" w:hAnsi="Garamond"/>
          <w:sz w:val="22"/>
          <w:szCs w:val="22"/>
        </w:rPr>
        <w:t xml:space="preserve">Many </w:t>
      </w:r>
      <w:r w:rsidR="00D02385">
        <w:rPr>
          <w:rFonts w:ascii="Garamond" w:hAnsi="Garamond"/>
          <w:sz w:val="22"/>
          <w:szCs w:val="22"/>
        </w:rPr>
        <w:t>ML</w:t>
      </w:r>
      <w:r w:rsidRPr="00D440B2">
        <w:rPr>
          <w:rFonts w:ascii="Garamond" w:hAnsi="Garamond"/>
          <w:sz w:val="22"/>
          <w:szCs w:val="22"/>
        </w:rPr>
        <w:t xml:space="preserve"> classification models produce </w:t>
      </w:r>
      <w:ins w:id="166" w:author="Benjamin J. Makhlouf" w:date="2025-10-13T10:38:00Z" w16du:dateUtc="2025-10-13T17:38:00Z">
        <w:r w:rsidR="00722BC4">
          <w:rPr>
            <w:rFonts w:ascii="Garamond" w:hAnsi="Garamond"/>
            <w:sz w:val="22"/>
            <w:szCs w:val="22"/>
          </w:rPr>
          <w:t xml:space="preserve">predicted </w:t>
        </w:r>
      </w:ins>
      <w:r w:rsidRPr="00D440B2">
        <w:rPr>
          <w:rFonts w:ascii="Garamond" w:hAnsi="Garamond"/>
          <w:sz w:val="22"/>
          <w:szCs w:val="22"/>
        </w:rPr>
        <w:t>probability estimates that do not accurately reflect the true likelihood of correct prediction</w:t>
      </w:r>
      <w:ins w:id="167" w:author="Daniel Schindler" w:date="2025-10-02T15:23:00Z" w16du:dateUtc="2025-10-02T22:23:00Z">
        <w:r w:rsidR="00286D15">
          <w:rPr>
            <w:rFonts w:ascii="Garamond" w:hAnsi="Garamond"/>
            <w:sz w:val="22"/>
            <w:szCs w:val="22"/>
          </w:rPr>
          <w:t xml:space="preserve"> </w:t>
        </w:r>
      </w:ins>
      <w:r w:rsidR="00536091">
        <w:rPr>
          <w:rFonts w:ascii="Garamond" w:hAnsi="Garamond"/>
          <w:sz w:val="22"/>
          <w:szCs w:val="22"/>
        </w:rPr>
        <w:fldChar w:fldCharType="begin"/>
      </w:r>
      <w:r w:rsidR="00536091">
        <w:rPr>
          <w:rFonts w:ascii="Garamond" w:hAnsi="Garamond"/>
          <w:sz w:val="22"/>
          <w:szCs w:val="22"/>
        </w:rPr>
        <w:instrText xml:space="preserve"> ADDIN ZOTERO_ITEM CSL_CITATION {"citationID":"CSw8QQVO","properties":{"formattedCitation":"(Dormann, 2020; Silva Filho et al., 2023)","plainCitation":"(Dormann, 2020; Silva Filho et al., 2023)","noteIndex":0},"citationItems":[{"id":5927,"uris":["http://zotero.org/users/8421274/items/AKSL3IZB"],"itemData":{"id":5927,"type":"article-journal","abstract":"Aim Predictions from statistical models may be uncalibrated, meaning that the predicted values do not have the nominal coverage probability. This is easiest seen with probability predictions in machine-learning classification, including the common species occurrence probabilities. Here, a predicted probability of, say, .7 should indicate that out of 100 cases with these environmental conditions, and hence the same predicted probability, the species should be present in 70 and absent in 30. Innovation A simple calibration plot shows that this is not necessarily the case, particularly not for overfitted models or algorithms that use non-likelihood target functions. As a consequence, ‘raw’ predictions from such a model could easily be off by .2, are unsuitable for averaging across model types, and resulting maps hence be substantially distorted. The solution, a flexible calibration regression, is simple and can be applied whenever deviations are observed. Main conclusions ‘Raw’, uncalibrated probability predictions should be calibrated before interpreting or averaging them in a probabilistic way.","container-title":"Global Ecology and Biogeography","DOI":"10.1111/geb.13070","ISSN":"1466-8238","issue":"4","language":"en","license":"© 2020 The Authors. Global Ecology and Biogeography published by John Wiley &amp; Sons Ltd","note":"_eprint: https://onlinelibrary.wiley.com/doi/pdf/10.1111/geb.13070","page":"760-765","source":"Wiley Online Library","title":"Calibration of probability predictions from machine-learning and statistical models","volume":"29","author":[{"family":"Dormann","given":"Carsten F."}],"issued":{"date-parts":[["2020"]]}}},{"id":5930,"uris":["http://zotero.org/users/8421274/items/SMJZ8UHT"],"itemData":{"id":5930,"type":"article-journal","abstract":"This paper provides both an introduction to and a detailed overview of the principles and practice of classifier calibration. A well-calibrated classifier correctly quantifies the level of uncertainty or confidence associated with its instance-wise predictions. This is essential for critical applications, optimal decision making, cost-sensitive classification, and for some types of context change. Calibration research has a rich history which predates the birth of machine learning as an academic field by decades. However, a recent increase in the interest on calibration has led to new methods and the extension from binary to the multiclass setting. The space of options and issues to consider is large, and navigating it requires the right set of concepts and tools. We provide both introductory material and up-to-date technical details of the main concepts and methods, including proper scoring rules and other evaluation metrics, visualisation approaches, a comprehensive account of post-hoc calibration methods for binary and multiclass classification, and several advanced topics.","container-title":"Machine Learning","DOI":"10.1007/s10994-023-06336-7","ISSN":"1573-0565","issue":"9","journalAbbreviation":"Mach Learn","language":"en","page":"3211-3260","source":"Springer Link","title":"Classifier calibration: a survey on how to assess and improve predicted class probabilities","title-short":"Classifier calibration","volume":"112","author":[{"family":"Silva Filho","given":"Telmo"},{"family":"Song","given":"Hao"},{"family":"Perello-Nieto","given":"Miquel"},{"family":"Santos-Rodriguez","given":"Raul"},{"family":"Kull","given":"Meelis"},{"family":"Flach","given":"Peter"}],"issued":{"date-parts":[["2023",9,1]]}}}],"schema":"https://github.com/citation-style-language/schema/raw/master/csl-citation.json"} </w:instrText>
      </w:r>
      <w:r w:rsidR="00536091">
        <w:rPr>
          <w:rFonts w:ascii="Garamond" w:hAnsi="Garamond"/>
          <w:sz w:val="22"/>
          <w:szCs w:val="22"/>
        </w:rPr>
        <w:fldChar w:fldCharType="separate"/>
      </w:r>
      <w:r w:rsidR="00536091">
        <w:rPr>
          <w:rFonts w:ascii="Garamond" w:hAnsi="Garamond"/>
          <w:noProof/>
          <w:sz w:val="22"/>
          <w:szCs w:val="22"/>
        </w:rPr>
        <w:t>(Dormann, 2020; Silva Filho et al., 2023)</w:t>
      </w:r>
      <w:r w:rsidR="00536091">
        <w:rPr>
          <w:rFonts w:ascii="Garamond" w:hAnsi="Garamond"/>
          <w:sz w:val="22"/>
          <w:szCs w:val="22"/>
        </w:rPr>
        <w:fldChar w:fldCharType="end"/>
      </w:r>
      <w:ins w:id="168" w:author="Benjamin J. Makhlouf" w:date="2025-10-06T16:05:00Z" w16du:dateUtc="2025-10-06T23:05:00Z">
        <w:r w:rsidR="00536091">
          <w:rPr>
            <w:rFonts w:ascii="Garamond" w:hAnsi="Garamond"/>
            <w:sz w:val="22"/>
            <w:szCs w:val="22"/>
          </w:rPr>
          <w:t xml:space="preserve">. </w:t>
        </w:r>
      </w:ins>
      <w:r w:rsidRPr="00D440B2">
        <w:rPr>
          <w:rFonts w:ascii="Garamond" w:hAnsi="Garamond"/>
          <w:sz w:val="22"/>
          <w:szCs w:val="22"/>
        </w:rPr>
        <w:t xml:space="preserve">While these models may achieve high classification accuracy, their reported </w:t>
      </w:r>
      <w:del w:id="169" w:author="Benjamin J. Makhlouf" w:date="2025-10-13T10:38:00Z" w16du:dateUtc="2025-10-13T17:38:00Z">
        <w:r w:rsidRPr="00D440B2" w:rsidDel="00722BC4">
          <w:rPr>
            <w:rFonts w:ascii="Garamond" w:hAnsi="Garamond"/>
            <w:sz w:val="22"/>
            <w:szCs w:val="22"/>
          </w:rPr>
          <w:delText>confidence</w:delText>
        </w:r>
        <w:r w:rsidR="00097484" w:rsidDel="00722BC4">
          <w:rPr>
            <w:rFonts w:ascii="Garamond" w:hAnsi="Garamond"/>
            <w:sz w:val="22"/>
            <w:szCs w:val="22"/>
          </w:rPr>
          <w:delText xml:space="preserve"> </w:delText>
        </w:r>
      </w:del>
      <w:ins w:id="170" w:author="Benjamin J. Makhlouf" w:date="2025-10-13T10:39:00Z" w16du:dateUtc="2025-10-13T17:39:00Z">
        <w:r w:rsidR="00722BC4">
          <w:rPr>
            <w:rFonts w:ascii="Garamond" w:hAnsi="Garamond"/>
            <w:sz w:val="22"/>
            <w:szCs w:val="22"/>
          </w:rPr>
          <w:t xml:space="preserve">probability </w:t>
        </w:r>
      </w:ins>
      <w:r w:rsidR="00097484">
        <w:rPr>
          <w:rFonts w:ascii="Garamond" w:hAnsi="Garamond"/>
          <w:sz w:val="22"/>
          <w:szCs w:val="22"/>
        </w:rPr>
        <w:t>scores</w:t>
      </w:r>
      <w:r w:rsidRPr="00D440B2">
        <w:rPr>
          <w:rFonts w:ascii="Garamond" w:hAnsi="Garamond"/>
          <w:sz w:val="22"/>
          <w:szCs w:val="22"/>
        </w:rPr>
        <w:t xml:space="preserve"> may not match the true proportion of correct classifications</w:t>
      </w:r>
      <w:del w:id="171" w:author="Benjamin J. Makhlouf" w:date="2025-10-13T10:39:00Z" w16du:dateUtc="2025-10-13T17:39:00Z">
        <w:r w:rsidRPr="00D440B2" w:rsidDel="00722BC4">
          <w:rPr>
            <w:rFonts w:ascii="Garamond" w:hAnsi="Garamond"/>
            <w:sz w:val="22"/>
            <w:szCs w:val="22"/>
          </w:rPr>
          <w:delText xml:space="preserve"> </w:delText>
        </w:r>
      </w:del>
      <w:ins w:id="172" w:author="Benjamin J. Makhlouf" w:date="2025-10-13T10:39:00Z" w16du:dateUtc="2025-10-13T17:39:00Z">
        <w:r w:rsidR="00722BC4">
          <w:rPr>
            <w:rFonts w:ascii="Garamond" w:hAnsi="Garamond"/>
            <w:sz w:val="22"/>
            <w:szCs w:val="22"/>
          </w:rPr>
          <w:t xml:space="preserve"> associated with binned samples with that same probability value</w:t>
        </w:r>
      </w:ins>
      <w:del w:id="173" w:author="Benjamin J. Makhlouf" w:date="2025-10-13T10:39:00Z" w16du:dateUtc="2025-10-13T17:39:00Z">
        <w:r w:rsidRPr="00D440B2" w:rsidDel="00722BC4">
          <w:rPr>
            <w:rFonts w:ascii="Garamond" w:hAnsi="Garamond"/>
            <w:sz w:val="22"/>
            <w:szCs w:val="22"/>
          </w:rPr>
          <w:delText>within each confidence bin</w:delText>
        </w:r>
      </w:del>
      <w:r w:rsidRPr="00D440B2">
        <w:rPr>
          <w:rFonts w:ascii="Garamond" w:hAnsi="Garamond"/>
          <w:sz w:val="22"/>
          <w:szCs w:val="22"/>
        </w:rPr>
        <w:t xml:space="preserve">. </w:t>
      </w:r>
      <w:r w:rsidR="00097484">
        <w:rPr>
          <w:rFonts w:ascii="Garamond" w:hAnsi="Garamond"/>
          <w:sz w:val="22"/>
          <w:szCs w:val="22"/>
        </w:rPr>
        <w:t>Although these scores</w:t>
      </w:r>
      <w:del w:id="174" w:author="Benjamin J. Makhlouf" w:date="2025-10-09T09:15:00Z" w16du:dateUtc="2025-10-09T16:15:00Z">
        <w:r w:rsidR="00097484" w:rsidDel="009168C8">
          <w:rPr>
            <w:rFonts w:ascii="Garamond" w:hAnsi="Garamond"/>
            <w:sz w:val="22"/>
            <w:szCs w:val="22"/>
          </w:rPr>
          <w:delText xml:space="preserve"> may</w:delText>
        </w:r>
      </w:del>
      <w:r w:rsidR="00097484">
        <w:rPr>
          <w:rFonts w:ascii="Garamond" w:hAnsi="Garamond"/>
          <w:sz w:val="22"/>
          <w:szCs w:val="22"/>
        </w:rPr>
        <w:t xml:space="preserve"> provide sufficient class ranking, t</w:t>
      </w:r>
      <w:commentRangeStart w:id="175"/>
      <w:r w:rsidRPr="00D440B2">
        <w:rPr>
          <w:rFonts w:ascii="Garamond" w:hAnsi="Garamond"/>
          <w:sz w:val="22"/>
          <w:szCs w:val="22"/>
        </w:rPr>
        <w:t>his</w:t>
      </w:r>
      <w:commentRangeEnd w:id="175"/>
      <w:r w:rsidR="00E84B9A">
        <w:rPr>
          <w:rStyle w:val="CommentReference"/>
          <w:rFonts w:asciiTheme="minorHAnsi" w:eastAsiaTheme="minorHAnsi" w:hAnsiTheme="minorHAnsi" w:cstheme="minorBidi"/>
          <w:kern w:val="2"/>
          <w14:ligatures w14:val="standardContextual"/>
        </w:rPr>
        <w:commentReference w:id="175"/>
      </w:r>
      <w:r w:rsidRPr="00D440B2">
        <w:rPr>
          <w:rFonts w:ascii="Garamond" w:hAnsi="Garamond"/>
          <w:sz w:val="22"/>
          <w:szCs w:val="22"/>
        </w:rPr>
        <w:t xml:space="preserve"> limits the utility of these </w:t>
      </w:r>
      <w:ins w:id="176" w:author="Benjamin J. Makhlouf" w:date="2025-10-13T10:40:00Z" w16du:dateUtc="2025-10-13T17:40:00Z">
        <w:r w:rsidR="00722BC4">
          <w:rPr>
            <w:rFonts w:ascii="Garamond" w:hAnsi="Garamond"/>
            <w:sz w:val="22"/>
            <w:szCs w:val="22"/>
          </w:rPr>
          <w:t xml:space="preserve">values </w:t>
        </w:r>
      </w:ins>
      <w:del w:id="177" w:author="Benjamin J. Makhlouf" w:date="2025-10-13T10:40:00Z" w16du:dateUtc="2025-10-13T17:40:00Z">
        <w:r w:rsidRPr="00D440B2" w:rsidDel="00722BC4">
          <w:rPr>
            <w:rFonts w:ascii="Garamond" w:hAnsi="Garamond"/>
            <w:sz w:val="22"/>
            <w:szCs w:val="22"/>
          </w:rPr>
          <w:delText xml:space="preserve">results </w:delText>
        </w:r>
      </w:del>
      <w:r w:rsidRPr="00D440B2">
        <w:rPr>
          <w:rFonts w:ascii="Garamond" w:hAnsi="Garamond"/>
          <w:sz w:val="22"/>
          <w:szCs w:val="22"/>
        </w:rPr>
        <w:t xml:space="preserve">for decision-making </w:t>
      </w:r>
      <w:ins w:id="178" w:author="Benjamin J. Makhlouf" w:date="2025-10-13T10:40:00Z" w16du:dateUtc="2025-10-13T17:40:00Z">
        <w:r w:rsidR="00722BC4">
          <w:rPr>
            <w:rFonts w:ascii="Garamond" w:hAnsi="Garamond"/>
            <w:sz w:val="22"/>
            <w:szCs w:val="22"/>
          </w:rPr>
          <w:t xml:space="preserve">which relies on </w:t>
        </w:r>
      </w:ins>
      <w:del w:id="179" w:author="Benjamin J. Makhlouf" w:date="2025-10-13T10:40:00Z" w16du:dateUtc="2025-10-13T17:40:00Z">
        <w:r w:rsidRPr="00D440B2" w:rsidDel="00722BC4">
          <w:rPr>
            <w:rFonts w:ascii="Garamond" w:hAnsi="Garamond"/>
            <w:sz w:val="22"/>
            <w:szCs w:val="22"/>
          </w:rPr>
          <w:delText xml:space="preserve">based on confidence </w:delText>
        </w:r>
      </w:del>
      <w:r w:rsidRPr="00D440B2">
        <w:rPr>
          <w:rFonts w:ascii="Garamond" w:hAnsi="Garamond"/>
          <w:sz w:val="22"/>
          <w:szCs w:val="22"/>
        </w:rPr>
        <w:t>thresholds</w:t>
      </w:r>
      <w:ins w:id="180" w:author="Benjamin J. Makhlouf" w:date="2025-10-13T10:40:00Z" w16du:dateUtc="2025-10-13T17:40:00Z">
        <w:r w:rsidR="00722BC4">
          <w:rPr>
            <w:rFonts w:ascii="Garamond" w:hAnsi="Garamond"/>
            <w:sz w:val="22"/>
            <w:szCs w:val="22"/>
          </w:rPr>
          <w:t xml:space="preserve"> of correct assignment probability</w:t>
        </w:r>
      </w:ins>
      <w:r w:rsidRPr="00D440B2">
        <w:rPr>
          <w:rFonts w:ascii="Garamond" w:hAnsi="Garamond"/>
          <w:sz w:val="22"/>
          <w:szCs w:val="22"/>
        </w:rPr>
        <w:t xml:space="preserve"> or propagation of uncertainty through further probability-based models. To calibrate predictions from our models, we used the </w:t>
      </w:r>
      <w:r w:rsidR="00AA7224">
        <w:rPr>
          <w:rFonts w:ascii="Garamond" w:hAnsi="Garamond"/>
          <w:sz w:val="22"/>
          <w:szCs w:val="22"/>
        </w:rPr>
        <w:t>{</w:t>
      </w:r>
      <w:commentRangeStart w:id="181"/>
      <w:r w:rsidRPr="00D440B2">
        <w:rPr>
          <w:rStyle w:val="HTMLCode"/>
          <w:rFonts w:ascii="Garamond" w:eastAsiaTheme="majorEastAsia" w:hAnsi="Garamond"/>
          <w:sz w:val="22"/>
          <w:szCs w:val="22"/>
        </w:rPr>
        <w:t>probably</w:t>
      </w:r>
      <w:commentRangeEnd w:id="181"/>
      <w:r w:rsidR="00216DEB">
        <w:rPr>
          <w:rStyle w:val="CommentReference"/>
          <w:rFonts w:asciiTheme="minorHAnsi" w:eastAsiaTheme="minorHAnsi" w:hAnsiTheme="minorHAnsi" w:cstheme="minorBidi"/>
          <w:kern w:val="2"/>
          <w14:ligatures w14:val="standardContextual"/>
        </w:rPr>
        <w:commentReference w:id="181"/>
      </w:r>
      <w:r w:rsidR="00AA7224">
        <w:rPr>
          <w:rStyle w:val="HTMLCode"/>
          <w:rFonts w:ascii="Garamond" w:eastAsiaTheme="majorEastAsia" w:hAnsi="Garamond"/>
          <w:sz w:val="22"/>
          <w:szCs w:val="22"/>
        </w:rPr>
        <w:t>}</w:t>
      </w:r>
      <w:r w:rsidRPr="00D440B2">
        <w:rPr>
          <w:rFonts w:ascii="Garamond" w:hAnsi="Garamond"/>
          <w:sz w:val="22"/>
          <w:szCs w:val="22"/>
        </w:rPr>
        <w:t xml:space="preserve"> package in R to apply multinomial </w:t>
      </w:r>
      <w:r w:rsidRPr="00D440B2">
        <w:rPr>
          <w:rFonts w:ascii="Garamond" w:hAnsi="Garamond"/>
          <w:sz w:val="22"/>
          <w:szCs w:val="22"/>
        </w:rPr>
        <w:lastRenderedPageBreak/>
        <w:t>isotonic regression to our testing set predictions</w:t>
      </w:r>
      <w:ins w:id="182" w:author="Benjamin J. Makhlouf" w:date="2025-10-13T10:40:00Z" w16du:dateUtc="2025-10-13T17:40:00Z">
        <w:r w:rsidR="00722BC4">
          <w:rPr>
            <w:rFonts w:ascii="Garamond" w:hAnsi="Garamond"/>
            <w:sz w:val="22"/>
            <w:szCs w:val="22"/>
          </w:rPr>
          <w:t xml:space="preserve"> (cite)</w:t>
        </w:r>
      </w:ins>
      <w:r w:rsidRPr="00D440B2">
        <w:rPr>
          <w:rFonts w:ascii="Garamond" w:hAnsi="Garamond"/>
          <w:sz w:val="22"/>
          <w:szCs w:val="22"/>
        </w:rPr>
        <w:t xml:space="preserve">. </w:t>
      </w:r>
      <w:commentRangeStart w:id="183"/>
      <w:commentRangeStart w:id="184"/>
      <w:r w:rsidRPr="00D440B2">
        <w:rPr>
          <w:rFonts w:ascii="Garamond" w:hAnsi="Garamond"/>
          <w:sz w:val="22"/>
          <w:szCs w:val="22"/>
        </w:rPr>
        <w:t xml:space="preserve">This approach adjusts the </w:t>
      </w:r>
      <w:ins w:id="185" w:author="Benjamin J. Makhlouf" w:date="2025-10-09T09:16:00Z" w16du:dateUtc="2025-10-09T16:16:00Z">
        <w:r w:rsidR="009168C8">
          <w:rPr>
            <w:rFonts w:ascii="Garamond" w:hAnsi="Garamond"/>
            <w:sz w:val="22"/>
            <w:szCs w:val="22"/>
          </w:rPr>
          <w:t xml:space="preserve">predicted probability </w:t>
        </w:r>
      </w:ins>
      <w:del w:id="186" w:author="Benjamin J. Makhlouf" w:date="2025-10-09T09:16:00Z" w16du:dateUtc="2025-10-09T16:16:00Z">
        <w:r w:rsidR="00097484" w:rsidDel="009168C8">
          <w:rPr>
            <w:rFonts w:ascii="Garamond" w:hAnsi="Garamond"/>
            <w:sz w:val="22"/>
            <w:szCs w:val="22"/>
          </w:rPr>
          <w:delText xml:space="preserve">raw </w:delText>
        </w:r>
      </w:del>
      <w:del w:id="187" w:author="Benjamin J. Makhlouf" w:date="2025-10-06T15:49:00Z" w16du:dateUtc="2025-10-06T22:49:00Z">
        <w:r w:rsidRPr="00D440B2" w:rsidDel="00F873DA">
          <w:rPr>
            <w:rFonts w:ascii="Garamond" w:hAnsi="Garamond"/>
            <w:sz w:val="22"/>
            <w:szCs w:val="22"/>
          </w:rPr>
          <w:delText xml:space="preserve">probability </w:delText>
        </w:r>
      </w:del>
      <w:r w:rsidR="00097484">
        <w:rPr>
          <w:rFonts w:ascii="Garamond" w:hAnsi="Garamond"/>
          <w:sz w:val="22"/>
          <w:szCs w:val="22"/>
        </w:rPr>
        <w:t>scores</w:t>
      </w:r>
      <w:r w:rsidRPr="00D440B2">
        <w:rPr>
          <w:rFonts w:ascii="Garamond" w:hAnsi="Garamond"/>
          <w:sz w:val="22"/>
          <w:szCs w:val="22"/>
        </w:rPr>
        <w:t xml:space="preserve"> to better align </w:t>
      </w:r>
      <w:r w:rsidR="00097484">
        <w:rPr>
          <w:rFonts w:ascii="Garamond" w:hAnsi="Garamond"/>
          <w:sz w:val="22"/>
          <w:szCs w:val="22"/>
        </w:rPr>
        <w:t>with the true observed probabilities</w:t>
      </w:r>
      <w:r w:rsidRPr="00D440B2">
        <w:rPr>
          <w:rFonts w:ascii="Garamond" w:hAnsi="Garamond"/>
          <w:sz w:val="22"/>
          <w:szCs w:val="22"/>
        </w:rPr>
        <w:t xml:space="preserve"> through a non-parametric monotonic transformation. </w:t>
      </w:r>
      <w:commentRangeEnd w:id="183"/>
      <w:r w:rsidR="00E84B9A">
        <w:rPr>
          <w:rStyle w:val="CommentReference"/>
          <w:rFonts w:asciiTheme="minorHAnsi" w:eastAsiaTheme="minorHAnsi" w:hAnsiTheme="minorHAnsi" w:cstheme="minorBidi"/>
          <w:kern w:val="2"/>
          <w14:ligatures w14:val="standardContextual"/>
        </w:rPr>
        <w:commentReference w:id="183"/>
      </w:r>
      <w:commentRangeEnd w:id="184"/>
      <w:r w:rsidR="00E84B9A">
        <w:rPr>
          <w:rStyle w:val="CommentReference"/>
          <w:rFonts w:asciiTheme="minorHAnsi" w:eastAsiaTheme="minorHAnsi" w:hAnsiTheme="minorHAnsi" w:cstheme="minorBidi"/>
          <w:kern w:val="2"/>
          <w14:ligatures w14:val="standardContextual"/>
        </w:rPr>
        <w:commentReference w:id="184"/>
      </w:r>
      <w:r w:rsidRPr="00D440B2">
        <w:rPr>
          <w:rFonts w:ascii="Garamond" w:hAnsi="Garamond"/>
          <w:sz w:val="22"/>
          <w:szCs w:val="22"/>
        </w:rPr>
        <w:t xml:space="preserve">We verified calibration effectiveness through </w:t>
      </w:r>
      <w:ins w:id="188" w:author="Benjamin J. Makhlouf" w:date="2025-10-06T15:49:00Z" w16du:dateUtc="2025-10-06T22:49:00Z">
        <w:r w:rsidR="00F873DA">
          <w:rPr>
            <w:rFonts w:ascii="Garamond" w:hAnsi="Garamond"/>
            <w:sz w:val="22"/>
            <w:szCs w:val="22"/>
          </w:rPr>
          <w:t xml:space="preserve">a </w:t>
        </w:r>
      </w:ins>
      <w:r w:rsidR="003A0BEA">
        <w:rPr>
          <w:rFonts w:ascii="Garamond" w:hAnsi="Garamond"/>
          <w:sz w:val="22"/>
          <w:szCs w:val="22"/>
        </w:rPr>
        <w:t xml:space="preserve">visual assessment of </w:t>
      </w:r>
      <w:r w:rsidR="00286D15">
        <w:rPr>
          <w:rFonts w:ascii="Garamond" w:hAnsi="Garamond"/>
          <w:sz w:val="22"/>
          <w:szCs w:val="22"/>
        </w:rPr>
        <w:t xml:space="preserve">plots </w:t>
      </w:r>
      <w:ins w:id="189" w:author="Benjamin J. Makhlouf" w:date="2025-10-09T09:17:00Z" w16du:dateUtc="2025-10-09T16:17:00Z">
        <w:r w:rsidR="009168C8">
          <w:rPr>
            <w:rFonts w:ascii="Garamond" w:hAnsi="Garamond"/>
            <w:sz w:val="22"/>
            <w:szCs w:val="22"/>
          </w:rPr>
          <w:t>showing the</w:t>
        </w:r>
      </w:ins>
      <w:del w:id="190" w:author="Benjamin J. Makhlouf" w:date="2025-10-09T09:17:00Z" w16du:dateUtc="2025-10-09T16:17:00Z">
        <w:r w:rsidR="00286D15" w:rsidDel="009168C8">
          <w:rPr>
            <w:rFonts w:ascii="Garamond" w:hAnsi="Garamond"/>
            <w:sz w:val="22"/>
            <w:szCs w:val="22"/>
          </w:rPr>
          <w:delText>of</w:delText>
        </w:r>
      </w:del>
      <w:r w:rsidRPr="00D440B2">
        <w:rPr>
          <w:rFonts w:ascii="Garamond" w:hAnsi="Garamond"/>
          <w:sz w:val="22"/>
          <w:szCs w:val="22"/>
        </w:rPr>
        <w:t xml:space="preserve"> predicted probabilities against observed class frequencies across probability bins</w:t>
      </w:r>
      <w:r w:rsidR="00070CB1">
        <w:rPr>
          <w:rFonts w:ascii="Garamond" w:hAnsi="Garamond"/>
          <w:sz w:val="22"/>
          <w:szCs w:val="22"/>
        </w:rPr>
        <w:t xml:space="preserve"> (</w:t>
      </w:r>
      <w:ins w:id="191" w:author="Benjamin J. Makhlouf" w:date="2025-10-13T10:44:00Z" w16du:dateUtc="2025-10-13T17:44:00Z">
        <w:r w:rsidR="00722BC4">
          <w:rPr>
            <w:rFonts w:ascii="Garamond" w:hAnsi="Garamond"/>
            <w:sz w:val="22"/>
            <w:szCs w:val="22"/>
          </w:rPr>
          <w:t xml:space="preserve">ex. </w:t>
        </w:r>
      </w:ins>
      <w:r w:rsidR="00070CB1">
        <w:rPr>
          <w:rFonts w:ascii="Garamond" w:hAnsi="Garamond"/>
          <w:sz w:val="22"/>
          <w:szCs w:val="22"/>
        </w:rPr>
        <w:t>Supp</w:t>
      </w:r>
      <w:ins w:id="192" w:author="Benjamin J. Makhlouf" w:date="2025-10-06T15:50:00Z" w16du:dateUtc="2025-10-06T22:50:00Z">
        <w:r w:rsidR="00F873DA">
          <w:rPr>
            <w:rFonts w:ascii="Garamond" w:hAnsi="Garamond"/>
            <w:sz w:val="22"/>
            <w:szCs w:val="22"/>
          </w:rPr>
          <w:t>. Fig 1.</w:t>
        </w:r>
      </w:ins>
      <w:del w:id="193" w:author="Benjamin J. Makhlouf" w:date="2025-10-06T15:50:00Z" w16du:dateUtc="2025-10-06T22:50:00Z">
        <w:r w:rsidR="00070CB1" w:rsidDel="00F873DA">
          <w:rPr>
            <w:rFonts w:ascii="Garamond" w:hAnsi="Garamond"/>
            <w:sz w:val="22"/>
            <w:szCs w:val="22"/>
          </w:rPr>
          <w:delText>lemental?</w:delText>
        </w:r>
      </w:del>
      <w:r w:rsidR="00070CB1">
        <w:rPr>
          <w:rFonts w:ascii="Garamond" w:hAnsi="Garamond"/>
          <w:sz w:val="22"/>
          <w:szCs w:val="22"/>
        </w:rPr>
        <w:t>)</w:t>
      </w:r>
      <w:r w:rsidRPr="00D440B2">
        <w:rPr>
          <w:rFonts w:ascii="Garamond" w:hAnsi="Garamond"/>
          <w:sz w:val="22"/>
          <w:szCs w:val="22"/>
        </w:rPr>
        <w:t xml:space="preserve">. </w:t>
      </w:r>
      <w:del w:id="194" w:author="Benjamin J. Makhlouf" w:date="2025-10-06T15:50:00Z" w16du:dateUtc="2025-10-06T22:50:00Z">
        <w:r w:rsidRPr="00D440B2" w:rsidDel="00F873DA">
          <w:rPr>
            <w:rFonts w:ascii="Garamond" w:hAnsi="Garamond"/>
            <w:sz w:val="22"/>
            <w:szCs w:val="22"/>
          </w:rPr>
          <w:delText xml:space="preserve">Additionally, we quantified calibration improvements using Brier scores and logarithmic loss calculated before and after </w:delText>
        </w:r>
        <w:commentRangeStart w:id="195"/>
        <w:r w:rsidRPr="00D440B2" w:rsidDel="00F873DA">
          <w:rPr>
            <w:rFonts w:ascii="Garamond" w:hAnsi="Garamond"/>
            <w:sz w:val="22"/>
            <w:szCs w:val="22"/>
          </w:rPr>
          <w:delText>calibration</w:delText>
        </w:r>
      </w:del>
      <w:ins w:id="196" w:author="Daniel Schindler" w:date="2025-10-02T15:25:00Z" w16du:dateUtc="2025-10-02T22:25:00Z">
        <w:del w:id="197" w:author="Benjamin J. Makhlouf" w:date="2025-10-06T15:50:00Z" w16du:dateUtc="2025-10-06T22:50:00Z">
          <w:r w:rsidR="00286D15" w:rsidDel="00F873DA">
            <w:rPr>
              <w:rFonts w:ascii="Garamond" w:hAnsi="Garamond"/>
              <w:sz w:val="22"/>
              <w:szCs w:val="22"/>
            </w:rPr>
            <w:delText xml:space="preserve"> </w:delText>
          </w:r>
        </w:del>
      </w:ins>
      <w:commentRangeEnd w:id="195"/>
      <w:ins w:id="198" w:author="Daniel Schindler" w:date="2025-10-02T15:26:00Z" w16du:dateUtc="2025-10-02T22:26:00Z">
        <w:del w:id="199" w:author="Benjamin J. Makhlouf" w:date="2025-10-06T15:50:00Z" w16du:dateUtc="2025-10-06T22:50:00Z">
          <w:r w:rsidR="00286D15" w:rsidDel="00F873DA">
            <w:rPr>
              <w:rStyle w:val="CommentReference"/>
              <w:rFonts w:asciiTheme="minorHAnsi" w:eastAsiaTheme="minorHAnsi" w:hAnsiTheme="minorHAnsi" w:cstheme="minorBidi"/>
              <w:kern w:val="2"/>
              <w14:ligatures w14:val="standardContextual"/>
            </w:rPr>
            <w:commentReference w:id="195"/>
          </w:r>
        </w:del>
      </w:ins>
      <w:ins w:id="200" w:author="Daniel Schindler" w:date="2025-10-02T15:25:00Z" w16du:dateUtc="2025-10-02T22:25:00Z">
        <w:del w:id="201" w:author="Benjamin J. Makhlouf" w:date="2025-10-06T15:50:00Z" w16du:dateUtc="2025-10-06T22:50:00Z">
          <w:r w:rsidR="00286D15" w:rsidDel="00F873DA">
            <w:rPr>
              <w:rFonts w:ascii="Garamond" w:hAnsi="Garamond"/>
              <w:sz w:val="22"/>
              <w:szCs w:val="22"/>
            </w:rPr>
            <w:delText>(ref??)</w:delText>
          </w:r>
        </w:del>
      </w:ins>
      <w:del w:id="202" w:author="Benjamin J. Makhlouf" w:date="2025-10-06T15:50:00Z" w16du:dateUtc="2025-10-06T22:50:00Z">
        <w:r w:rsidRPr="00D440B2" w:rsidDel="00F873DA">
          <w:rPr>
            <w:rFonts w:ascii="Garamond" w:hAnsi="Garamond"/>
            <w:sz w:val="22"/>
            <w:szCs w:val="22"/>
          </w:rPr>
          <w:delText>.</w:delText>
        </w:r>
        <w:r w:rsidR="00043EBC" w:rsidDel="00F873DA">
          <w:rPr>
            <w:rFonts w:ascii="Garamond" w:hAnsi="Garamond"/>
            <w:sz w:val="22"/>
            <w:szCs w:val="22"/>
          </w:rPr>
          <w:delText xml:space="preserve"> </w:delText>
        </w:r>
      </w:del>
      <w:r w:rsidRPr="00D440B2">
        <w:rPr>
          <w:rFonts w:ascii="Garamond" w:hAnsi="Garamond"/>
          <w:sz w:val="22"/>
          <w:szCs w:val="22"/>
        </w:rPr>
        <w:t xml:space="preserve">Calibration transformations were fitted separately for each model-data type combination </w:t>
      </w:r>
      <w:del w:id="203" w:author="Benjamin J. Makhlouf" w:date="2025-10-13T10:44:00Z" w16du:dateUtc="2025-10-13T17:44:00Z">
        <w:r w:rsidRPr="00D440B2" w:rsidDel="00722BC4">
          <w:rPr>
            <w:rFonts w:ascii="Garamond" w:hAnsi="Garamond"/>
            <w:sz w:val="22"/>
            <w:szCs w:val="22"/>
          </w:rPr>
          <w:delText xml:space="preserve">and stored as reusable functions that can be applied consistently to future predictions. This </w:delText>
        </w:r>
      </w:del>
      <w:r w:rsidRPr="00D440B2">
        <w:rPr>
          <w:rFonts w:ascii="Garamond" w:hAnsi="Garamond"/>
          <w:sz w:val="22"/>
          <w:szCs w:val="22"/>
        </w:rPr>
        <w:t>ensur</w:t>
      </w:r>
      <w:ins w:id="204" w:author="Benjamin J. Makhlouf" w:date="2025-10-13T10:44:00Z" w16du:dateUtc="2025-10-13T17:44:00Z">
        <w:r w:rsidR="00722BC4">
          <w:rPr>
            <w:rFonts w:ascii="Garamond" w:hAnsi="Garamond"/>
            <w:sz w:val="22"/>
            <w:szCs w:val="22"/>
          </w:rPr>
          <w:t>ing</w:t>
        </w:r>
      </w:ins>
      <w:del w:id="205" w:author="Benjamin J. Makhlouf" w:date="2025-10-13T10:44:00Z" w16du:dateUtc="2025-10-13T17:44:00Z">
        <w:r w:rsidRPr="00D440B2" w:rsidDel="00722BC4">
          <w:rPr>
            <w:rFonts w:ascii="Garamond" w:hAnsi="Garamond"/>
            <w:sz w:val="22"/>
            <w:szCs w:val="22"/>
          </w:rPr>
          <w:delText>es</w:delText>
        </w:r>
      </w:del>
      <w:r w:rsidRPr="00D440B2">
        <w:rPr>
          <w:rFonts w:ascii="Garamond" w:hAnsi="Garamond"/>
          <w:sz w:val="22"/>
          <w:szCs w:val="22"/>
        </w:rPr>
        <w:t xml:space="preserve"> that probability estimates from our models accurately reflect true classification confidence</w:t>
      </w:r>
      <w:r w:rsidR="00E2005E">
        <w:rPr>
          <w:rFonts w:ascii="Garamond" w:hAnsi="Garamond"/>
          <w:sz w:val="22"/>
          <w:szCs w:val="22"/>
        </w:rPr>
        <w:t xml:space="preserve">. </w:t>
      </w:r>
      <w:r w:rsidR="0034572F">
        <w:rPr>
          <w:rFonts w:ascii="Garamond" w:hAnsi="Garamond"/>
          <w:sz w:val="22"/>
          <w:szCs w:val="22"/>
        </w:rPr>
        <w:t xml:space="preserve">Using </w:t>
      </w:r>
      <w:r w:rsidR="00E2005E">
        <w:rPr>
          <w:rFonts w:ascii="Garamond" w:hAnsi="Garamond"/>
          <w:sz w:val="22"/>
          <w:szCs w:val="22"/>
        </w:rPr>
        <w:t xml:space="preserve">calibrated </w:t>
      </w:r>
      <w:r w:rsidR="000869FF">
        <w:rPr>
          <w:rFonts w:ascii="Garamond" w:hAnsi="Garamond"/>
          <w:sz w:val="22"/>
          <w:szCs w:val="22"/>
        </w:rPr>
        <w:t xml:space="preserve">testing set </w:t>
      </w:r>
      <w:r w:rsidR="00E2005E">
        <w:rPr>
          <w:rFonts w:ascii="Garamond" w:hAnsi="Garamond"/>
          <w:sz w:val="22"/>
          <w:szCs w:val="22"/>
        </w:rPr>
        <w:t>probabiliti</w:t>
      </w:r>
      <w:r w:rsidR="000869FF">
        <w:rPr>
          <w:rFonts w:ascii="Garamond" w:hAnsi="Garamond"/>
          <w:sz w:val="22"/>
          <w:szCs w:val="22"/>
        </w:rPr>
        <w:t>es</w:t>
      </w:r>
      <w:ins w:id="206" w:author="Benjamin J. Makhlouf" w:date="2025-10-09T09:17:00Z" w16du:dateUtc="2025-10-09T16:17:00Z">
        <w:r w:rsidR="009168C8">
          <w:rPr>
            <w:rFonts w:ascii="Garamond" w:hAnsi="Garamond"/>
            <w:sz w:val="22"/>
            <w:szCs w:val="22"/>
          </w:rPr>
          <w:t xml:space="preserve">, </w:t>
        </w:r>
      </w:ins>
      <w:del w:id="207" w:author="Benjamin J. Makhlouf" w:date="2025-10-09T09:17:00Z" w16du:dateUtc="2025-10-09T16:17:00Z">
        <w:r w:rsidR="00E2005E" w:rsidDel="009168C8">
          <w:rPr>
            <w:rFonts w:ascii="Garamond" w:hAnsi="Garamond"/>
            <w:sz w:val="22"/>
            <w:szCs w:val="22"/>
          </w:rPr>
          <w:delText xml:space="preserve"> </w:delText>
        </w:r>
      </w:del>
      <w:r w:rsidR="00E2005E">
        <w:rPr>
          <w:rFonts w:ascii="Garamond" w:hAnsi="Garamond"/>
          <w:sz w:val="22"/>
          <w:szCs w:val="22"/>
        </w:rPr>
        <w:t xml:space="preserve">we tested the accuracy obtained </w:t>
      </w:r>
      <w:r w:rsidR="000869FF">
        <w:rPr>
          <w:rFonts w:ascii="Garamond" w:hAnsi="Garamond"/>
          <w:sz w:val="22"/>
          <w:szCs w:val="22"/>
        </w:rPr>
        <w:t>from our model with an added confidence threshold</w:t>
      </w:r>
      <w:ins w:id="208" w:author="Benjamin J. Makhlouf" w:date="2025-10-09T09:23:00Z" w16du:dateUtc="2025-10-09T16:23:00Z">
        <w:r w:rsidR="00C837EC">
          <w:rPr>
            <w:rFonts w:ascii="Garamond" w:hAnsi="Garamond"/>
            <w:sz w:val="22"/>
            <w:szCs w:val="22"/>
          </w:rPr>
          <w:t xml:space="preserve"> </w:t>
        </w:r>
        <w:r w:rsidR="00C837EC" w:rsidRPr="00C837EC">
          <w:rPr>
            <w:rFonts w:ascii="Garamond" w:hAnsi="Garamond"/>
            <w:sz w:val="22"/>
            <w:szCs w:val="22"/>
            <w:rPrChange w:id="209" w:author="Benjamin J. Makhlouf" w:date="2025-10-09T09:23:00Z" w16du:dateUtc="2025-10-09T16:23:00Z">
              <w:rPr/>
            </w:rPrChange>
          </w:rPr>
          <w:t>by determining the proportion of correctly assigned individuals with calibrated probabilities exceeding thresholds from 60% to 90%. Class-specific and overall accuracies were then recorded for each threshold value (Figure 6).</w:t>
        </w:r>
      </w:ins>
      <w:del w:id="210" w:author="Benjamin J. Makhlouf" w:date="2025-10-09T09:23:00Z" w16du:dateUtc="2025-10-09T16:23:00Z">
        <w:r w:rsidR="000869FF" w:rsidDel="00C837EC">
          <w:rPr>
            <w:rFonts w:ascii="Garamond" w:hAnsi="Garamond"/>
            <w:sz w:val="22"/>
            <w:szCs w:val="22"/>
          </w:rPr>
          <w:delText xml:space="preserve">. </w:delText>
        </w:r>
      </w:del>
      <w:del w:id="211" w:author="Benjamin J. Makhlouf" w:date="2025-10-09T09:18:00Z" w16du:dateUtc="2025-10-09T16:18:00Z">
        <w:r w:rsidR="0034572F" w:rsidDel="009168C8">
          <w:rPr>
            <w:rFonts w:ascii="Garamond" w:hAnsi="Garamond"/>
            <w:sz w:val="22"/>
            <w:szCs w:val="22"/>
          </w:rPr>
          <w:delText>W</w:delText>
        </w:r>
      </w:del>
      <w:del w:id="212" w:author="Benjamin J. Makhlouf" w:date="2025-10-09T09:23:00Z" w16du:dateUtc="2025-10-09T16:23:00Z">
        <w:r w:rsidR="0034572F" w:rsidDel="00C837EC">
          <w:rPr>
            <w:rFonts w:ascii="Garamond" w:hAnsi="Garamond"/>
            <w:sz w:val="22"/>
            <w:szCs w:val="22"/>
          </w:rPr>
          <w:delText xml:space="preserve">e </w:delText>
        </w:r>
        <w:r w:rsidR="000869FF" w:rsidDel="00C837EC">
          <w:rPr>
            <w:rFonts w:ascii="Garamond" w:hAnsi="Garamond"/>
            <w:sz w:val="22"/>
            <w:szCs w:val="22"/>
          </w:rPr>
          <w:delText xml:space="preserve">evaluated the proportion of correctly assigned individuals </w:delText>
        </w:r>
        <w:r w:rsidR="0034572F" w:rsidDel="00C837EC">
          <w:rPr>
            <w:rFonts w:ascii="Garamond" w:hAnsi="Garamond"/>
            <w:sz w:val="22"/>
            <w:szCs w:val="22"/>
          </w:rPr>
          <w:delText xml:space="preserve">in which the </w:delText>
        </w:r>
      </w:del>
      <w:del w:id="213" w:author="Benjamin J. Makhlouf" w:date="2025-10-09T09:19:00Z" w16du:dateUtc="2025-10-09T16:19:00Z">
        <w:r w:rsidR="0034572F" w:rsidDel="009168C8">
          <w:rPr>
            <w:rFonts w:ascii="Garamond" w:hAnsi="Garamond"/>
            <w:sz w:val="22"/>
            <w:szCs w:val="22"/>
          </w:rPr>
          <w:delText xml:space="preserve">assigned and </w:delText>
        </w:r>
      </w:del>
      <w:del w:id="214" w:author="Benjamin J. Makhlouf" w:date="2025-10-09T09:23:00Z" w16du:dateUtc="2025-10-09T16:23:00Z">
        <w:r w:rsidR="0034572F" w:rsidDel="00C837EC">
          <w:rPr>
            <w:rFonts w:ascii="Garamond" w:hAnsi="Garamond"/>
            <w:sz w:val="22"/>
            <w:szCs w:val="22"/>
          </w:rPr>
          <w:delText>calibrated probability value is above a given threshold value from 60-90%. From these results we recorded both class specific and overall accuracy at each threshold value</w:delText>
        </w:r>
        <w:r w:rsidR="00C51A58" w:rsidDel="00C837EC">
          <w:rPr>
            <w:rFonts w:ascii="Garamond" w:hAnsi="Garamond"/>
            <w:sz w:val="22"/>
            <w:szCs w:val="22"/>
          </w:rPr>
          <w:delText xml:space="preserve"> (Figure 6). </w:delText>
        </w:r>
      </w:del>
    </w:p>
    <w:p w14:paraId="3B505BBA" w14:textId="77777777" w:rsidR="00ED3EE6" w:rsidRPr="000869FF" w:rsidRDefault="003E5607" w:rsidP="003E5607">
      <w:pPr>
        <w:tabs>
          <w:tab w:val="left" w:pos="3088"/>
        </w:tabs>
        <w:rPr>
          <w:rFonts w:ascii="Garamond" w:hAnsi="Garamond"/>
          <w:b/>
          <w:bCs/>
          <w:sz w:val="32"/>
          <w:szCs w:val="32"/>
        </w:rPr>
      </w:pPr>
      <w:r w:rsidRPr="000869FF">
        <w:rPr>
          <w:rFonts w:ascii="Garamond" w:hAnsi="Garamond"/>
          <w:b/>
          <w:bCs/>
          <w:sz w:val="32"/>
          <w:szCs w:val="32"/>
        </w:rPr>
        <w:t xml:space="preserve">Results </w:t>
      </w:r>
    </w:p>
    <w:p w14:paraId="3BDF4E4D" w14:textId="77777777" w:rsidR="00C2398D" w:rsidRDefault="00C2398D" w:rsidP="003E5607">
      <w:pPr>
        <w:tabs>
          <w:tab w:val="left" w:pos="3088"/>
        </w:tabs>
        <w:rPr>
          <w:rFonts w:ascii="Garamond" w:hAnsi="Garamond"/>
          <w:b/>
          <w:bCs/>
          <w:sz w:val="22"/>
          <w:szCs w:val="22"/>
        </w:rPr>
      </w:pPr>
    </w:p>
    <w:p w14:paraId="7C01285C" w14:textId="1AFC9524" w:rsidR="004B1012" w:rsidRDefault="00841F42" w:rsidP="00A043C9">
      <w:pPr>
        <w:tabs>
          <w:tab w:val="left" w:pos="3088"/>
        </w:tabs>
        <w:spacing w:line="480" w:lineRule="auto"/>
        <w:rPr>
          <w:rFonts w:ascii="Garamond" w:hAnsi="Garamond"/>
          <w:b/>
          <w:bCs/>
          <w:sz w:val="22"/>
          <w:szCs w:val="22"/>
        </w:rPr>
      </w:pPr>
      <w:r w:rsidRPr="00841F42">
        <w:rPr>
          <w:rFonts w:ascii="Garamond" w:hAnsi="Garamond"/>
          <w:b/>
          <w:bCs/>
          <w:sz w:val="22"/>
          <w:szCs w:val="22"/>
        </w:rPr>
        <w:t>Principal Component Analysis</w:t>
      </w:r>
    </w:p>
    <w:p w14:paraId="6ECC5389" w14:textId="0A1AC03E" w:rsidR="00D53F6D" w:rsidRPr="00D53F6D" w:rsidRDefault="004B1012" w:rsidP="00D53F6D">
      <w:pPr>
        <w:pStyle w:val="whitespace-normal"/>
        <w:spacing w:line="480" w:lineRule="auto"/>
        <w:rPr>
          <w:rFonts w:ascii="Garamond" w:hAnsi="Garamond"/>
          <w:sz w:val="22"/>
          <w:szCs w:val="22"/>
        </w:rPr>
      </w:pPr>
      <w:r>
        <w:tab/>
      </w:r>
      <w:r w:rsidR="00D53F6D" w:rsidRPr="00D53F6D">
        <w:rPr>
          <w:rFonts w:ascii="Garamond" w:hAnsi="Garamond"/>
          <w:sz w:val="22"/>
          <w:szCs w:val="22"/>
        </w:rPr>
        <w:t xml:space="preserve">Principal component analysis of the full GAM-smoothed dataset (n = 2,531) revealed significant clustering </w:t>
      </w:r>
      <w:r w:rsidR="000F5F96">
        <w:rPr>
          <w:rFonts w:ascii="Garamond" w:hAnsi="Garamond"/>
          <w:sz w:val="22"/>
          <w:szCs w:val="22"/>
        </w:rPr>
        <w:t>by watershed</w:t>
      </w:r>
      <w:r w:rsidR="00D53F6D" w:rsidRPr="00D53F6D">
        <w:rPr>
          <w:rFonts w:ascii="Garamond" w:hAnsi="Garamond"/>
          <w:sz w:val="22"/>
          <w:szCs w:val="22"/>
        </w:rPr>
        <w:t>. The first two principal components together captured 97.3% of the total variance in the dataset (PC1: 92.2%, PC2: 5.1%, Figure 4). Despite clear clustering patterns, some overlap remained among all three watersheds. Kuskokwim samples (Figure 4, red) exhibited the greatest degree of overlap</w:t>
      </w:r>
      <w:ins w:id="215" w:author="Benjamin J. Makhlouf" w:date="2025-10-13T10:54:00Z" w16du:dateUtc="2025-10-13T17:54:00Z">
        <w:r w:rsidR="00151B72">
          <w:rPr>
            <w:rFonts w:ascii="Garamond" w:hAnsi="Garamond"/>
            <w:sz w:val="22"/>
            <w:szCs w:val="22"/>
          </w:rPr>
          <w:t xml:space="preserve"> </w:t>
        </w:r>
      </w:ins>
      <w:del w:id="216" w:author="Benjamin J. Makhlouf" w:date="2025-10-13T10:54:00Z" w16du:dateUtc="2025-10-13T17:54:00Z">
        <w:r w:rsidR="00D53F6D" w:rsidRPr="00D53F6D" w:rsidDel="00151B72">
          <w:rPr>
            <w:rFonts w:ascii="Garamond" w:hAnsi="Garamond"/>
            <w:sz w:val="22"/>
            <w:szCs w:val="22"/>
          </w:rPr>
          <w:delText xml:space="preserve">, </w:delText>
        </w:r>
      </w:del>
      <w:r w:rsidR="00B2339D">
        <w:rPr>
          <w:rFonts w:ascii="Garamond" w:hAnsi="Garamond"/>
          <w:sz w:val="22"/>
          <w:szCs w:val="22"/>
        </w:rPr>
        <w:t xml:space="preserve">with </w:t>
      </w:r>
      <w:r w:rsidR="00D53F6D" w:rsidRPr="00D53F6D">
        <w:rPr>
          <w:rFonts w:ascii="Garamond" w:hAnsi="Garamond"/>
          <w:sz w:val="22"/>
          <w:szCs w:val="22"/>
        </w:rPr>
        <w:t xml:space="preserve">both Nushagak and Yukon </w:t>
      </w:r>
      <w:r w:rsidR="000F5F96">
        <w:rPr>
          <w:rFonts w:ascii="Garamond" w:hAnsi="Garamond"/>
          <w:sz w:val="22"/>
          <w:szCs w:val="22"/>
        </w:rPr>
        <w:t>samples</w:t>
      </w:r>
      <w:r w:rsidR="00D53F6D" w:rsidRPr="00D53F6D">
        <w:rPr>
          <w:rFonts w:ascii="Garamond" w:hAnsi="Garamond"/>
          <w:sz w:val="22"/>
          <w:szCs w:val="22"/>
        </w:rPr>
        <w:t>. Yukon samples</w:t>
      </w:r>
      <w:r w:rsidR="000F5F96">
        <w:rPr>
          <w:rFonts w:ascii="Garamond" w:hAnsi="Garamond"/>
          <w:sz w:val="22"/>
          <w:szCs w:val="22"/>
        </w:rPr>
        <w:t xml:space="preserve"> (Figure 4, blue)</w:t>
      </w:r>
      <w:r w:rsidR="00D53F6D" w:rsidRPr="00D53F6D">
        <w:rPr>
          <w:rFonts w:ascii="Garamond" w:hAnsi="Garamond"/>
          <w:sz w:val="22"/>
          <w:szCs w:val="22"/>
        </w:rPr>
        <w:t xml:space="preserve"> covered a much larger region of the principal component space, reflecting the broader range of potential isotope values that create unique </w:t>
      </w:r>
      <w:r w:rsidR="007833A8">
        <w:rPr>
          <w:rFonts w:ascii="Garamond" w:hAnsi="Garamond"/>
          <w:sz w:val="22"/>
          <w:szCs w:val="22"/>
        </w:rPr>
        <w:t>time series</w:t>
      </w:r>
      <w:r w:rsidR="00D53F6D" w:rsidRPr="00D53F6D">
        <w:rPr>
          <w:rFonts w:ascii="Garamond" w:hAnsi="Garamond"/>
          <w:sz w:val="22"/>
          <w:szCs w:val="22"/>
        </w:rPr>
        <w:t xml:space="preserve"> compared to the more constrained ranges observed in the other two watershed classes</w:t>
      </w:r>
    </w:p>
    <w:p w14:paraId="4C645331" w14:textId="6F28BE4B" w:rsidR="007249FA" w:rsidRDefault="00151B72" w:rsidP="00151B72">
      <w:pPr>
        <w:spacing w:line="480" w:lineRule="auto"/>
        <w:ind w:firstLine="720"/>
        <w:rPr>
          <w:ins w:id="217" w:author="Benjamin J. Makhlouf" w:date="2025-10-06T15:56:00Z" w16du:dateUtc="2025-10-06T22:56:00Z"/>
          <w:rFonts w:ascii="Garamond" w:hAnsi="Garamond"/>
          <w:sz w:val="22"/>
          <w:szCs w:val="22"/>
        </w:rPr>
      </w:pPr>
      <w:ins w:id="218" w:author="Benjamin J. Makhlouf" w:date="2025-10-13T10:55:00Z" w16du:dateUtc="2025-10-13T17:55:00Z">
        <w:r>
          <w:rPr>
            <w:rFonts w:ascii="Garamond" w:hAnsi="Garamond"/>
            <w:sz w:val="22"/>
            <w:szCs w:val="22"/>
          </w:rPr>
          <w:t>The pattern observed in the full dataset was also found among only individuals with the same natal origin value (0.708</w:t>
        </w:r>
      </w:ins>
      <w:ins w:id="219" w:author="Benjamin J. Makhlouf" w:date="2025-10-13T10:56:00Z" w16du:dateUtc="2025-10-13T17:56:00Z">
        <w:r>
          <w:rPr>
            <w:rFonts w:ascii="Garamond" w:hAnsi="Garamond"/>
            <w:sz w:val="22"/>
            <w:szCs w:val="22"/>
          </w:rPr>
          <w:t xml:space="preserve">0 – 0.7085). The PCA results on this subset also displayed clustering by watershed, with a larger </w:t>
        </w:r>
        <w:commentRangeStart w:id="220"/>
        <w:r>
          <w:rPr>
            <w:rFonts w:ascii="Garamond" w:hAnsi="Garamond"/>
            <w:sz w:val="22"/>
            <w:szCs w:val="22"/>
          </w:rPr>
          <w:t xml:space="preserve">overall range of Yukon samples </w:t>
        </w:r>
      </w:ins>
      <w:commentRangeEnd w:id="220"/>
      <w:r w:rsidR="00465AAD">
        <w:rPr>
          <w:rStyle w:val="CommentReference"/>
        </w:rPr>
        <w:commentReference w:id="220"/>
      </w:r>
      <w:ins w:id="221" w:author="Benjamin J. Makhlouf" w:date="2025-10-13T10:56:00Z" w16du:dateUtc="2025-10-13T17:56:00Z">
        <w:r>
          <w:rPr>
            <w:rFonts w:ascii="Garamond" w:hAnsi="Garamond"/>
            <w:sz w:val="22"/>
            <w:szCs w:val="22"/>
          </w:rPr>
          <w:t xml:space="preserve">and overlap </w:t>
        </w:r>
      </w:ins>
      <w:ins w:id="222" w:author="Benjamin J. Makhlouf" w:date="2025-10-13T10:57:00Z" w16du:dateUtc="2025-10-13T17:57:00Z">
        <w:r>
          <w:rPr>
            <w:rFonts w:ascii="Garamond" w:hAnsi="Garamond"/>
            <w:sz w:val="22"/>
            <w:szCs w:val="22"/>
          </w:rPr>
          <w:t xml:space="preserve">between all three watersheds. </w:t>
        </w:r>
      </w:ins>
      <w:r w:rsidR="00D53F6D" w:rsidRPr="00D53F6D">
        <w:rPr>
          <w:rFonts w:ascii="Garamond" w:hAnsi="Garamond"/>
          <w:sz w:val="22"/>
          <w:szCs w:val="22"/>
        </w:rPr>
        <w:t xml:space="preserve">Mapping the loadings of each principal component onto the </w:t>
      </w:r>
      <w:r w:rsidR="007833A8">
        <w:rPr>
          <w:rFonts w:ascii="Garamond" w:hAnsi="Garamond"/>
          <w:sz w:val="22"/>
          <w:szCs w:val="22"/>
        </w:rPr>
        <w:t>time series</w:t>
      </w:r>
      <w:r w:rsidR="00D53F6D" w:rsidRPr="00D53F6D">
        <w:rPr>
          <w:rFonts w:ascii="Garamond" w:hAnsi="Garamond"/>
          <w:sz w:val="22"/>
          <w:szCs w:val="22"/>
        </w:rPr>
        <w:t xml:space="preserve"> revealed distinct regions driving class separation. The first principal component showed high loading values in the middle portion of the </w:t>
      </w:r>
      <w:r w:rsidR="007833A8">
        <w:rPr>
          <w:rFonts w:ascii="Garamond" w:hAnsi="Garamond"/>
          <w:sz w:val="22"/>
          <w:szCs w:val="22"/>
        </w:rPr>
        <w:t>time series</w:t>
      </w:r>
      <w:r w:rsidR="00D53F6D" w:rsidRPr="00D53F6D">
        <w:rPr>
          <w:rFonts w:ascii="Garamond" w:hAnsi="Garamond"/>
          <w:sz w:val="22"/>
          <w:szCs w:val="22"/>
        </w:rPr>
        <w:t xml:space="preserve">, potentially </w:t>
      </w:r>
      <w:r w:rsidR="00D53F6D" w:rsidRPr="00D53F6D">
        <w:rPr>
          <w:rFonts w:ascii="Garamond" w:hAnsi="Garamond"/>
          <w:sz w:val="22"/>
          <w:szCs w:val="22"/>
        </w:rPr>
        <w:lastRenderedPageBreak/>
        <w:t xml:space="preserve">encompassing both </w:t>
      </w:r>
      <w:r w:rsidR="00D70E26">
        <w:rPr>
          <w:rFonts w:ascii="Garamond" w:hAnsi="Garamond"/>
          <w:sz w:val="22"/>
          <w:szCs w:val="22"/>
        </w:rPr>
        <w:t xml:space="preserve">the end of the </w:t>
      </w:r>
      <w:r w:rsidR="00D53F6D" w:rsidRPr="00D53F6D">
        <w:rPr>
          <w:rFonts w:ascii="Garamond" w:hAnsi="Garamond"/>
          <w:sz w:val="22"/>
          <w:szCs w:val="22"/>
        </w:rPr>
        <w:t>natal origin region</w:t>
      </w:r>
      <w:r w:rsidR="00D70E26">
        <w:rPr>
          <w:rFonts w:ascii="Garamond" w:hAnsi="Garamond"/>
          <w:sz w:val="22"/>
          <w:szCs w:val="22"/>
        </w:rPr>
        <w:t xml:space="preserve"> </w:t>
      </w:r>
      <w:r w:rsidR="00D53F6D" w:rsidRPr="00D53F6D">
        <w:rPr>
          <w:rFonts w:ascii="Garamond" w:hAnsi="Garamond"/>
          <w:sz w:val="22"/>
          <w:szCs w:val="22"/>
        </w:rPr>
        <w:t>a</w:t>
      </w:r>
      <w:r w:rsidR="00D70E26">
        <w:rPr>
          <w:rFonts w:ascii="Garamond" w:hAnsi="Garamond"/>
          <w:sz w:val="22"/>
          <w:szCs w:val="22"/>
        </w:rPr>
        <w:t xml:space="preserve">s well as </w:t>
      </w:r>
      <w:r w:rsidR="00D53F6D" w:rsidRPr="00D53F6D">
        <w:rPr>
          <w:rFonts w:ascii="Garamond" w:hAnsi="Garamond"/>
          <w:sz w:val="22"/>
          <w:szCs w:val="22"/>
        </w:rPr>
        <w:t>secondary rearing locations. The second principal component was driven by variation occurring just before the onset of the marine region, likely representing residency in mainstem tributaries during ocean</w:t>
      </w:r>
      <w:r w:rsidR="00B2339D">
        <w:rPr>
          <w:rFonts w:ascii="Garamond" w:hAnsi="Garamond"/>
          <w:sz w:val="22"/>
          <w:szCs w:val="22"/>
        </w:rPr>
        <w:t>ward</w:t>
      </w:r>
      <w:r w:rsidR="00D53F6D" w:rsidRPr="00D53F6D">
        <w:rPr>
          <w:rFonts w:ascii="Garamond" w:hAnsi="Garamond"/>
          <w:sz w:val="22"/>
          <w:szCs w:val="22"/>
        </w:rPr>
        <w:t xml:space="preserve"> migration. The relative shape at this point in the </w:t>
      </w:r>
      <w:r w:rsidR="007833A8">
        <w:rPr>
          <w:rFonts w:ascii="Garamond" w:hAnsi="Garamond"/>
          <w:sz w:val="22"/>
          <w:szCs w:val="22"/>
        </w:rPr>
        <w:t>time series</w:t>
      </w:r>
      <w:r w:rsidR="00D53F6D" w:rsidRPr="00D53F6D">
        <w:rPr>
          <w:rFonts w:ascii="Garamond" w:hAnsi="Garamond"/>
          <w:sz w:val="22"/>
          <w:szCs w:val="22"/>
        </w:rPr>
        <w:t xml:space="preserve"> reflects differences in mainstem tributary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sidR="00733CEF">
        <w:rPr>
          <w:rFonts w:ascii="Garamond" w:hAnsi="Garamond"/>
          <w:sz w:val="22"/>
          <w:szCs w:val="22"/>
        </w:rPr>
        <w:t xml:space="preserve"> </w:t>
      </w:r>
      <w:r w:rsidR="00D53F6D" w:rsidRPr="00D53F6D">
        <w:rPr>
          <w:rFonts w:ascii="Garamond" w:hAnsi="Garamond"/>
          <w:sz w:val="22"/>
          <w:szCs w:val="22"/>
        </w:rPr>
        <w:t>values among the three watersheds</w:t>
      </w:r>
      <w:r w:rsidR="00D70E26">
        <w:rPr>
          <w:rFonts w:ascii="Garamond" w:hAnsi="Garamond"/>
          <w:sz w:val="22"/>
          <w:szCs w:val="22"/>
        </w:rPr>
        <w:t xml:space="preserve"> (</w:t>
      </w:r>
      <w:ins w:id="223" w:author="Benjamin J. Makhlouf" w:date="2025-10-13T10:57:00Z" w16du:dateUtc="2025-10-13T17:57:00Z">
        <w:r>
          <w:rPr>
            <w:rFonts w:ascii="Garamond" w:hAnsi="Garamond"/>
            <w:sz w:val="22"/>
            <w:szCs w:val="22"/>
          </w:rPr>
          <w:t xml:space="preserve"> </w:t>
        </w:r>
      </w:ins>
      <w:del w:id="224" w:author="Benjamin J. Makhlouf" w:date="2025-10-13T10:57:00Z" w16du:dateUtc="2025-10-13T17:57:00Z">
        <w:r w:rsidR="00D70E26" w:rsidDel="00151B72">
          <w:rPr>
            <w:rFonts w:ascii="Garamond" w:hAnsi="Garamond"/>
            <w:sz w:val="22"/>
            <w:szCs w:val="22"/>
          </w:rPr>
          <w:delText xml:space="preserve">e.g. </w:delText>
        </w:r>
      </w:del>
      <w:ins w:id="225" w:author="Benjamin J. Makhlouf" w:date="2025-10-09T09:44:00Z" w16du:dateUtc="2025-10-09T16:44:00Z">
        <w:r w:rsidR="00D24C69">
          <w:rPr>
            <w:rFonts w:ascii="Garamond" w:hAnsi="Garamond"/>
            <w:sz w:val="22"/>
            <w:szCs w:val="22"/>
          </w:rPr>
          <w:t>0.714</w:t>
        </w:r>
      </w:ins>
      <w:del w:id="226" w:author="Benjamin J. Makhlouf" w:date="2025-10-09T09:44:00Z" w16du:dateUtc="2025-10-09T16:44:00Z">
        <w:r w:rsidR="00D70E26" w:rsidDel="00D24C69">
          <w:rPr>
            <w:rFonts w:ascii="Garamond" w:hAnsi="Garamond"/>
            <w:sz w:val="22"/>
            <w:szCs w:val="22"/>
          </w:rPr>
          <w:delText>X</w:delText>
        </w:r>
      </w:del>
      <w:r w:rsidR="00D70E26">
        <w:rPr>
          <w:rFonts w:ascii="Garamond" w:hAnsi="Garamond"/>
          <w:sz w:val="22"/>
          <w:szCs w:val="22"/>
        </w:rPr>
        <w:t xml:space="preserve">, </w:t>
      </w:r>
      <w:ins w:id="227" w:author="Benjamin J. Makhlouf" w:date="2025-10-09T09:42:00Z" w16du:dateUtc="2025-10-09T16:42:00Z">
        <w:r w:rsidR="00D24C69">
          <w:rPr>
            <w:rFonts w:ascii="Garamond" w:hAnsi="Garamond"/>
            <w:sz w:val="22"/>
            <w:szCs w:val="22"/>
          </w:rPr>
          <w:t>0.70</w:t>
        </w:r>
      </w:ins>
      <w:ins w:id="228" w:author="Benjamin J. Makhlouf" w:date="2025-10-09T09:44:00Z" w16du:dateUtc="2025-10-09T16:44:00Z">
        <w:r w:rsidR="00D24C69">
          <w:rPr>
            <w:rFonts w:ascii="Garamond" w:hAnsi="Garamond"/>
            <w:sz w:val="22"/>
            <w:szCs w:val="22"/>
          </w:rPr>
          <w:t>9</w:t>
        </w:r>
      </w:ins>
      <w:del w:id="229" w:author="Benjamin J. Makhlouf" w:date="2025-10-09T09:42:00Z" w16du:dateUtc="2025-10-09T16:42:00Z">
        <w:r w:rsidR="00D70E26" w:rsidDel="00D24C69">
          <w:rPr>
            <w:rFonts w:ascii="Garamond" w:hAnsi="Garamond"/>
            <w:sz w:val="22"/>
            <w:szCs w:val="22"/>
          </w:rPr>
          <w:delText>Y</w:delText>
        </w:r>
      </w:del>
      <w:r w:rsidR="00D70E26">
        <w:rPr>
          <w:rFonts w:ascii="Garamond" w:hAnsi="Garamond"/>
          <w:sz w:val="22"/>
          <w:szCs w:val="22"/>
        </w:rPr>
        <w:t>,</w:t>
      </w:r>
      <w:ins w:id="230" w:author="Benjamin J. Makhlouf" w:date="2025-10-09T09:44:00Z" w16du:dateUtc="2025-10-09T16:44:00Z">
        <w:r w:rsidR="00D24C69">
          <w:rPr>
            <w:rFonts w:ascii="Garamond" w:hAnsi="Garamond"/>
            <w:sz w:val="22"/>
            <w:szCs w:val="22"/>
          </w:rPr>
          <w:t xml:space="preserve"> </w:t>
        </w:r>
      </w:ins>
      <w:ins w:id="231" w:author="Benjamin J. Makhlouf" w:date="2025-10-09T09:50:00Z" w16du:dateUtc="2025-10-09T16:50:00Z">
        <w:r w:rsidR="00B409D4">
          <w:rPr>
            <w:rFonts w:ascii="Garamond" w:hAnsi="Garamond"/>
            <w:sz w:val="22"/>
            <w:szCs w:val="22"/>
          </w:rPr>
          <w:t xml:space="preserve"> 0.707</w:t>
        </w:r>
      </w:ins>
      <w:del w:id="232" w:author="Benjamin J. Makhlouf" w:date="2025-10-09T09:50:00Z" w16du:dateUtc="2025-10-09T16:50:00Z">
        <w:r w:rsidR="00D70E26" w:rsidDel="00B409D4">
          <w:rPr>
            <w:rFonts w:ascii="Garamond" w:hAnsi="Garamond"/>
            <w:sz w:val="22"/>
            <w:szCs w:val="22"/>
          </w:rPr>
          <w:delText>Z</w:delText>
        </w:r>
      </w:del>
      <w:r w:rsidR="00D70E26">
        <w:rPr>
          <w:rFonts w:ascii="Garamond" w:hAnsi="Garamond"/>
          <w:sz w:val="22"/>
          <w:szCs w:val="22"/>
        </w:rPr>
        <w:t xml:space="preserve"> in the Yukon, Kuskokwim, and Nushagak, respectively). </w:t>
      </w:r>
      <w:ins w:id="233" w:author="Benjamin J. Makhlouf" w:date="2025-10-13T10:58:00Z" w16du:dateUtc="2025-10-13T17:58:00Z">
        <w:r>
          <w:rPr>
            <w:rFonts w:ascii="Garamond" w:hAnsi="Garamond"/>
            <w:sz w:val="22"/>
            <w:szCs w:val="22"/>
          </w:rPr>
          <w:t xml:space="preserve">In many samples, this difference in mainstem value creates either a dip in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w:t>
        </w:r>
        <w:r>
          <w:rPr>
            <w:rFonts w:ascii="Garamond" w:hAnsi="Garamond"/>
            <w:sz w:val="22"/>
            <w:szCs w:val="22"/>
          </w:rPr>
          <w:t xml:space="preserve"> </w:t>
        </w:r>
      </w:ins>
      <w:ins w:id="234" w:author="Benjamin J. Makhlouf" w:date="2025-10-13T10:59:00Z" w16du:dateUtc="2025-10-13T17:59:00Z">
        <w:r>
          <w:rPr>
            <w:rFonts w:ascii="Garamond" w:hAnsi="Garamond"/>
            <w:sz w:val="22"/>
            <w:szCs w:val="22"/>
          </w:rPr>
          <w:t>for Nushagak fish, an increase for Yukon fish, or a more subtle increa</w:t>
        </w:r>
      </w:ins>
      <w:ins w:id="235" w:author="Benjamin J. Makhlouf" w:date="2025-10-13T11:00:00Z" w16du:dateUtc="2025-10-13T18:00:00Z">
        <w:r>
          <w:rPr>
            <w:rFonts w:ascii="Garamond" w:hAnsi="Garamond"/>
            <w:sz w:val="22"/>
            <w:szCs w:val="22"/>
          </w:rPr>
          <w:t>se for Kuskokwim fish before the marine cutoff</w:t>
        </w:r>
      </w:ins>
      <w:ins w:id="236" w:author="Benjamin J. Makhlouf" w:date="2025-10-13T11:02:00Z" w16du:dateUtc="2025-10-13T18:02:00Z">
        <w:r>
          <w:rPr>
            <w:rFonts w:ascii="Garamond" w:hAnsi="Garamond"/>
            <w:sz w:val="22"/>
            <w:szCs w:val="22"/>
          </w:rPr>
          <w:t xml:space="preserve"> (Figure 5b) </w:t>
        </w:r>
      </w:ins>
      <w:ins w:id="237" w:author="Benjamin J. Makhlouf" w:date="2025-10-13T11:00:00Z" w16du:dateUtc="2025-10-13T18:00:00Z">
        <w:r>
          <w:rPr>
            <w:rFonts w:ascii="Garamond" w:hAnsi="Garamond"/>
            <w:sz w:val="22"/>
            <w:szCs w:val="22"/>
          </w:rPr>
          <w:t xml:space="preserve">Notably, many Yukon fish assigned to the CWAK region appeared to have a much less pronounced increase in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w:t>
        </w:r>
        <w:r>
          <w:rPr>
            <w:rFonts w:ascii="Garamond" w:hAnsi="Garamond"/>
            <w:sz w:val="22"/>
            <w:szCs w:val="22"/>
          </w:rPr>
          <w:t xml:space="preserve">, which is </w:t>
        </w:r>
      </w:ins>
      <w:ins w:id="238" w:author="Benjamin J. Makhlouf" w:date="2025-10-13T11:01:00Z" w16du:dateUtc="2025-10-13T18:01:00Z">
        <w:r>
          <w:rPr>
            <w:rFonts w:ascii="Garamond" w:hAnsi="Garamond"/>
            <w:sz w:val="22"/>
            <w:szCs w:val="22"/>
          </w:rPr>
          <w:t>consistent</w:t>
        </w:r>
      </w:ins>
      <w:ins w:id="239" w:author="Benjamin J. Makhlouf" w:date="2025-10-13T11:00:00Z" w16du:dateUtc="2025-10-13T18:00:00Z">
        <w:r>
          <w:rPr>
            <w:rFonts w:ascii="Garamond" w:hAnsi="Garamond"/>
            <w:sz w:val="22"/>
            <w:szCs w:val="22"/>
          </w:rPr>
          <w:t xml:space="preserve"> with less residence time in the mainstem </w:t>
        </w:r>
      </w:ins>
      <w:ins w:id="240" w:author="Benjamin J. Makhlouf" w:date="2025-10-13T11:01:00Z" w16du:dateUtc="2025-10-13T18:01:00Z">
        <w:r>
          <w:rPr>
            <w:rFonts w:ascii="Garamond" w:hAnsi="Garamond"/>
            <w:sz w:val="22"/>
            <w:szCs w:val="22"/>
          </w:rPr>
          <w:t xml:space="preserve">as a result of a much shorter distance from their natal origin region to the ocean. </w:t>
        </w:r>
      </w:ins>
      <w:del w:id="241" w:author="Benjamin J. Makhlouf" w:date="2025-10-06T15:55:00Z" w16du:dateUtc="2025-10-06T22:55:00Z">
        <w:r w:rsidR="00D70E26" w:rsidDel="007249FA">
          <w:rPr>
            <w:rFonts w:ascii="Garamond" w:hAnsi="Garamond"/>
            <w:sz w:val="22"/>
            <w:szCs w:val="22"/>
          </w:rPr>
          <w:delText xml:space="preserve">Interestingly, </w:delText>
        </w:r>
      </w:del>
      <w:ins w:id="242" w:author="Daniel Schindler" w:date="2025-10-02T15:16:00Z" w16du:dateUtc="2025-10-02T22:16:00Z">
        <w:del w:id="243" w:author="Benjamin J. Makhlouf" w:date="2025-10-06T15:55:00Z" w16du:dateUtc="2025-10-06T22:55:00Z">
          <w:r w:rsidR="007833A8" w:rsidDel="007249FA">
            <w:rPr>
              <w:rFonts w:ascii="Garamond" w:hAnsi="Garamond"/>
              <w:sz w:val="22"/>
              <w:szCs w:val="22"/>
            </w:rPr>
            <w:delText>time series</w:delText>
          </w:r>
        </w:del>
      </w:ins>
      <w:del w:id="244" w:author="Benjamin J. Makhlouf" w:date="2025-10-06T15:55:00Z" w16du:dateUtc="2025-10-06T22:55:00Z">
        <w:r w:rsidR="00D70E26" w:rsidDel="007249FA">
          <w:rPr>
            <w:rFonts w:ascii="Garamond" w:hAnsi="Garamond"/>
            <w:sz w:val="22"/>
            <w:szCs w:val="22"/>
          </w:rPr>
          <w:delText xml:space="preserve"> of </w:delText>
        </w:r>
      </w:del>
      <w:ins w:id="245" w:author="Daniel Schindler" w:date="2025-10-02T15:29:00Z" w16du:dateUtc="2025-10-02T22:29:00Z">
        <w:del w:id="246" w:author="Benjamin J. Makhlouf" w:date="2025-10-06T15:55:00Z" w16du:dateUtc="2025-10-06T22:55:00Z">
          <w:r w:rsidR="00B2339D" w:rsidDel="007249FA">
            <w:rPr>
              <w:rFonts w:ascii="Garamond" w:hAnsi="Garamond"/>
              <w:sz w:val="22"/>
              <w:szCs w:val="22"/>
            </w:rPr>
            <w:delText xml:space="preserve">strontium isotopes from </w:delText>
          </w:r>
        </w:del>
      </w:ins>
      <w:del w:id="247" w:author="Benjamin J. Makhlouf" w:date="2025-10-06T15:55:00Z" w16du:dateUtc="2025-10-06T22:55:00Z">
        <w:r w:rsidR="00D70E26" w:rsidDel="007249FA">
          <w:rPr>
            <w:rFonts w:ascii="Garamond" w:hAnsi="Garamond"/>
            <w:sz w:val="22"/>
            <w:szCs w:val="22"/>
          </w:rPr>
          <w:delText xml:space="preserve">fish from the CWAK region within the Yukon river-basin contained a less pronounced increase in </w:delText>
        </w:r>
        <w:r w:rsidR="000F5F96" w:rsidRPr="00CA63D8" w:rsidDel="007249FA">
          <w:rPr>
            <w:rFonts w:ascii="Cambria Math" w:hAnsi="Cambria Math" w:cs="Cambria Math"/>
            <w:sz w:val="22"/>
            <w:szCs w:val="22"/>
          </w:rPr>
          <w:delText>⁸⁷</w:delText>
        </w:r>
        <w:r w:rsidR="000F5F96" w:rsidRPr="00CA63D8" w:rsidDel="007249FA">
          <w:rPr>
            <w:rFonts w:ascii="Garamond" w:hAnsi="Garamond"/>
            <w:sz w:val="22"/>
            <w:szCs w:val="22"/>
          </w:rPr>
          <w:delText>Sr/</w:delText>
        </w:r>
        <w:r w:rsidR="000F5F96" w:rsidRPr="00CA63D8" w:rsidDel="007249FA">
          <w:rPr>
            <w:rFonts w:ascii="Cambria Math" w:hAnsi="Cambria Math" w:cs="Cambria Math"/>
            <w:sz w:val="22"/>
            <w:szCs w:val="22"/>
          </w:rPr>
          <w:delText>⁸⁶</w:delText>
        </w:r>
        <w:r w:rsidR="000F5F96" w:rsidRPr="00CA63D8" w:rsidDel="007249FA">
          <w:rPr>
            <w:rFonts w:ascii="Garamond" w:hAnsi="Garamond"/>
            <w:sz w:val="22"/>
            <w:szCs w:val="22"/>
          </w:rPr>
          <w:delText>Sr</w:delText>
        </w:r>
        <w:r w:rsidR="00D70E26" w:rsidDel="007249FA">
          <w:rPr>
            <w:rFonts w:ascii="Garamond" w:hAnsi="Garamond"/>
            <w:sz w:val="22"/>
            <w:szCs w:val="22"/>
          </w:rPr>
          <w:delText xml:space="preserve"> values before the marine onset</w:delText>
        </w:r>
        <w:r w:rsidR="00D9294A" w:rsidDel="007249FA">
          <w:rPr>
            <w:rFonts w:ascii="Garamond" w:hAnsi="Garamond"/>
            <w:sz w:val="22"/>
            <w:szCs w:val="22"/>
          </w:rPr>
          <w:delText xml:space="preserve"> </w:delText>
        </w:r>
        <w:r w:rsidR="00D70E26" w:rsidDel="007249FA">
          <w:rPr>
            <w:rFonts w:ascii="Garamond" w:hAnsi="Garamond"/>
            <w:sz w:val="22"/>
            <w:szCs w:val="22"/>
          </w:rPr>
          <w:delText xml:space="preserve">(Figure 5b.) </w:delText>
        </w:r>
      </w:del>
      <w:r w:rsidR="00D53F6D" w:rsidRPr="00D53F6D">
        <w:rPr>
          <w:rFonts w:ascii="Garamond" w:hAnsi="Garamond"/>
          <w:sz w:val="22"/>
          <w:szCs w:val="22"/>
        </w:rPr>
        <w:t>Principal component 3 appear</w:t>
      </w:r>
      <w:r w:rsidR="000F5F96">
        <w:rPr>
          <w:rFonts w:ascii="Garamond" w:hAnsi="Garamond"/>
          <w:sz w:val="22"/>
          <w:szCs w:val="22"/>
        </w:rPr>
        <w:t>s</w:t>
      </w:r>
      <w:r w:rsidR="00D53F6D" w:rsidRPr="00D53F6D">
        <w:rPr>
          <w:rFonts w:ascii="Garamond" w:hAnsi="Garamond"/>
          <w:sz w:val="22"/>
          <w:szCs w:val="22"/>
        </w:rPr>
        <w:t xml:space="preserve"> to be driven by values at the very beginning of the </w:t>
      </w:r>
      <w:r w:rsidR="007833A8">
        <w:rPr>
          <w:rFonts w:ascii="Garamond" w:hAnsi="Garamond"/>
          <w:sz w:val="22"/>
          <w:szCs w:val="22"/>
        </w:rPr>
        <w:t>time series</w:t>
      </w:r>
      <w:r w:rsidR="000F5F96">
        <w:rPr>
          <w:rFonts w:ascii="Garamond" w:hAnsi="Garamond"/>
          <w:sz w:val="22"/>
          <w:szCs w:val="22"/>
        </w:rPr>
        <w:t xml:space="preserve"> </w:t>
      </w:r>
      <w:r w:rsidR="000F5F96" w:rsidRPr="00D53F6D">
        <w:rPr>
          <w:rFonts w:ascii="Garamond" w:hAnsi="Garamond"/>
          <w:sz w:val="22"/>
          <w:szCs w:val="22"/>
        </w:rPr>
        <w:t>corresponding to the start of the natal origin signature</w:t>
      </w:r>
      <w:del w:id="248" w:author="Benjamin J. Makhlouf" w:date="2025-10-06T15:56:00Z" w16du:dateUtc="2025-10-06T22:56:00Z">
        <w:r w:rsidR="000F5F96" w:rsidRPr="00D53F6D" w:rsidDel="007249FA">
          <w:rPr>
            <w:rFonts w:ascii="Garamond" w:hAnsi="Garamond"/>
            <w:sz w:val="22"/>
            <w:szCs w:val="22"/>
          </w:rPr>
          <w:delText>.</w:delText>
        </w:r>
      </w:del>
      <w:del w:id="249" w:author="Benjamin J. Makhlouf" w:date="2025-10-06T15:55:00Z" w16du:dateUtc="2025-10-06T22:55:00Z">
        <w:r w:rsidR="000F5F96" w:rsidRPr="00D53F6D" w:rsidDel="007249FA">
          <w:rPr>
            <w:rFonts w:ascii="Garamond" w:hAnsi="Garamond"/>
            <w:sz w:val="22"/>
            <w:szCs w:val="22"/>
          </w:rPr>
          <w:delText xml:space="preserve"> </w:delText>
        </w:r>
      </w:del>
      <w:r w:rsidR="000F5F96">
        <w:rPr>
          <w:rFonts w:ascii="Garamond" w:hAnsi="Garamond"/>
          <w:sz w:val="22"/>
          <w:szCs w:val="22"/>
        </w:rPr>
        <w:t xml:space="preserve"> as well as some variation in values </w:t>
      </w:r>
      <w:del w:id="250" w:author="Benjamin J. Makhlouf" w:date="2025-10-06T15:56:00Z" w16du:dateUtc="2025-10-06T22:56:00Z">
        <w:r w:rsidR="000F5F96" w:rsidDel="007249FA">
          <w:rPr>
            <w:rFonts w:ascii="Garamond" w:hAnsi="Garamond"/>
            <w:sz w:val="22"/>
            <w:szCs w:val="22"/>
          </w:rPr>
          <w:delText xml:space="preserve">towards the values </w:delText>
        </w:r>
      </w:del>
      <w:r w:rsidR="000F5F96">
        <w:rPr>
          <w:rFonts w:ascii="Garamond" w:hAnsi="Garamond"/>
          <w:sz w:val="22"/>
          <w:szCs w:val="22"/>
        </w:rPr>
        <w:t>just before the mainstem</w:t>
      </w:r>
      <w:ins w:id="251" w:author="Benjamin J. Makhlouf" w:date="2025-10-06T15:56:00Z" w16du:dateUtc="2025-10-06T22:56:00Z">
        <w:r w:rsidR="007249FA">
          <w:rPr>
            <w:rFonts w:ascii="Garamond" w:hAnsi="Garamond"/>
            <w:sz w:val="22"/>
            <w:szCs w:val="22"/>
          </w:rPr>
          <w:t xml:space="preserve"> region</w:t>
        </w:r>
      </w:ins>
      <w:del w:id="252" w:author="Benjamin J. Makhlouf" w:date="2025-10-06T15:56:00Z" w16du:dateUtc="2025-10-06T22:56:00Z">
        <w:r w:rsidR="000F5F96" w:rsidDel="007249FA">
          <w:rPr>
            <w:rFonts w:ascii="Garamond" w:hAnsi="Garamond"/>
            <w:sz w:val="22"/>
            <w:szCs w:val="22"/>
          </w:rPr>
          <w:delText xml:space="preserve"> value</w:delText>
        </w:r>
      </w:del>
      <w:r w:rsidR="000F5F96">
        <w:rPr>
          <w:rFonts w:ascii="Garamond" w:hAnsi="Garamond"/>
          <w:sz w:val="22"/>
          <w:szCs w:val="22"/>
        </w:rPr>
        <w:t xml:space="preserve"> described above. </w:t>
      </w:r>
      <w:ins w:id="253" w:author="Benjamin J. Makhlouf" w:date="2025-10-06T15:56:00Z" w16du:dateUtc="2025-10-06T22:56:00Z">
        <w:r w:rsidR="007249FA">
          <w:rPr>
            <w:rFonts w:ascii="Garamond" w:hAnsi="Garamond"/>
            <w:sz w:val="22"/>
            <w:szCs w:val="22"/>
          </w:rPr>
          <w:t>There is minimal separation by watershed along this principal component</w:t>
        </w:r>
      </w:ins>
      <w:ins w:id="254" w:author="Benjamin J. Makhlouf" w:date="2025-10-13T11:02:00Z" w16du:dateUtc="2025-10-13T18:02:00Z">
        <w:r>
          <w:rPr>
            <w:rFonts w:ascii="Garamond" w:hAnsi="Garamond"/>
            <w:sz w:val="22"/>
            <w:szCs w:val="22"/>
          </w:rPr>
          <w:t xml:space="preserve"> (Figure 5a</w:t>
        </w:r>
        <w:proofErr w:type="gramStart"/>
        <w:r>
          <w:rPr>
            <w:rFonts w:ascii="Garamond" w:hAnsi="Garamond"/>
            <w:sz w:val="22"/>
            <w:szCs w:val="22"/>
          </w:rPr>
          <w:t xml:space="preserve">) </w:t>
        </w:r>
      </w:ins>
      <w:ins w:id="255" w:author="Benjamin J. Makhlouf" w:date="2025-10-06T15:57:00Z" w16du:dateUtc="2025-10-06T22:57:00Z">
        <w:r w:rsidR="007249FA">
          <w:rPr>
            <w:rFonts w:ascii="Garamond" w:hAnsi="Garamond"/>
            <w:sz w:val="22"/>
            <w:szCs w:val="22"/>
          </w:rPr>
          <w:t>,</w:t>
        </w:r>
      </w:ins>
      <w:proofErr w:type="gramEnd"/>
      <w:ins w:id="256" w:author="Benjamin J. Makhlouf" w:date="2025-10-06T15:58:00Z" w16du:dateUtc="2025-10-06T22:58:00Z">
        <w:r w:rsidR="007249FA">
          <w:rPr>
            <w:rFonts w:ascii="Garamond" w:hAnsi="Garamond"/>
            <w:sz w:val="22"/>
            <w:szCs w:val="22"/>
          </w:rPr>
          <w:t xml:space="preserve"> which is expected given that all individuals in this subset have very similar natal origin values. </w:t>
        </w:r>
      </w:ins>
    </w:p>
    <w:p w14:paraId="06F8E81E" w14:textId="77401A11" w:rsidR="00ED3EE6" w:rsidRPr="00D53F6D" w:rsidDel="007249FA" w:rsidRDefault="00D53F6D" w:rsidP="000F5F96">
      <w:pPr>
        <w:spacing w:line="480" w:lineRule="auto"/>
        <w:ind w:firstLine="720"/>
        <w:rPr>
          <w:del w:id="257" w:author="Benjamin J. Makhlouf" w:date="2025-10-06T15:58:00Z" w16du:dateUtc="2025-10-06T22:58:00Z"/>
          <w:rFonts w:ascii="Garamond" w:hAnsi="Garamond"/>
          <w:sz w:val="22"/>
          <w:szCs w:val="22"/>
        </w:rPr>
      </w:pPr>
      <w:commentRangeStart w:id="258"/>
      <w:del w:id="259" w:author="Benjamin J. Makhlouf" w:date="2025-10-06T15:58:00Z" w16du:dateUtc="2025-10-06T22:58:00Z">
        <w:r w:rsidRPr="00D53F6D" w:rsidDel="007249FA">
          <w:rPr>
            <w:rFonts w:ascii="Garamond" w:hAnsi="Garamond"/>
            <w:sz w:val="22"/>
            <w:szCs w:val="22"/>
          </w:rPr>
          <w:delText xml:space="preserve">The minimal discrimination among watersheds along this component </w:delText>
        </w:r>
        <w:r w:rsidR="000F5F96" w:rsidDel="007249FA">
          <w:rPr>
            <w:rFonts w:ascii="Garamond" w:hAnsi="Garamond"/>
            <w:sz w:val="22"/>
            <w:szCs w:val="22"/>
          </w:rPr>
          <w:delText>is</w:delText>
        </w:r>
        <w:r w:rsidRPr="00D53F6D" w:rsidDel="007249FA">
          <w:rPr>
            <w:rFonts w:ascii="Garamond" w:hAnsi="Garamond"/>
            <w:sz w:val="22"/>
            <w:szCs w:val="22"/>
          </w:rPr>
          <w:delText xml:space="preserve"> expected</w:delText>
        </w:r>
        <w:r w:rsidR="00D70E26" w:rsidDel="007249FA">
          <w:rPr>
            <w:rFonts w:ascii="Garamond" w:hAnsi="Garamond"/>
            <w:sz w:val="22"/>
            <w:szCs w:val="22"/>
          </w:rPr>
          <w:delText xml:space="preserve"> given that </w:delText>
        </w:r>
        <w:commentRangeEnd w:id="258"/>
        <w:r w:rsidR="003678F1" w:rsidDel="007249FA">
          <w:rPr>
            <w:rStyle w:val="CommentReference"/>
          </w:rPr>
          <w:commentReference w:id="258"/>
        </w:r>
        <w:r w:rsidR="00D70E26" w:rsidDel="007249FA">
          <w:rPr>
            <w:rFonts w:ascii="Garamond" w:hAnsi="Garamond"/>
            <w:sz w:val="22"/>
            <w:szCs w:val="22"/>
          </w:rPr>
          <w:delText xml:space="preserve">all individuals in this </w:delText>
        </w:r>
        <w:r w:rsidR="000F5F96" w:rsidDel="007249FA">
          <w:rPr>
            <w:rFonts w:ascii="Garamond" w:hAnsi="Garamond"/>
            <w:sz w:val="22"/>
            <w:szCs w:val="22"/>
          </w:rPr>
          <w:delText>subset</w:delText>
        </w:r>
        <w:r w:rsidR="00D70E26" w:rsidDel="007249FA">
          <w:rPr>
            <w:rFonts w:ascii="Garamond" w:hAnsi="Garamond"/>
            <w:sz w:val="22"/>
            <w:szCs w:val="22"/>
          </w:rPr>
          <w:delText xml:space="preserve"> </w:delText>
        </w:r>
        <w:r w:rsidRPr="00D53F6D" w:rsidDel="007249FA">
          <w:rPr>
            <w:rFonts w:ascii="Garamond" w:hAnsi="Garamond"/>
            <w:sz w:val="22"/>
            <w:szCs w:val="22"/>
          </w:rPr>
          <w:delText xml:space="preserve">share the </w:delText>
        </w:r>
        <w:commentRangeStart w:id="260"/>
        <w:r w:rsidRPr="00D53F6D" w:rsidDel="007249FA">
          <w:rPr>
            <w:rFonts w:ascii="Garamond" w:hAnsi="Garamond"/>
            <w:sz w:val="22"/>
            <w:szCs w:val="22"/>
          </w:rPr>
          <w:delText xml:space="preserve">same natal origin </w:delText>
        </w:r>
        <w:commentRangeEnd w:id="260"/>
        <w:r w:rsidR="00B2339D" w:rsidDel="007249FA">
          <w:rPr>
            <w:rStyle w:val="CommentReference"/>
          </w:rPr>
          <w:commentReference w:id="260"/>
        </w:r>
        <w:r w:rsidRPr="00D53F6D" w:rsidDel="007249FA">
          <w:rPr>
            <w:rFonts w:ascii="Garamond" w:hAnsi="Garamond"/>
            <w:sz w:val="22"/>
            <w:szCs w:val="22"/>
          </w:rPr>
          <w:delText>value</w:delText>
        </w:r>
        <w:r w:rsidR="00D70E26" w:rsidDel="007249FA">
          <w:rPr>
            <w:rFonts w:ascii="Garamond" w:hAnsi="Garamond"/>
            <w:sz w:val="22"/>
            <w:szCs w:val="22"/>
          </w:rPr>
          <w:delText xml:space="preserve">. </w:delText>
        </w:r>
      </w:del>
    </w:p>
    <w:p w14:paraId="3BAA849F" w14:textId="77777777" w:rsidR="001566FD" w:rsidRDefault="001566FD" w:rsidP="001566FD">
      <w:pPr>
        <w:tabs>
          <w:tab w:val="left" w:pos="3088"/>
        </w:tabs>
        <w:rPr>
          <w:rFonts w:ascii="Garamond" w:hAnsi="Garamond"/>
          <w:b/>
          <w:bCs/>
          <w:sz w:val="22"/>
          <w:szCs w:val="22"/>
        </w:rPr>
      </w:pPr>
    </w:p>
    <w:p w14:paraId="6ED0A917" w14:textId="7EF5EDA3" w:rsidR="00517678" w:rsidRPr="001566FD" w:rsidRDefault="0038052F" w:rsidP="001566FD">
      <w:pPr>
        <w:tabs>
          <w:tab w:val="left" w:pos="3088"/>
        </w:tabs>
        <w:rPr>
          <w:rFonts w:ascii="Garamond" w:hAnsi="Garamond"/>
          <w:b/>
          <w:bCs/>
          <w:sz w:val="22"/>
          <w:szCs w:val="22"/>
        </w:rPr>
      </w:pPr>
      <w:r w:rsidRPr="000869FF">
        <w:rPr>
          <w:rFonts w:ascii="Garamond" w:hAnsi="Garamond"/>
          <w:b/>
          <w:bCs/>
          <w:sz w:val="22"/>
          <w:szCs w:val="22"/>
        </w:rPr>
        <w:t xml:space="preserve">Model Performance </w:t>
      </w:r>
    </w:p>
    <w:p w14:paraId="60891E68" w14:textId="15BEF54E" w:rsidR="0038052F" w:rsidRDefault="0038052F" w:rsidP="0038052F">
      <w:pPr>
        <w:spacing w:line="480" w:lineRule="auto"/>
        <w:ind w:firstLine="720"/>
        <w:rPr>
          <w:rFonts w:ascii="Garamond" w:hAnsi="Garamond"/>
          <w:sz w:val="22"/>
          <w:szCs w:val="22"/>
        </w:rPr>
      </w:pPr>
      <w:commentRangeStart w:id="261"/>
      <w:r>
        <w:rPr>
          <w:rFonts w:ascii="Garamond" w:hAnsi="Garamond"/>
          <w:sz w:val="22"/>
          <w:szCs w:val="22"/>
        </w:rPr>
        <w:t xml:space="preserve">Accuracy </w:t>
      </w:r>
      <w:commentRangeEnd w:id="261"/>
      <w:r w:rsidR="00465AAD">
        <w:rPr>
          <w:rStyle w:val="CommentReference"/>
        </w:rPr>
        <w:commentReference w:id="261"/>
      </w:r>
      <w:r>
        <w:rPr>
          <w:rFonts w:ascii="Garamond" w:hAnsi="Garamond"/>
          <w:sz w:val="22"/>
          <w:szCs w:val="22"/>
        </w:rPr>
        <w:t>a</w:t>
      </w:r>
      <w:r w:rsidRPr="00841F42">
        <w:rPr>
          <w:rFonts w:ascii="Garamond" w:hAnsi="Garamond"/>
          <w:sz w:val="22"/>
          <w:szCs w:val="22"/>
        </w:rPr>
        <w:t xml:space="preserve">cross both </w:t>
      </w:r>
      <w:r>
        <w:rPr>
          <w:rFonts w:ascii="Garamond" w:hAnsi="Garamond"/>
          <w:sz w:val="22"/>
          <w:szCs w:val="22"/>
        </w:rPr>
        <w:t xml:space="preserve">testing sets ranged from 71.9% to 92.5% and F1-Score values ranged from 72.6% to 92.2%. The </w:t>
      </w:r>
      <w:ins w:id="262" w:author="Benjamin J. Makhlouf" w:date="2025-10-09T09:55:00Z" w16du:dateUtc="2025-10-09T16:55:00Z">
        <w:r w:rsidR="00B343A6">
          <w:rPr>
            <w:rFonts w:ascii="Garamond" w:hAnsi="Garamond"/>
            <w:sz w:val="22"/>
            <w:szCs w:val="22"/>
          </w:rPr>
          <w:t xml:space="preserve">highest </w:t>
        </w:r>
      </w:ins>
      <w:r w:rsidRPr="00841F42">
        <w:rPr>
          <w:rFonts w:ascii="Garamond" w:hAnsi="Garamond"/>
          <w:sz w:val="22"/>
          <w:szCs w:val="22"/>
        </w:rPr>
        <w:t>accuracy and F1-score</w:t>
      </w:r>
      <w:ins w:id="263" w:author="Benjamin J. Makhlouf" w:date="2025-10-09T09:55:00Z" w16du:dateUtc="2025-10-09T16:55:00Z">
        <w:r w:rsidR="00B343A6">
          <w:rPr>
            <w:rFonts w:ascii="Garamond" w:hAnsi="Garamond"/>
            <w:sz w:val="22"/>
            <w:szCs w:val="22"/>
          </w:rPr>
          <w:t xml:space="preserve"> </w:t>
        </w:r>
        <w:proofErr w:type="gramStart"/>
        <w:r w:rsidR="00B343A6">
          <w:rPr>
            <w:rFonts w:ascii="Garamond" w:hAnsi="Garamond"/>
            <w:sz w:val="22"/>
            <w:szCs w:val="22"/>
          </w:rPr>
          <w:t>was</w:t>
        </w:r>
      </w:ins>
      <w:proofErr w:type="gramEnd"/>
      <w:r w:rsidRPr="00841F42">
        <w:rPr>
          <w:rFonts w:ascii="Garamond" w:hAnsi="Garamond"/>
          <w:sz w:val="22"/>
          <w:szCs w:val="22"/>
        </w:rPr>
        <w:t xml:space="preserve"> achieved by </w:t>
      </w:r>
      <w:del w:id="264" w:author="Daniel Schindler" w:date="2025-10-25T11:22:00Z" w16du:dateUtc="2025-10-25T18:22:00Z">
        <w:r w:rsidRPr="00841F42" w:rsidDel="00465AAD">
          <w:rPr>
            <w:rFonts w:ascii="Garamond" w:hAnsi="Garamond"/>
            <w:sz w:val="22"/>
            <w:szCs w:val="22"/>
          </w:rPr>
          <w:delText xml:space="preserve">applying </w:delText>
        </w:r>
      </w:del>
      <w:r w:rsidRPr="00841F42">
        <w:rPr>
          <w:rFonts w:ascii="Garamond" w:hAnsi="Garamond"/>
          <w:sz w:val="22"/>
          <w:szCs w:val="22"/>
        </w:rPr>
        <w:t xml:space="preserve">the random forest model </w:t>
      </w:r>
      <w:ins w:id="265" w:author="Daniel Schindler" w:date="2025-10-25T11:22:00Z" w16du:dateUtc="2025-10-25T18:22:00Z">
        <w:r w:rsidR="00465AAD">
          <w:rPr>
            <w:rFonts w:ascii="Garamond" w:hAnsi="Garamond"/>
            <w:sz w:val="22"/>
            <w:szCs w:val="22"/>
          </w:rPr>
          <w:t xml:space="preserve">applied </w:t>
        </w:r>
      </w:ins>
      <w:r w:rsidRPr="00841F42">
        <w:rPr>
          <w:rFonts w:ascii="Garamond" w:hAnsi="Garamond"/>
          <w:sz w:val="22"/>
          <w:szCs w:val="22"/>
        </w:rPr>
        <w:t>to the GAM smoothed dataset and tested on the full testing set</w:t>
      </w:r>
      <w:ins w:id="266" w:author="Benjamin J. Makhlouf" w:date="2025-10-09T09:56:00Z" w16du:dateUtc="2025-10-09T16:56:00Z">
        <w:r w:rsidR="00B343A6">
          <w:rPr>
            <w:rFonts w:ascii="Garamond" w:hAnsi="Garamond"/>
            <w:sz w:val="22"/>
            <w:szCs w:val="22"/>
          </w:rPr>
          <w:t xml:space="preserve"> (Figure 1)</w:t>
        </w:r>
      </w:ins>
      <w:r w:rsidRPr="00841F42">
        <w:rPr>
          <w:rFonts w:ascii="Garamond" w:hAnsi="Garamond"/>
          <w:sz w:val="22"/>
          <w:szCs w:val="22"/>
        </w:rPr>
        <w:t xml:space="preserve">. Smoothed </w:t>
      </w:r>
      <w:r w:rsidR="007833A8">
        <w:rPr>
          <w:rFonts w:ascii="Garamond" w:hAnsi="Garamond"/>
          <w:sz w:val="22"/>
          <w:szCs w:val="22"/>
        </w:rPr>
        <w:t>time series</w:t>
      </w:r>
      <w:r w:rsidRPr="00841F42">
        <w:rPr>
          <w:rFonts w:ascii="Garamond" w:hAnsi="Garamond"/>
          <w:sz w:val="22"/>
          <w:szCs w:val="22"/>
        </w:rPr>
        <w:t xml:space="preserve"> data outperformed the raw data in all cases, indicating that the noise in the raw data ma</w:t>
      </w:r>
      <w:r w:rsidR="00097484">
        <w:rPr>
          <w:rFonts w:ascii="Garamond" w:hAnsi="Garamond"/>
          <w:sz w:val="22"/>
          <w:szCs w:val="22"/>
        </w:rPr>
        <w:t>y have</w:t>
      </w:r>
      <w:r w:rsidRPr="00841F42">
        <w:rPr>
          <w:rFonts w:ascii="Garamond" w:hAnsi="Garamond"/>
          <w:sz w:val="22"/>
          <w:szCs w:val="22"/>
        </w:rPr>
        <w:t xml:space="preserve"> inhibited model </w:t>
      </w:r>
      <w:r>
        <w:rPr>
          <w:rFonts w:ascii="Garamond" w:hAnsi="Garamond"/>
          <w:sz w:val="22"/>
          <w:szCs w:val="22"/>
        </w:rPr>
        <w:t xml:space="preserve">performance by obscuring meaningful patterns in the data. Among model types KNN consistently </w:t>
      </w:r>
      <w:del w:id="267" w:author="Daniel Schindler" w:date="2025-10-25T11:22:00Z" w16du:dateUtc="2025-10-25T18:22:00Z">
        <w:r w:rsidDel="00465AAD">
          <w:rPr>
            <w:rFonts w:ascii="Garamond" w:hAnsi="Garamond"/>
            <w:sz w:val="22"/>
            <w:szCs w:val="22"/>
          </w:rPr>
          <w:delText xml:space="preserve">preformed </w:delText>
        </w:r>
      </w:del>
      <w:ins w:id="268" w:author="Daniel Schindler" w:date="2025-10-25T11:22:00Z" w16du:dateUtc="2025-10-25T18:22:00Z">
        <w:r w:rsidR="00465AAD">
          <w:rPr>
            <w:rFonts w:ascii="Garamond" w:hAnsi="Garamond"/>
            <w:sz w:val="22"/>
            <w:szCs w:val="22"/>
          </w:rPr>
          <w:t xml:space="preserve">performed </w:t>
        </w:r>
      </w:ins>
      <w:r>
        <w:rPr>
          <w:rFonts w:ascii="Garamond" w:hAnsi="Garamond"/>
          <w:sz w:val="22"/>
          <w:szCs w:val="22"/>
        </w:rPr>
        <w:t xml:space="preserve">the lowest in both accuracy and F1-Score. </w:t>
      </w:r>
      <w:r w:rsidRPr="00841F42">
        <w:rPr>
          <w:rFonts w:ascii="Garamond" w:hAnsi="Garamond"/>
          <w:sz w:val="22"/>
          <w:szCs w:val="22"/>
        </w:rPr>
        <w:t xml:space="preserve">In general, RF analysis outperformed both KNN and SVM, however, SVM was the highest performer on </w:t>
      </w:r>
      <w:ins w:id="269" w:author="Benjamin J. Makhlouf" w:date="2025-10-09T09:56:00Z" w16du:dateUtc="2025-10-09T16:56:00Z">
        <w:r w:rsidR="00B343A6">
          <w:rPr>
            <w:rFonts w:ascii="Garamond" w:hAnsi="Garamond"/>
            <w:sz w:val="22"/>
            <w:szCs w:val="22"/>
          </w:rPr>
          <w:t>r</w:t>
        </w:r>
      </w:ins>
      <w:del w:id="270" w:author="Benjamin J. Makhlouf" w:date="2025-10-09T09:56:00Z" w16du:dateUtc="2025-10-09T16:56:00Z">
        <w:r w:rsidRPr="00841F42" w:rsidDel="00B343A6">
          <w:rPr>
            <w:rFonts w:ascii="Garamond" w:hAnsi="Garamond"/>
            <w:sz w:val="22"/>
            <w:szCs w:val="22"/>
          </w:rPr>
          <w:delText>R</w:delText>
        </w:r>
      </w:del>
      <w:r w:rsidRPr="00841F42">
        <w:rPr>
          <w:rFonts w:ascii="Garamond" w:hAnsi="Garamond"/>
          <w:sz w:val="22"/>
          <w:szCs w:val="22"/>
        </w:rPr>
        <w:t>aw datasets (89.8% accuracy on total testing set and 87.0% on overlapping testing set)</w:t>
      </w:r>
      <w:r>
        <w:rPr>
          <w:rFonts w:ascii="Garamond" w:hAnsi="Garamond"/>
          <w:sz w:val="22"/>
          <w:szCs w:val="22"/>
        </w:rPr>
        <w:t xml:space="preserve">, which may have more dimensionality due to less autocorrelation among points. </w:t>
      </w:r>
      <w:r w:rsidRPr="00841F42">
        <w:rPr>
          <w:rFonts w:ascii="Garamond" w:hAnsi="Garamond"/>
          <w:sz w:val="22"/>
          <w:szCs w:val="22"/>
        </w:rPr>
        <w:t>Unsurprisingly, the overlapping t</w:t>
      </w:r>
      <w:ins w:id="271" w:author="Benjamin J. Makhlouf" w:date="2025-10-13T11:03:00Z" w16du:dateUtc="2025-10-13T18:03:00Z">
        <w:r w:rsidR="00A31CEC">
          <w:rPr>
            <w:rFonts w:ascii="Garamond" w:hAnsi="Garamond"/>
            <w:sz w:val="22"/>
            <w:szCs w:val="22"/>
          </w:rPr>
          <w:t>esting</w:t>
        </w:r>
      </w:ins>
      <w:del w:id="272" w:author="Benjamin J. Makhlouf" w:date="2025-10-13T11:03:00Z" w16du:dateUtc="2025-10-13T18:03:00Z">
        <w:r w:rsidRPr="00841F42" w:rsidDel="00A31CEC">
          <w:rPr>
            <w:rFonts w:ascii="Garamond" w:hAnsi="Garamond"/>
            <w:sz w:val="22"/>
            <w:szCs w:val="22"/>
          </w:rPr>
          <w:delText>raining</w:delText>
        </w:r>
      </w:del>
      <w:r w:rsidRPr="00841F42">
        <w:rPr>
          <w:rFonts w:ascii="Garamond" w:hAnsi="Garamond"/>
          <w:sz w:val="22"/>
          <w:szCs w:val="22"/>
        </w:rPr>
        <w:t xml:space="preserve"> set performance was slightly lower than that of the total training set, with the highest classification accuracy of 90.</w:t>
      </w:r>
      <w:ins w:id="273" w:author="Benjamin J. Makhlouf" w:date="2025-10-13T11:04:00Z" w16du:dateUtc="2025-10-13T18:04:00Z">
        <w:r w:rsidR="00A31CEC">
          <w:rPr>
            <w:rFonts w:ascii="Garamond" w:hAnsi="Garamond"/>
            <w:sz w:val="22"/>
            <w:szCs w:val="22"/>
          </w:rPr>
          <w:t>8</w:t>
        </w:r>
      </w:ins>
      <w:del w:id="274" w:author="Benjamin J. Makhlouf" w:date="2025-10-13T11:04:00Z" w16du:dateUtc="2025-10-13T18:04:00Z">
        <w:r w:rsidDel="00A31CEC">
          <w:rPr>
            <w:rFonts w:ascii="Garamond" w:hAnsi="Garamond"/>
            <w:sz w:val="22"/>
            <w:szCs w:val="22"/>
          </w:rPr>
          <w:delText>9</w:delText>
        </w:r>
      </w:del>
      <w:r w:rsidRPr="00841F42">
        <w:rPr>
          <w:rFonts w:ascii="Garamond" w:hAnsi="Garamond"/>
          <w:sz w:val="22"/>
          <w:szCs w:val="22"/>
        </w:rPr>
        <w:t>% as compared to 92.</w:t>
      </w:r>
      <w:ins w:id="275" w:author="Benjamin J. Makhlouf" w:date="2025-10-13T11:04:00Z" w16du:dateUtc="2025-10-13T18:04:00Z">
        <w:r w:rsidR="00A31CEC">
          <w:rPr>
            <w:rFonts w:ascii="Garamond" w:hAnsi="Garamond"/>
            <w:sz w:val="22"/>
            <w:szCs w:val="22"/>
          </w:rPr>
          <w:t>5</w:t>
        </w:r>
      </w:ins>
      <w:del w:id="276" w:author="Benjamin J. Makhlouf" w:date="2025-10-13T11:04:00Z" w16du:dateUtc="2025-10-13T18:04:00Z">
        <w:r w:rsidDel="00A31CEC">
          <w:rPr>
            <w:rFonts w:ascii="Garamond" w:hAnsi="Garamond"/>
            <w:sz w:val="22"/>
            <w:szCs w:val="22"/>
          </w:rPr>
          <w:delText>2</w:delText>
        </w:r>
      </w:del>
      <w:r w:rsidRPr="00841F42">
        <w:rPr>
          <w:rFonts w:ascii="Garamond" w:hAnsi="Garamond"/>
          <w:sz w:val="22"/>
          <w:szCs w:val="22"/>
        </w:rPr>
        <w:t xml:space="preserve">%. </w:t>
      </w:r>
      <w:r>
        <w:rPr>
          <w:rFonts w:ascii="Garamond" w:hAnsi="Garamond"/>
          <w:sz w:val="22"/>
          <w:szCs w:val="22"/>
        </w:rPr>
        <w:t xml:space="preserve">These results are expected given the relatively </w:t>
      </w:r>
      <w:r>
        <w:rPr>
          <w:rFonts w:ascii="Garamond" w:hAnsi="Garamond"/>
          <w:sz w:val="22"/>
          <w:szCs w:val="22"/>
        </w:rPr>
        <w:lastRenderedPageBreak/>
        <w:t xml:space="preserve">straightforward discrimination of highly enriched Yukon samples which were removed in the </w:t>
      </w:r>
      <w:commentRangeStart w:id="277"/>
      <w:r>
        <w:rPr>
          <w:rFonts w:ascii="Garamond" w:hAnsi="Garamond"/>
          <w:sz w:val="22"/>
          <w:szCs w:val="22"/>
        </w:rPr>
        <w:t xml:space="preserve">overlapping </w:t>
      </w:r>
      <w:commentRangeEnd w:id="277"/>
      <w:r w:rsidR="00465AAD">
        <w:rPr>
          <w:rStyle w:val="CommentReference"/>
        </w:rPr>
        <w:commentReference w:id="277"/>
      </w:r>
      <w:r>
        <w:rPr>
          <w:rFonts w:ascii="Garamond" w:hAnsi="Garamond"/>
          <w:sz w:val="22"/>
          <w:szCs w:val="22"/>
        </w:rPr>
        <w:t xml:space="preserve">comparison.  </w:t>
      </w:r>
    </w:p>
    <w:p w14:paraId="07605C5E" w14:textId="167AF5E0" w:rsidR="0038052F" w:rsidRPr="00052F65" w:rsidRDefault="0038052F" w:rsidP="0038052F">
      <w:pPr>
        <w:spacing w:line="480" w:lineRule="auto"/>
        <w:ind w:firstLine="720"/>
        <w:rPr>
          <w:rFonts w:ascii="Garamond" w:hAnsi="Garamond"/>
          <w:sz w:val="22"/>
          <w:szCs w:val="22"/>
        </w:rPr>
      </w:pPr>
      <w:r>
        <w:rPr>
          <w:rFonts w:ascii="Garamond" w:hAnsi="Garamond"/>
          <w:sz w:val="22"/>
          <w:szCs w:val="22"/>
        </w:rPr>
        <w:t>The best p</w:t>
      </w:r>
      <w:ins w:id="278" w:author="Daniel Schindler" w:date="2025-10-06T10:54:00Z" w16du:dateUtc="2025-10-06T17:54:00Z">
        <w:r w:rsidR="00071FD5">
          <w:rPr>
            <w:rFonts w:ascii="Garamond" w:hAnsi="Garamond"/>
            <w:sz w:val="22"/>
            <w:szCs w:val="22"/>
          </w:rPr>
          <w:t>er</w:t>
        </w:r>
      </w:ins>
      <w:r>
        <w:rPr>
          <w:rFonts w:ascii="Garamond" w:hAnsi="Garamond"/>
          <w:sz w:val="22"/>
          <w:szCs w:val="22"/>
        </w:rPr>
        <w:t>forming model (RF, GAM-smoothed data) displayed some variation in overall accuracy among classes. On the Total testing set 92.0% of Kuskokwim, 91.4% of Nushagak, and 93.7% of Yukon samples were correctly identified (</w:t>
      </w:r>
      <w:commentRangeStart w:id="279"/>
      <w:r>
        <w:rPr>
          <w:rFonts w:ascii="Garamond" w:hAnsi="Garamond"/>
          <w:sz w:val="22"/>
          <w:szCs w:val="22"/>
        </w:rPr>
        <w:t>Figure</w:t>
      </w:r>
      <w:commentRangeEnd w:id="279"/>
      <w:r w:rsidR="00465AAD">
        <w:rPr>
          <w:rStyle w:val="CommentReference"/>
        </w:rPr>
        <w:commentReference w:id="279"/>
      </w:r>
      <w:r>
        <w:rPr>
          <w:rFonts w:ascii="Garamond" w:hAnsi="Garamond"/>
          <w:sz w:val="22"/>
          <w:szCs w:val="22"/>
        </w:rPr>
        <w:t xml:space="preserve"> 3). By percentage of each class</w:t>
      </w:r>
      <w:ins w:id="280" w:author="Benjamin J. Makhlouf" w:date="2025-10-09T09:57:00Z" w16du:dateUtc="2025-10-09T16:57:00Z">
        <w:r w:rsidR="00B343A6">
          <w:rPr>
            <w:rFonts w:ascii="Garamond" w:hAnsi="Garamond"/>
            <w:sz w:val="22"/>
            <w:szCs w:val="22"/>
          </w:rPr>
          <w:t>,</w:t>
        </w:r>
      </w:ins>
      <w:r>
        <w:rPr>
          <w:rFonts w:ascii="Garamond" w:hAnsi="Garamond"/>
          <w:sz w:val="22"/>
          <w:szCs w:val="22"/>
        </w:rPr>
        <w:t xml:space="preserve"> the most common misclassification was Nushagak fish </w:t>
      </w:r>
      <w:ins w:id="281" w:author="Benjamin J. Makhlouf" w:date="2025-10-09T09:57:00Z" w16du:dateUtc="2025-10-09T16:57:00Z">
        <w:r w:rsidR="00B343A6">
          <w:rPr>
            <w:rFonts w:ascii="Garamond" w:hAnsi="Garamond"/>
            <w:sz w:val="22"/>
            <w:szCs w:val="22"/>
          </w:rPr>
          <w:t xml:space="preserve">classified as </w:t>
        </w:r>
      </w:ins>
      <w:del w:id="282" w:author="Benjamin J. Makhlouf" w:date="2025-10-09T09:57:00Z" w16du:dateUtc="2025-10-09T16:57:00Z">
        <w:r w:rsidDel="00B343A6">
          <w:rPr>
            <w:rFonts w:ascii="Garamond" w:hAnsi="Garamond"/>
            <w:sz w:val="22"/>
            <w:szCs w:val="22"/>
          </w:rPr>
          <w:delText xml:space="preserve">estimated to have been </w:delText>
        </w:r>
      </w:del>
      <w:r>
        <w:rPr>
          <w:rFonts w:ascii="Garamond" w:hAnsi="Garamond"/>
          <w:sz w:val="22"/>
          <w:szCs w:val="22"/>
        </w:rPr>
        <w:t xml:space="preserve">Kuskokwim (8.6% of Kuskokwim fish) followed by the inverse (5.6% of Nushagak fish). Interestingly, after removing the </w:t>
      </w:r>
      <w:r w:rsidR="00071FD5">
        <w:rPr>
          <w:rFonts w:ascii="Garamond" w:hAnsi="Garamond"/>
          <w:sz w:val="22"/>
          <w:szCs w:val="22"/>
        </w:rPr>
        <w:t xml:space="preserve">most </w:t>
      </w:r>
      <w:r>
        <w:rPr>
          <w:rFonts w:ascii="Garamond" w:hAnsi="Garamond"/>
          <w:sz w:val="22"/>
          <w:szCs w:val="22"/>
        </w:rPr>
        <w:t>discernable Yukon fish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Pr>
          <w:rFonts w:ascii="Garamond" w:hAnsi="Garamond"/>
          <w:sz w:val="22"/>
          <w:szCs w:val="22"/>
        </w:rPr>
        <w:t xml:space="preserve"> &gt;</w:t>
      </w:r>
      <w:r w:rsidR="00733CEF">
        <w:rPr>
          <w:rFonts w:ascii="Garamond" w:hAnsi="Garamond"/>
          <w:sz w:val="22"/>
          <w:szCs w:val="22"/>
        </w:rPr>
        <w:t xml:space="preserve"> 0</w:t>
      </w:r>
      <w:r>
        <w:rPr>
          <w:rFonts w:ascii="Garamond" w:hAnsi="Garamond"/>
          <w:sz w:val="22"/>
          <w:szCs w:val="22"/>
        </w:rPr>
        <w:t>.71</w:t>
      </w:r>
      <w:ins w:id="283" w:author="Benjamin J. Makhlouf" w:date="2025-10-09T09:57:00Z" w16du:dateUtc="2025-10-09T16:57:00Z">
        <w:r w:rsidR="00B343A6">
          <w:rPr>
            <w:rFonts w:ascii="Garamond" w:hAnsi="Garamond"/>
            <w:sz w:val="22"/>
            <w:szCs w:val="22"/>
          </w:rPr>
          <w:t>3</w:t>
        </w:r>
      </w:ins>
      <w:del w:id="284" w:author="Benjamin J. Makhlouf" w:date="2025-10-09T09:57:00Z" w16du:dateUtc="2025-10-09T16:57:00Z">
        <w:r w:rsidDel="00B343A6">
          <w:rPr>
            <w:rFonts w:ascii="Garamond" w:hAnsi="Garamond"/>
            <w:sz w:val="22"/>
            <w:szCs w:val="22"/>
          </w:rPr>
          <w:delText>5</w:delText>
        </w:r>
      </w:del>
      <w:r>
        <w:rPr>
          <w:rFonts w:ascii="Garamond" w:hAnsi="Garamond"/>
          <w:sz w:val="22"/>
          <w:szCs w:val="22"/>
        </w:rPr>
        <w:t xml:space="preserve">0), Yukon classification accuracy dropped to 86.8%. Classification accuracy for Nushagak fish did not change (91.4%) whereas Kuskokwim saw a slight increase to 92.5%. In this testing </w:t>
      </w:r>
      <w:r w:rsidR="00071FD5">
        <w:rPr>
          <w:rFonts w:ascii="Garamond" w:hAnsi="Garamond"/>
          <w:sz w:val="22"/>
          <w:szCs w:val="22"/>
        </w:rPr>
        <w:t>data</w:t>
      </w:r>
      <w:r>
        <w:rPr>
          <w:rFonts w:ascii="Garamond" w:hAnsi="Garamond"/>
          <w:sz w:val="22"/>
          <w:szCs w:val="22"/>
        </w:rPr>
        <w:t>set the most frequent misclassification was Yukon fish predicted to have been Kuskokwim (8.8% of Yukon fish</w:t>
      </w:r>
      <w:proofErr w:type="gramStart"/>
      <w:r>
        <w:rPr>
          <w:rFonts w:ascii="Garamond" w:hAnsi="Garamond"/>
          <w:sz w:val="22"/>
          <w:szCs w:val="22"/>
        </w:rPr>
        <w:t>),</w:t>
      </w:r>
      <w:proofErr w:type="gramEnd"/>
      <w:r>
        <w:rPr>
          <w:rFonts w:ascii="Garamond" w:hAnsi="Garamond"/>
          <w:sz w:val="22"/>
          <w:szCs w:val="22"/>
        </w:rPr>
        <w:t xml:space="preserve"> however this represented only one additional individual misclassified (9 in the total analysis vs</w:t>
      </w:r>
      <w:ins w:id="285" w:author="Benjamin J. Makhlouf" w:date="2025-10-09T09:58:00Z" w16du:dateUtc="2025-10-09T16:58:00Z">
        <w:r w:rsidR="00B343A6">
          <w:rPr>
            <w:rFonts w:ascii="Garamond" w:hAnsi="Garamond"/>
            <w:sz w:val="22"/>
            <w:szCs w:val="22"/>
          </w:rPr>
          <w:t>.</w:t>
        </w:r>
      </w:ins>
      <w:r>
        <w:rPr>
          <w:rFonts w:ascii="Garamond" w:hAnsi="Garamond"/>
          <w:sz w:val="22"/>
          <w:szCs w:val="22"/>
        </w:rPr>
        <w:t xml:space="preserve"> 8 in the overlapping analysis). </w:t>
      </w:r>
      <w:r w:rsidR="00363DDE">
        <w:rPr>
          <w:rFonts w:ascii="Garamond" w:hAnsi="Garamond"/>
          <w:sz w:val="22"/>
          <w:szCs w:val="22"/>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 n = 29 ) , resulting in a more pronounced impact to class- specific accuracy from misassignment to relatively few individuals. </w:t>
      </w:r>
    </w:p>
    <w:p w14:paraId="036B5F94" w14:textId="77777777" w:rsidR="00D53F6D" w:rsidRDefault="00D53F6D" w:rsidP="003E5607">
      <w:pPr>
        <w:tabs>
          <w:tab w:val="left" w:pos="3088"/>
        </w:tabs>
        <w:rPr>
          <w:rFonts w:ascii="Garamond" w:hAnsi="Garamond"/>
          <w:b/>
          <w:bCs/>
        </w:rPr>
      </w:pPr>
    </w:p>
    <w:p w14:paraId="689794F5" w14:textId="50A747CA" w:rsidR="00D53F6D" w:rsidDel="00B343A6" w:rsidRDefault="00ED3EE6" w:rsidP="00D70E26">
      <w:pPr>
        <w:tabs>
          <w:tab w:val="left" w:pos="3088"/>
        </w:tabs>
        <w:rPr>
          <w:del w:id="286" w:author="Benjamin J. Makhlouf" w:date="2025-10-09T09:59:00Z" w16du:dateUtc="2025-10-09T16:59:00Z"/>
          <w:rFonts w:ascii="Garamond" w:hAnsi="Garamond"/>
          <w:b/>
          <w:bCs/>
        </w:rPr>
      </w:pPr>
      <w:r w:rsidRPr="001D0BCE">
        <w:rPr>
          <w:rFonts w:ascii="Garamond" w:hAnsi="Garamond"/>
          <w:b/>
          <w:bCs/>
        </w:rPr>
        <w:t xml:space="preserve">Probability tuning </w:t>
      </w:r>
      <w:r w:rsidR="00C51A58">
        <w:rPr>
          <w:rFonts w:ascii="Garamond" w:hAnsi="Garamond"/>
          <w:b/>
          <w:bCs/>
        </w:rPr>
        <w:t xml:space="preserve">and threshold analysis. </w:t>
      </w:r>
    </w:p>
    <w:p w14:paraId="09770DA0" w14:textId="77777777" w:rsidR="00D70E26" w:rsidRPr="00D70E26" w:rsidRDefault="00D70E26" w:rsidP="00D70E26">
      <w:pPr>
        <w:tabs>
          <w:tab w:val="left" w:pos="3088"/>
        </w:tabs>
        <w:rPr>
          <w:rFonts w:ascii="Garamond" w:hAnsi="Garamond"/>
          <w:b/>
          <w:bCs/>
        </w:rPr>
      </w:pPr>
    </w:p>
    <w:p w14:paraId="7F192C79" w14:textId="6F7386DC" w:rsidR="00E2005E" w:rsidRPr="009D6F26" w:rsidDel="009D6F26" w:rsidRDefault="009D6F26">
      <w:pPr>
        <w:pStyle w:val="NoSpacing"/>
        <w:spacing w:line="480" w:lineRule="auto"/>
        <w:ind w:firstLine="720"/>
        <w:rPr>
          <w:del w:id="287" w:author="Benjamin J. Makhlouf" w:date="2025-10-09T10:05:00Z" w16du:dateUtc="2025-10-09T17:05:00Z"/>
          <w:rFonts w:ascii="Garamond" w:hAnsi="Garamond"/>
          <w:bCs/>
          <w:sz w:val="22"/>
          <w:szCs w:val="22"/>
        </w:rPr>
      </w:pPr>
      <w:ins w:id="288" w:author="Benjamin J. Makhlouf" w:date="2025-10-09T10:04:00Z" w16du:dateUtc="2025-10-09T17:04:00Z">
        <w:r w:rsidRPr="009D6F26">
          <w:rPr>
            <w:rFonts w:ascii="Garamond" w:hAnsi="Garamond"/>
            <w:sz w:val="22"/>
            <w:szCs w:val="22"/>
            <w:rPrChange w:id="289" w:author="Benjamin J. Makhlouf" w:date="2025-10-09T10:04:00Z" w16du:dateUtc="2025-10-09T17:04:00Z">
              <w:rPr/>
            </w:rPrChange>
          </w:rPr>
          <w:t>Probability tuning was used to align predicted probabilities from classification algorithms with the observed probabilities through calibration of model outputs to better reflect true class likelihoods</w:t>
        </w:r>
      </w:ins>
      <w:ins w:id="290" w:author="Benjamin J. Makhlouf" w:date="2025-10-09T10:05:00Z" w16du:dateUtc="2025-10-09T17:05:00Z">
        <w:r>
          <w:rPr>
            <w:rFonts w:ascii="Garamond" w:hAnsi="Garamond"/>
            <w:sz w:val="22"/>
            <w:szCs w:val="22"/>
          </w:rPr>
          <w:t xml:space="preserve"> (cite)</w:t>
        </w:r>
      </w:ins>
      <w:ins w:id="291" w:author="Benjamin J. Makhlouf" w:date="2025-10-09T10:04:00Z" w16du:dateUtc="2025-10-09T17:04:00Z">
        <w:r w:rsidRPr="009D6F26">
          <w:rPr>
            <w:rFonts w:ascii="Garamond" w:hAnsi="Garamond"/>
            <w:sz w:val="22"/>
            <w:szCs w:val="22"/>
            <w:rPrChange w:id="292" w:author="Benjamin J. Makhlouf" w:date="2025-10-09T10:04:00Z" w16du:dateUtc="2025-10-09T17:04:00Z">
              <w:rPr/>
            </w:rPrChange>
          </w:rPr>
          <w:t>. Visual assessments indicated improved calibration, with the relationship between predicted and observed probabilities approximating a 1:1 line across all classes and model–data type combinations</w:t>
        </w:r>
      </w:ins>
      <w:ins w:id="293" w:author="Benjamin J. Makhlouf" w:date="2025-10-09T10:05:00Z" w16du:dateUtc="2025-10-09T17:05:00Z">
        <w:r>
          <w:rPr>
            <w:rFonts w:ascii="Garamond" w:hAnsi="Garamond"/>
            <w:sz w:val="22"/>
            <w:szCs w:val="22"/>
          </w:rPr>
          <w:t xml:space="preserve"> (ex. </w:t>
        </w:r>
        <w:commentRangeStart w:id="294"/>
        <w:r>
          <w:rPr>
            <w:rFonts w:ascii="Garamond" w:hAnsi="Garamond"/>
            <w:sz w:val="22"/>
            <w:szCs w:val="22"/>
          </w:rPr>
          <w:t>Supp</w:t>
        </w:r>
      </w:ins>
      <w:commentRangeEnd w:id="294"/>
      <w:r w:rsidR="00465AAD">
        <w:rPr>
          <w:rStyle w:val="CommentReference"/>
        </w:rPr>
        <w:commentReference w:id="294"/>
      </w:r>
      <w:ins w:id="295" w:author="Benjamin J. Makhlouf" w:date="2025-10-09T10:05:00Z" w16du:dateUtc="2025-10-09T17:05:00Z">
        <w:r>
          <w:rPr>
            <w:rFonts w:ascii="Garamond" w:hAnsi="Garamond"/>
            <w:sz w:val="22"/>
            <w:szCs w:val="22"/>
          </w:rPr>
          <w:t xml:space="preserve">. Fig 1) </w:t>
        </w:r>
      </w:ins>
      <w:ins w:id="296" w:author="Benjamin J. Makhlouf" w:date="2025-10-09T10:04:00Z" w16du:dateUtc="2025-10-09T17:04:00Z">
        <w:r w:rsidRPr="009D6F26">
          <w:rPr>
            <w:rFonts w:ascii="Garamond" w:hAnsi="Garamond"/>
            <w:sz w:val="22"/>
            <w:szCs w:val="22"/>
            <w:rPrChange w:id="297" w:author="Benjamin J. Makhlouf" w:date="2025-10-09T10:04:00Z" w16du:dateUtc="2025-10-09T17:04:00Z">
              <w:rPr/>
            </w:rPrChange>
          </w:rPr>
          <w:t>.</w:t>
        </w:r>
        <w:r>
          <w:rPr>
            <w:rFonts w:ascii="Garamond" w:hAnsi="Garamond"/>
            <w:sz w:val="22"/>
            <w:szCs w:val="22"/>
          </w:rPr>
          <w:t xml:space="preserve"> </w:t>
        </w:r>
      </w:ins>
      <w:del w:id="298" w:author="Benjamin J. Makhlouf" w:date="2025-10-09T10:05:00Z" w16du:dateUtc="2025-10-09T17:05:00Z">
        <w:r w:rsidR="00D53F6D" w:rsidRPr="00D53F6D" w:rsidDel="009D6F26">
          <w:rPr>
            <w:rFonts w:ascii="Garamond" w:hAnsi="Garamond"/>
            <w:sz w:val="22"/>
            <w:szCs w:val="22"/>
          </w:rPr>
          <w:delText xml:space="preserve">The result of </w:delText>
        </w:r>
        <w:commentRangeStart w:id="299"/>
        <w:r w:rsidR="00D53F6D" w:rsidRPr="00D53F6D" w:rsidDel="009D6F26">
          <w:rPr>
            <w:rFonts w:ascii="Garamond" w:hAnsi="Garamond"/>
            <w:sz w:val="22"/>
            <w:szCs w:val="22"/>
          </w:rPr>
          <w:delText xml:space="preserve">probability tuning </w:delText>
        </w:r>
        <w:commentRangeEnd w:id="299"/>
        <w:r w:rsidR="00CF4BFF" w:rsidDel="009D6F26">
          <w:rPr>
            <w:rStyle w:val="CommentReference"/>
          </w:rPr>
          <w:commentReference w:id="299"/>
        </w:r>
        <w:r w:rsidR="00D53F6D" w:rsidRPr="00D53F6D" w:rsidDel="009D6F26">
          <w:rPr>
            <w:rFonts w:ascii="Garamond" w:hAnsi="Garamond"/>
            <w:sz w:val="22"/>
            <w:szCs w:val="22"/>
          </w:rPr>
          <w:delText xml:space="preserve">demonstrated consistent improvements in probability calibration across all models. Log-loss values decreased by an average of 0.0026 (, while Brier scores improved by an average of 0. The TOTAL analysis framework showed marginally larger improvements compared to the OVERLAP framework, with GAM-smoothed data showing the most consistent calibration performance. Visual inspection of </w:delText>
        </w:r>
        <w:commentRangeStart w:id="300"/>
        <w:r w:rsidR="00D53F6D" w:rsidRPr="00D53F6D" w:rsidDel="009D6F26">
          <w:rPr>
            <w:rFonts w:ascii="Garamond" w:hAnsi="Garamond"/>
            <w:sz w:val="22"/>
            <w:szCs w:val="22"/>
          </w:rPr>
          <w:delText xml:space="preserve">reliability diagrams </w:delText>
        </w:r>
        <w:commentRangeEnd w:id="300"/>
        <w:r w:rsidR="00CF4BFF" w:rsidDel="009D6F26">
          <w:rPr>
            <w:rStyle w:val="CommentReference"/>
          </w:rPr>
          <w:commentReference w:id="300"/>
        </w:r>
        <w:r w:rsidR="00D53F6D" w:rsidRPr="00D53F6D" w:rsidDel="009D6F26">
          <w:rPr>
            <w:rFonts w:ascii="Garamond" w:hAnsi="Garamond"/>
            <w:sz w:val="22"/>
            <w:szCs w:val="22"/>
          </w:rPr>
          <w:delText xml:space="preserve">confirmed improved alignment between predicted and observed probabilities following calibration. </w:delText>
        </w:r>
      </w:del>
    </w:p>
    <w:p w14:paraId="17923CE8" w14:textId="30622256" w:rsidR="00C51A58" w:rsidRPr="00C51A58" w:rsidDel="00A13CFA" w:rsidRDefault="00C51A58" w:rsidP="009D6F26">
      <w:pPr>
        <w:pStyle w:val="NoSpacing"/>
        <w:spacing w:line="480" w:lineRule="auto"/>
        <w:ind w:firstLine="720"/>
        <w:rPr>
          <w:del w:id="301" w:author="Benjamin J. Makhlouf" w:date="2025-10-09T10:06:00Z" w16du:dateUtc="2025-10-09T17:06:00Z"/>
          <w:rFonts w:ascii="Garamond" w:hAnsi="Garamond"/>
          <w:b/>
          <w:bCs/>
          <w:sz w:val="22"/>
          <w:szCs w:val="22"/>
        </w:rPr>
      </w:pPr>
      <w:commentRangeStart w:id="302"/>
      <w:r>
        <w:rPr>
          <w:rFonts w:ascii="Garamond" w:hAnsi="Garamond"/>
          <w:sz w:val="22"/>
          <w:szCs w:val="22"/>
        </w:rPr>
        <w:t>Across the range of tested thresholds, overall accuracy ranged from 91 – 79% for the total testing set and from 89.5% to 78% for the overlapping dataset</w:t>
      </w:r>
      <w:commentRangeEnd w:id="302"/>
      <w:r w:rsidR="00E84B9A">
        <w:rPr>
          <w:rStyle w:val="CommentReference"/>
        </w:rPr>
        <w:commentReference w:id="302"/>
      </w:r>
      <w:r w:rsidR="00097484">
        <w:rPr>
          <w:rFonts w:ascii="Garamond" w:hAnsi="Garamond"/>
          <w:sz w:val="22"/>
          <w:szCs w:val="22"/>
        </w:rPr>
        <w:t xml:space="preserve"> before calibration</w:t>
      </w:r>
      <w:ins w:id="303" w:author="Benjamin J. Makhlouf" w:date="2025-10-13T11:13:00Z" w16du:dateUtc="2025-10-13T18:13:00Z">
        <w:r w:rsidR="007E1DFC">
          <w:rPr>
            <w:rFonts w:ascii="Garamond" w:hAnsi="Garamond"/>
            <w:sz w:val="22"/>
            <w:szCs w:val="22"/>
          </w:rPr>
          <w:t xml:space="preserve"> (Figure 6)</w:t>
        </w:r>
      </w:ins>
      <w:r>
        <w:rPr>
          <w:rFonts w:ascii="Garamond" w:hAnsi="Garamond"/>
          <w:sz w:val="22"/>
          <w:szCs w:val="22"/>
        </w:rPr>
        <w:t xml:space="preserve">. In the </w:t>
      </w:r>
      <w:del w:id="304" w:author="Daniel Schindler" w:date="2025-10-25T11:26:00Z" w16du:dateUtc="2025-10-25T18:26:00Z">
        <w:r w:rsidDel="00465AAD">
          <w:rPr>
            <w:rFonts w:ascii="Garamond" w:hAnsi="Garamond"/>
            <w:sz w:val="22"/>
            <w:szCs w:val="22"/>
          </w:rPr>
          <w:delText xml:space="preserve">total </w:delText>
        </w:r>
      </w:del>
      <w:ins w:id="305" w:author="Daniel Schindler" w:date="2025-10-25T11:26:00Z" w16du:dateUtc="2025-10-25T18:26:00Z">
        <w:r w:rsidR="00465AAD">
          <w:rPr>
            <w:rFonts w:ascii="Garamond" w:hAnsi="Garamond"/>
            <w:sz w:val="22"/>
            <w:szCs w:val="22"/>
          </w:rPr>
          <w:t xml:space="preserve">complete </w:t>
        </w:r>
      </w:ins>
      <w:r>
        <w:rPr>
          <w:rFonts w:ascii="Garamond" w:hAnsi="Garamond"/>
          <w:sz w:val="22"/>
          <w:szCs w:val="22"/>
        </w:rPr>
        <w:t xml:space="preserve">dataset, Yukon classification accuracy remained well above 90%, even at the very high (&gt;90%) confidence threshold. Nushagak and Kuskokwim, however, fell steadily as the threshold was raised. Kuskokwim classification </w:t>
      </w:r>
      <w:r>
        <w:rPr>
          <w:rFonts w:ascii="Garamond" w:hAnsi="Garamond"/>
          <w:sz w:val="22"/>
          <w:szCs w:val="22"/>
        </w:rPr>
        <w:lastRenderedPageBreak/>
        <w:t>accuracy dropped steadily from 87% to 71% whereas Nushagak accuracy declined more quickly at higher probability thresholds from 92% to 75%. The overlapping dataset contained slightly different trends, with Yukon accuracy remaining relatively stable between 89% and 83% over the full range of threshold values. In this testing set</w:t>
      </w:r>
      <w:ins w:id="306" w:author="Benjamin J. Makhlouf" w:date="2025-10-13T11:14:00Z" w16du:dateUtc="2025-10-13T18:14:00Z">
        <w:r w:rsidR="007E1DFC">
          <w:rPr>
            <w:rFonts w:ascii="Garamond" w:hAnsi="Garamond"/>
            <w:sz w:val="22"/>
            <w:szCs w:val="22"/>
          </w:rPr>
          <w:t xml:space="preserve">, </w:t>
        </w:r>
      </w:ins>
      <w:del w:id="307" w:author="Benjamin J. Makhlouf" w:date="2025-10-13T11:14:00Z" w16du:dateUtc="2025-10-13T18:14:00Z">
        <w:r w:rsidDel="007E1DFC">
          <w:rPr>
            <w:rFonts w:ascii="Garamond" w:hAnsi="Garamond"/>
            <w:sz w:val="22"/>
            <w:szCs w:val="22"/>
          </w:rPr>
          <w:delText xml:space="preserve"> </w:delText>
        </w:r>
      </w:del>
      <w:r>
        <w:rPr>
          <w:rFonts w:ascii="Garamond" w:hAnsi="Garamond"/>
          <w:sz w:val="22"/>
          <w:szCs w:val="22"/>
        </w:rPr>
        <w:t>Nushagak accuracy dropped steadily from 91% to 84%, whereas Kuskokwim accuracy declined rapidly from 89% to 69%.</w:t>
      </w:r>
      <w:del w:id="308" w:author="Benjamin J. Makhlouf" w:date="2025-10-13T11:14:00Z" w16du:dateUtc="2025-10-13T18:14:00Z">
        <w:r w:rsidDel="007E1DFC">
          <w:rPr>
            <w:rFonts w:ascii="Garamond" w:hAnsi="Garamond"/>
            <w:sz w:val="22"/>
            <w:szCs w:val="22"/>
          </w:rPr>
          <w:delText xml:space="preserve"> (Figure 6). </w:delText>
        </w:r>
      </w:del>
    </w:p>
    <w:p w14:paraId="0D2917CE" w14:textId="77777777" w:rsidR="00A043C9" w:rsidDel="00A13CFA" w:rsidRDefault="00A043C9" w:rsidP="00071CCC">
      <w:pPr>
        <w:rPr>
          <w:del w:id="309" w:author="Benjamin J. Makhlouf" w:date="2025-10-09T10:06:00Z" w16du:dateUtc="2025-10-09T17:06:00Z"/>
          <w:rFonts w:ascii="Garamond" w:hAnsi="Garamond"/>
          <w:sz w:val="32"/>
          <w:szCs w:val="32"/>
        </w:rPr>
      </w:pPr>
    </w:p>
    <w:p w14:paraId="46F09B0F" w14:textId="77777777" w:rsidR="00A043C9" w:rsidRDefault="00A043C9">
      <w:pPr>
        <w:pStyle w:val="NoSpacing"/>
        <w:spacing w:line="480" w:lineRule="auto"/>
        <w:ind w:firstLine="720"/>
        <w:pPrChange w:id="310" w:author="Benjamin J. Makhlouf" w:date="2025-10-09T10:06:00Z" w16du:dateUtc="2025-10-09T17:06:00Z">
          <w:pPr/>
        </w:pPrChange>
      </w:pPr>
    </w:p>
    <w:p w14:paraId="0226C84D" w14:textId="77777777" w:rsidR="007E1DFC" w:rsidRDefault="007E1DFC" w:rsidP="0064756C">
      <w:pPr>
        <w:rPr>
          <w:ins w:id="311" w:author="Benjamin J. Makhlouf" w:date="2025-10-13T11:14:00Z" w16du:dateUtc="2025-10-13T18:14:00Z"/>
          <w:rFonts w:ascii="Garamond" w:hAnsi="Garamond"/>
          <w:b/>
          <w:bCs/>
          <w:sz w:val="32"/>
          <w:szCs w:val="32"/>
        </w:rPr>
      </w:pPr>
    </w:p>
    <w:p w14:paraId="2D6789A1" w14:textId="62C6DD5B" w:rsidR="002F6934" w:rsidRPr="0064756C" w:rsidRDefault="003E5607" w:rsidP="0064756C">
      <w:pPr>
        <w:rPr>
          <w:rFonts w:ascii="Garamond" w:hAnsi="Garamond"/>
          <w:b/>
          <w:bCs/>
          <w:sz w:val="32"/>
          <w:szCs w:val="32"/>
        </w:rPr>
      </w:pPr>
      <w:r w:rsidRPr="00D70E26">
        <w:rPr>
          <w:rFonts w:ascii="Garamond" w:hAnsi="Garamond"/>
          <w:b/>
          <w:bCs/>
          <w:sz w:val="32"/>
          <w:szCs w:val="32"/>
        </w:rPr>
        <w:t xml:space="preserve">Discussion </w:t>
      </w:r>
    </w:p>
    <w:p w14:paraId="316E6DDC" w14:textId="54FA5DD2" w:rsidR="00733CEF" w:rsidRDefault="00523B37" w:rsidP="00733CEF">
      <w:pPr>
        <w:spacing w:line="480" w:lineRule="auto"/>
        <w:ind w:firstLine="720"/>
        <w:rPr>
          <w:rFonts w:ascii="Garamond" w:hAnsi="Garamond"/>
          <w:sz w:val="22"/>
          <w:szCs w:val="22"/>
        </w:rPr>
      </w:pPr>
      <w:r w:rsidRPr="00523B37">
        <w:rPr>
          <w:rFonts w:ascii="Garamond" w:hAnsi="Garamond"/>
          <w:sz w:val="22"/>
          <w:szCs w:val="22"/>
        </w:rPr>
        <w:t xml:space="preserve">Machine learning tools applied to otolith laser ablation </w:t>
      </w:r>
      <w:r w:rsidR="007833A8">
        <w:rPr>
          <w:rFonts w:ascii="Garamond" w:hAnsi="Garamond"/>
          <w:sz w:val="22"/>
          <w:szCs w:val="22"/>
        </w:rPr>
        <w:t>time series</w:t>
      </w:r>
      <w:r w:rsidRPr="00523B37">
        <w:rPr>
          <w:rFonts w:ascii="Garamond" w:hAnsi="Garamond"/>
          <w:sz w:val="22"/>
          <w:szCs w:val="22"/>
        </w:rPr>
        <w:t xml:space="preserve"> data proved highly effective for classifying </w:t>
      </w:r>
      <w:r w:rsidR="00CF4BFF">
        <w:rPr>
          <w:rFonts w:ascii="Garamond" w:hAnsi="Garamond"/>
          <w:sz w:val="22"/>
          <w:szCs w:val="22"/>
        </w:rPr>
        <w:t>w</w:t>
      </w:r>
      <w:r w:rsidRPr="00523B37">
        <w:rPr>
          <w:rFonts w:ascii="Garamond" w:hAnsi="Garamond"/>
          <w:sz w:val="22"/>
          <w:szCs w:val="22"/>
        </w:rPr>
        <w:t>estern Alaska Chinook salmon to their rivers of origin</w:t>
      </w:r>
      <w:r w:rsidR="00517678">
        <w:rPr>
          <w:rFonts w:ascii="Garamond" w:hAnsi="Garamond"/>
          <w:sz w:val="22"/>
          <w:szCs w:val="22"/>
        </w:rPr>
        <w:t xml:space="preserve"> when trained on a large dataset of known-origin individuals.</w:t>
      </w:r>
      <w:r w:rsidRPr="00523B37">
        <w:rPr>
          <w:rFonts w:ascii="Garamond" w:hAnsi="Garamond"/>
          <w:sz w:val="22"/>
          <w:szCs w:val="22"/>
        </w:rPr>
        <w:t xml:space="preserve"> We selected three methods (KNN, RF, and SVM) to represent a spectrum of commonly used </w:t>
      </w:r>
      <w:r w:rsidR="00D02385">
        <w:rPr>
          <w:rFonts w:ascii="Garamond" w:hAnsi="Garamond"/>
          <w:sz w:val="22"/>
          <w:szCs w:val="22"/>
        </w:rPr>
        <w:t>ML</w:t>
      </w:r>
      <w:r w:rsidRPr="00523B37">
        <w:rPr>
          <w:rFonts w:ascii="Garamond" w:hAnsi="Garamond"/>
          <w:sz w:val="22"/>
          <w:szCs w:val="22"/>
        </w:rPr>
        <w:t xml:space="preserve"> techniques, ranging from the </w:t>
      </w:r>
      <w:r w:rsidRPr="0064756C">
        <w:rPr>
          <w:rFonts w:ascii="Garamond" w:hAnsi="Garamond"/>
          <w:sz w:val="22"/>
          <w:szCs w:val="22"/>
        </w:rPr>
        <w:t xml:space="preserve">relatively simple KNN to more complex, nonlinear approaches like RF and SVM. Among these, random forest algorithms emerged as particularly powerful and robust, achieving over 90% classification accuracy </w:t>
      </w:r>
      <w:r w:rsidR="00517678">
        <w:rPr>
          <w:rFonts w:ascii="Garamond" w:hAnsi="Garamond"/>
          <w:sz w:val="22"/>
          <w:szCs w:val="22"/>
        </w:rPr>
        <w:t xml:space="preserve">across the </w:t>
      </w:r>
      <w:r w:rsidRPr="0064756C">
        <w:rPr>
          <w:rFonts w:ascii="Garamond" w:hAnsi="Garamond"/>
          <w:sz w:val="22"/>
          <w:szCs w:val="22"/>
        </w:rPr>
        <w:t xml:space="preserve">smoothed datasets. Notably, even our simplest model (KNN) performed well, delivering reasonably high classification accuracy across both testing sets. </w:t>
      </w:r>
      <w:r w:rsidR="0064756C" w:rsidRPr="0064756C">
        <w:rPr>
          <w:rFonts w:ascii="Garamond" w:hAnsi="Garamond"/>
          <w:sz w:val="22"/>
          <w:szCs w:val="22"/>
        </w:rPr>
        <w:t xml:space="preserve">Datasets preprocessed with </w:t>
      </w:r>
      <w:r w:rsidR="007833A8">
        <w:rPr>
          <w:rFonts w:ascii="Garamond" w:hAnsi="Garamond"/>
          <w:sz w:val="22"/>
          <w:szCs w:val="22"/>
        </w:rPr>
        <w:t>time series</w:t>
      </w:r>
      <w:r w:rsidR="0064756C" w:rsidRPr="0064756C">
        <w:rPr>
          <w:rFonts w:ascii="Garamond" w:hAnsi="Garamond"/>
          <w:sz w:val="22"/>
          <w:szCs w:val="22"/>
        </w:rPr>
        <w:t xml:space="preserve"> smoothing techniques significantly outperformed raw laser ablation data. </w:t>
      </w:r>
      <w:commentRangeStart w:id="312"/>
      <w:r w:rsidR="00517678">
        <w:rPr>
          <w:rFonts w:ascii="Garamond" w:hAnsi="Garamond"/>
          <w:sz w:val="22"/>
          <w:szCs w:val="22"/>
        </w:rPr>
        <w:t xml:space="preserve">This is </w:t>
      </w:r>
      <w:r w:rsidR="0064756C" w:rsidRPr="0064756C">
        <w:rPr>
          <w:rFonts w:ascii="Garamond" w:hAnsi="Garamond"/>
          <w:sz w:val="22"/>
          <w:szCs w:val="22"/>
        </w:rPr>
        <w:t>unsurprising given the inherent noise in otolith LA data</w:t>
      </w:r>
      <w:r w:rsidR="00733CEF">
        <w:rPr>
          <w:rFonts w:ascii="Garamond" w:hAnsi="Garamond"/>
          <w:sz w:val="22"/>
          <w:szCs w:val="22"/>
        </w:rPr>
        <w:t>, however,</w:t>
      </w:r>
      <w:r w:rsidR="0064756C" w:rsidRPr="0064756C">
        <w:rPr>
          <w:rFonts w:ascii="Garamond" w:hAnsi="Garamond"/>
          <w:sz w:val="22"/>
          <w:szCs w:val="22"/>
        </w:rPr>
        <w:t xml:space="preserve"> </w:t>
      </w:r>
      <w:r w:rsidR="00733CEF">
        <w:rPr>
          <w:rFonts w:ascii="Garamond" w:hAnsi="Garamond"/>
          <w:sz w:val="22"/>
          <w:szCs w:val="22"/>
        </w:rPr>
        <w:t xml:space="preserve">these results </w:t>
      </w:r>
      <w:r w:rsidR="00733CEF" w:rsidRPr="0064756C">
        <w:rPr>
          <w:rFonts w:ascii="Garamond" w:hAnsi="Garamond"/>
          <w:sz w:val="22"/>
          <w:szCs w:val="22"/>
        </w:rPr>
        <w:t>demonstrate</w:t>
      </w:r>
      <w:r w:rsidR="0064756C" w:rsidRPr="0064756C">
        <w:rPr>
          <w:rFonts w:ascii="Garamond" w:hAnsi="Garamond"/>
          <w:sz w:val="22"/>
          <w:szCs w:val="22"/>
        </w:rPr>
        <w:t xml:space="preserve"> the added value of </w:t>
      </w:r>
      <w:r w:rsidR="00733CEF">
        <w:rPr>
          <w:rFonts w:ascii="Garamond" w:hAnsi="Garamond"/>
          <w:sz w:val="22"/>
          <w:szCs w:val="22"/>
        </w:rPr>
        <w:t>applying</w:t>
      </w:r>
      <w:r w:rsidR="0064756C" w:rsidRPr="0064756C">
        <w:rPr>
          <w:rFonts w:ascii="Garamond" w:hAnsi="Garamond"/>
          <w:sz w:val="22"/>
          <w:szCs w:val="22"/>
        </w:rPr>
        <w:t xml:space="preserve"> </w:t>
      </w:r>
      <w:r w:rsidR="007833A8">
        <w:rPr>
          <w:rFonts w:ascii="Garamond" w:hAnsi="Garamond"/>
          <w:sz w:val="22"/>
          <w:szCs w:val="22"/>
        </w:rPr>
        <w:t>time series</w:t>
      </w:r>
      <w:r w:rsidR="0064756C" w:rsidRPr="0064756C">
        <w:rPr>
          <w:rFonts w:ascii="Garamond" w:hAnsi="Garamond"/>
          <w:sz w:val="22"/>
          <w:szCs w:val="22"/>
        </w:rPr>
        <w:t xml:space="preserve"> </w:t>
      </w:r>
      <w:ins w:id="313" w:author="Benjamin J. Makhlouf" w:date="2025-10-09T10:07:00Z" w16du:dateUtc="2025-10-09T17:07:00Z">
        <w:r w:rsidR="00A13CFA">
          <w:rPr>
            <w:rFonts w:ascii="Garamond" w:hAnsi="Garamond"/>
            <w:sz w:val="22"/>
            <w:szCs w:val="22"/>
          </w:rPr>
          <w:t>preproces</w:t>
        </w:r>
      </w:ins>
      <w:ins w:id="314" w:author="Daniel Schindler" w:date="2025-10-25T11:27:00Z" w16du:dateUtc="2025-10-25T18:27:00Z">
        <w:r w:rsidR="00BB0C28">
          <w:rPr>
            <w:rFonts w:ascii="Garamond" w:hAnsi="Garamond"/>
            <w:sz w:val="22"/>
            <w:szCs w:val="22"/>
          </w:rPr>
          <w:t>s</w:t>
        </w:r>
      </w:ins>
      <w:ins w:id="315" w:author="Benjamin J. Makhlouf" w:date="2025-10-09T10:07:00Z" w16du:dateUtc="2025-10-09T17:07:00Z">
        <w:r w:rsidR="00A13CFA">
          <w:rPr>
            <w:rFonts w:ascii="Garamond" w:hAnsi="Garamond"/>
            <w:sz w:val="22"/>
            <w:szCs w:val="22"/>
          </w:rPr>
          <w:t>ing</w:t>
        </w:r>
      </w:ins>
      <w:del w:id="316" w:author="Benjamin J. Makhlouf" w:date="2025-10-09T10:07:00Z" w16du:dateUtc="2025-10-09T17:07:00Z">
        <w:r w:rsidR="0064756C" w:rsidRPr="0064756C" w:rsidDel="00A13CFA">
          <w:rPr>
            <w:rFonts w:ascii="Garamond" w:hAnsi="Garamond"/>
            <w:sz w:val="22"/>
            <w:szCs w:val="22"/>
          </w:rPr>
          <w:delText>analysis</w:delText>
        </w:r>
      </w:del>
      <w:r w:rsidR="00733CEF">
        <w:rPr>
          <w:rFonts w:ascii="Garamond" w:hAnsi="Garamond"/>
          <w:sz w:val="22"/>
          <w:szCs w:val="22"/>
        </w:rPr>
        <w:t xml:space="preserve"> techniques to otolith LA </w:t>
      </w:r>
      <w:r w:rsidR="00733CEF" w:rsidRPr="0064756C">
        <w:rPr>
          <w:rFonts w:ascii="Garamond" w:hAnsi="Garamond"/>
          <w:sz w:val="22"/>
          <w:szCs w:val="22"/>
        </w:rPr>
        <w:t>datasets</w:t>
      </w:r>
      <w:r w:rsidR="00733CEF">
        <w:rPr>
          <w:rFonts w:ascii="Garamond" w:hAnsi="Garamond"/>
          <w:sz w:val="22"/>
          <w:szCs w:val="22"/>
        </w:rPr>
        <w:t xml:space="preserve"> and suggests that even greater discriminatory power may be possible through the </w:t>
      </w:r>
      <w:r w:rsidR="00097484">
        <w:rPr>
          <w:rFonts w:ascii="Garamond" w:hAnsi="Garamond"/>
          <w:sz w:val="22"/>
          <w:szCs w:val="22"/>
        </w:rPr>
        <w:t>use of additional</w:t>
      </w:r>
      <w:ins w:id="317" w:author="Benjamin J. Makhlouf" w:date="2025-10-09T10:07:00Z" w16du:dateUtc="2025-10-09T17:07:00Z">
        <w:r w:rsidR="00A13CFA">
          <w:rPr>
            <w:rFonts w:ascii="Garamond" w:hAnsi="Garamond"/>
            <w:sz w:val="22"/>
            <w:szCs w:val="22"/>
          </w:rPr>
          <w:t>, more complicated approaches</w:t>
        </w:r>
      </w:ins>
      <w:del w:id="318" w:author="Benjamin J. Makhlouf" w:date="2025-10-09T10:07:00Z" w16du:dateUtc="2025-10-09T17:07:00Z">
        <w:r w:rsidR="00097484" w:rsidDel="00A13CFA">
          <w:rPr>
            <w:rFonts w:ascii="Garamond" w:hAnsi="Garamond"/>
            <w:sz w:val="22"/>
            <w:szCs w:val="22"/>
          </w:rPr>
          <w:delText xml:space="preserve"> </w:delText>
        </w:r>
        <w:r w:rsidR="007833A8" w:rsidDel="00A13CFA">
          <w:rPr>
            <w:rFonts w:ascii="Garamond" w:hAnsi="Garamond"/>
            <w:sz w:val="22"/>
            <w:szCs w:val="22"/>
          </w:rPr>
          <w:delText>time series</w:delText>
        </w:r>
        <w:r w:rsidR="00733CEF" w:rsidDel="00A13CFA">
          <w:rPr>
            <w:rFonts w:ascii="Garamond" w:hAnsi="Garamond"/>
            <w:sz w:val="22"/>
            <w:szCs w:val="22"/>
          </w:rPr>
          <w:delText xml:space="preserve"> analysis techniques</w:delText>
        </w:r>
      </w:del>
      <w:r w:rsidR="00733CEF">
        <w:rPr>
          <w:rFonts w:ascii="Garamond" w:hAnsi="Garamond"/>
          <w:sz w:val="22"/>
          <w:szCs w:val="22"/>
        </w:rPr>
        <w:t xml:space="preserve">. </w:t>
      </w:r>
      <w:commentRangeEnd w:id="312"/>
      <w:r w:rsidR="00E84B9A">
        <w:rPr>
          <w:rStyle w:val="CommentReference"/>
        </w:rPr>
        <w:commentReference w:id="312"/>
      </w:r>
    </w:p>
    <w:p w14:paraId="0EAB008D" w14:textId="048E55C5" w:rsidR="00B54D1A" w:rsidDel="00B54D1A" w:rsidRDefault="00CF4BFF" w:rsidP="00B54D1A">
      <w:pPr>
        <w:spacing w:line="480" w:lineRule="auto"/>
        <w:ind w:firstLine="720"/>
        <w:rPr>
          <w:del w:id="319" w:author="Benjamin J. Makhlouf" w:date="2025-10-09T10:30:00Z" w16du:dateUtc="2025-10-09T17:30:00Z"/>
          <w:rFonts w:ascii="Garamond" w:hAnsi="Garamond"/>
          <w:sz w:val="22"/>
          <w:szCs w:val="22"/>
        </w:rPr>
      </w:pPr>
      <w:r>
        <w:rPr>
          <w:rFonts w:ascii="Garamond" w:hAnsi="Garamond"/>
          <w:sz w:val="22"/>
          <w:szCs w:val="22"/>
        </w:rPr>
        <w:t>Using the</w:t>
      </w:r>
      <w:del w:id="320" w:author="Daniel Schindler" w:date="2025-10-06T11:03:00Z" w16du:dateUtc="2025-10-06T18:03:00Z">
        <w:r w:rsidR="00733CEF" w:rsidDel="00CF4BFF">
          <w:rPr>
            <w:rFonts w:ascii="Garamond" w:hAnsi="Garamond"/>
            <w:sz w:val="22"/>
            <w:szCs w:val="22"/>
          </w:rPr>
          <w:delText xml:space="preserve">our </w:delText>
        </w:r>
      </w:del>
      <w:ins w:id="321" w:author="Daniel Schindler" w:date="2025-10-06T11:03:00Z" w16du:dateUtc="2025-10-06T18:03:00Z">
        <w:r>
          <w:rPr>
            <w:rFonts w:ascii="Garamond" w:hAnsi="Garamond"/>
            <w:sz w:val="22"/>
            <w:szCs w:val="22"/>
          </w:rPr>
          <w:t xml:space="preserve"> </w:t>
        </w:r>
      </w:ins>
      <w:r w:rsidR="00733CEF">
        <w:rPr>
          <w:rFonts w:ascii="Garamond" w:hAnsi="Garamond"/>
          <w:sz w:val="22"/>
          <w:szCs w:val="22"/>
        </w:rPr>
        <w:t xml:space="preserve">best model, </w:t>
      </w:r>
      <w:r w:rsidR="00BE529C" w:rsidRPr="0073705F">
        <w:rPr>
          <w:rFonts w:ascii="Garamond" w:hAnsi="Garamond"/>
          <w:sz w:val="22"/>
          <w:szCs w:val="22"/>
        </w:rPr>
        <w:t xml:space="preserve">watershed-specific </w:t>
      </w:r>
      <w:r w:rsidR="00733CEF">
        <w:rPr>
          <w:rFonts w:ascii="Garamond" w:hAnsi="Garamond"/>
          <w:sz w:val="22"/>
          <w:szCs w:val="22"/>
        </w:rPr>
        <w:t xml:space="preserve">classification </w:t>
      </w:r>
      <w:r w:rsidR="00BE529C" w:rsidRPr="0073705F">
        <w:rPr>
          <w:rFonts w:ascii="Garamond" w:hAnsi="Garamond"/>
          <w:sz w:val="22"/>
          <w:szCs w:val="22"/>
        </w:rPr>
        <w:t xml:space="preserve">accuracies exceeding 90% for all three watersheds when tested against the full </w:t>
      </w:r>
      <w:r w:rsidR="00733CEF">
        <w:rPr>
          <w:rFonts w:ascii="Garamond" w:hAnsi="Garamond"/>
          <w:sz w:val="22"/>
          <w:szCs w:val="22"/>
        </w:rPr>
        <w:t>testing set</w:t>
      </w:r>
      <w:r w:rsidR="00BE529C" w:rsidRPr="0073705F">
        <w:rPr>
          <w:rFonts w:ascii="Garamond" w:hAnsi="Garamond"/>
          <w:sz w:val="22"/>
          <w:szCs w:val="22"/>
        </w:rPr>
        <w:t xml:space="preserve">. Most misclassifications occurred between Nushagak and Kuskokwim fish, consistent with expectations given the greater overlap in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sidR="00733CEF">
        <w:rPr>
          <w:rFonts w:ascii="Garamond" w:hAnsi="Garamond"/>
          <w:sz w:val="22"/>
          <w:szCs w:val="22"/>
        </w:rPr>
        <w:t xml:space="preserve"> </w:t>
      </w:r>
      <w:r w:rsidR="00BE529C" w:rsidRPr="0073705F">
        <w:rPr>
          <w:rFonts w:ascii="Garamond" w:hAnsi="Garamond"/>
          <w:sz w:val="22"/>
          <w:szCs w:val="22"/>
        </w:rPr>
        <w:t xml:space="preserve">values </w:t>
      </w:r>
      <w:r>
        <w:rPr>
          <w:rFonts w:ascii="Garamond" w:hAnsi="Garamond"/>
          <w:sz w:val="22"/>
          <w:szCs w:val="22"/>
        </w:rPr>
        <w:t>in potential strontium sources in these two watersheds and the</w:t>
      </w:r>
      <w:ins w:id="322" w:author="Daniel Schindler" w:date="2025-10-06T11:03:00Z" w16du:dateUtc="2025-10-06T18:03:00Z">
        <w:r>
          <w:rPr>
            <w:rFonts w:ascii="Garamond" w:hAnsi="Garamond"/>
            <w:sz w:val="22"/>
            <w:szCs w:val="22"/>
          </w:rPr>
          <w:t xml:space="preserve"> </w:t>
        </w:r>
      </w:ins>
      <w:r w:rsidR="00BE529C" w:rsidRPr="0073705F">
        <w:rPr>
          <w:rFonts w:ascii="Garamond" w:hAnsi="Garamond"/>
          <w:sz w:val="22"/>
          <w:szCs w:val="22"/>
        </w:rPr>
        <w:t xml:space="preserve">closer spatial proximity between these watersheds. In contrast, Yukon fish exhibited </w:t>
      </w:r>
      <w:r w:rsidR="00097484">
        <w:rPr>
          <w:rFonts w:ascii="Garamond" w:hAnsi="Garamond"/>
          <w:sz w:val="22"/>
          <w:szCs w:val="22"/>
        </w:rPr>
        <w:t xml:space="preserve">unique </w:t>
      </w:r>
      <w:r w:rsidR="00BE529C" w:rsidRPr="0073705F">
        <w:rPr>
          <w:rFonts w:ascii="Garamond" w:hAnsi="Garamond"/>
          <w:sz w:val="22"/>
          <w:szCs w:val="22"/>
        </w:rPr>
        <w:t>patterns</w:t>
      </w:r>
      <w:r w:rsidR="00097484">
        <w:rPr>
          <w:rFonts w:ascii="Garamond" w:hAnsi="Garamond"/>
          <w:sz w:val="22"/>
          <w:szCs w:val="22"/>
        </w:rPr>
        <w:t xml:space="preserve"> in otolith LA data</w:t>
      </w:r>
      <w:r w:rsidR="00BE529C" w:rsidRPr="0073705F">
        <w:rPr>
          <w:rFonts w:ascii="Garamond" w:hAnsi="Garamond"/>
          <w:sz w:val="22"/>
          <w:szCs w:val="22"/>
        </w:rPr>
        <w:t xml:space="preserve"> due to the watershed's extreme spatial scale, broader range of isotope values, and extended migration timing</w:t>
      </w:r>
      <w:ins w:id="323" w:author="Benjamin J. Makhlouf" w:date="2025-10-09T10:08:00Z" w16du:dateUtc="2025-10-09T17:08:00Z">
        <w:r w:rsidR="00A13CFA">
          <w:rPr>
            <w:rFonts w:ascii="Garamond" w:hAnsi="Garamond"/>
            <w:sz w:val="22"/>
            <w:szCs w:val="22"/>
          </w:rPr>
          <w:t xml:space="preserve"> (</w:t>
        </w:r>
      </w:ins>
      <w:ins w:id="324" w:author="Benjamin J. Makhlouf" w:date="2025-10-13T11:15:00Z" w16du:dateUtc="2025-10-13T18:15:00Z">
        <w:r w:rsidR="007E1DFC">
          <w:rPr>
            <w:rFonts w:ascii="Garamond" w:hAnsi="Garamond"/>
            <w:sz w:val="22"/>
            <w:szCs w:val="22"/>
          </w:rPr>
          <w:t>Figure 4</w:t>
        </w:r>
      </w:ins>
      <w:ins w:id="325" w:author="Benjamin J. Makhlouf" w:date="2025-10-09T10:08:00Z" w16du:dateUtc="2025-10-09T17:08:00Z">
        <w:r w:rsidR="00A13CFA">
          <w:rPr>
            <w:rFonts w:ascii="Garamond" w:hAnsi="Garamond"/>
            <w:sz w:val="22"/>
            <w:szCs w:val="22"/>
          </w:rPr>
          <w:t>)</w:t>
        </w:r>
      </w:ins>
      <w:r w:rsidR="00733CEF">
        <w:rPr>
          <w:rFonts w:ascii="Garamond" w:hAnsi="Garamond"/>
          <w:sz w:val="22"/>
          <w:szCs w:val="22"/>
        </w:rPr>
        <w:t xml:space="preserve">. This likely resulted in otolith </w:t>
      </w:r>
      <w:r w:rsidR="007833A8">
        <w:rPr>
          <w:rFonts w:ascii="Garamond" w:hAnsi="Garamond"/>
          <w:sz w:val="22"/>
          <w:szCs w:val="22"/>
        </w:rPr>
        <w:t>time series</w:t>
      </w:r>
      <w:r w:rsidR="00733CEF">
        <w:rPr>
          <w:rFonts w:ascii="Garamond" w:hAnsi="Garamond"/>
          <w:sz w:val="22"/>
          <w:szCs w:val="22"/>
        </w:rPr>
        <w:t xml:space="preserve"> which were distinct compared to the other watersheds either because of natal origin values</w:t>
      </w:r>
      <w:r w:rsidR="00097484">
        <w:rPr>
          <w:rFonts w:ascii="Garamond" w:hAnsi="Garamond"/>
          <w:sz w:val="22"/>
          <w:szCs w:val="22"/>
        </w:rPr>
        <w:t xml:space="preserve"> only found in the Yukon </w:t>
      </w:r>
      <w:r w:rsidR="00097484">
        <w:rPr>
          <w:rFonts w:ascii="Garamond" w:hAnsi="Garamond"/>
          <w:sz w:val="22"/>
          <w:szCs w:val="22"/>
        </w:rPr>
        <w:lastRenderedPageBreak/>
        <w:t>(</w:t>
      </w:r>
      <w:r w:rsidR="00097484" w:rsidRPr="00CA63D8">
        <w:rPr>
          <w:rFonts w:ascii="Cambria Math" w:hAnsi="Cambria Math" w:cs="Cambria Math"/>
          <w:sz w:val="22"/>
          <w:szCs w:val="22"/>
        </w:rPr>
        <w:t>⁸⁷</w:t>
      </w:r>
      <w:r w:rsidR="00097484" w:rsidRPr="00CA63D8">
        <w:rPr>
          <w:rFonts w:ascii="Garamond" w:hAnsi="Garamond"/>
          <w:sz w:val="22"/>
          <w:szCs w:val="22"/>
        </w:rPr>
        <w:t>Sr/</w:t>
      </w:r>
      <w:r w:rsidR="00097484" w:rsidRPr="00CA63D8">
        <w:rPr>
          <w:rFonts w:ascii="Cambria Math" w:hAnsi="Cambria Math" w:cs="Cambria Math"/>
          <w:sz w:val="22"/>
          <w:szCs w:val="22"/>
        </w:rPr>
        <w:t>⁸⁶</w:t>
      </w:r>
      <w:r w:rsidR="00097484" w:rsidRPr="00CA63D8">
        <w:rPr>
          <w:rFonts w:ascii="Garamond" w:hAnsi="Garamond"/>
          <w:sz w:val="22"/>
          <w:szCs w:val="22"/>
        </w:rPr>
        <w:t>Sr</w:t>
      </w:r>
      <w:r w:rsidR="00097484">
        <w:rPr>
          <w:rFonts w:ascii="Garamond" w:hAnsi="Garamond"/>
          <w:sz w:val="22"/>
          <w:szCs w:val="22"/>
        </w:rPr>
        <w:t xml:space="preserve"> &gt; 0.71</w:t>
      </w:r>
      <w:ins w:id="326" w:author="Benjamin J. Makhlouf" w:date="2025-10-13T11:15:00Z" w16du:dateUtc="2025-10-13T18:15:00Z">
        <w:r w:rsidR="007E1DFC">
          <w:rPr>
            <w:rFonts w:ascii="Garamond" w:hAnsi="Garamond"/>
            <w:sz w:val="22"/>
            <w:szCs w:val="22"/>
          </w:rPr>
          <w:t>3</w:t>
        </w:r>
      </w:ins>
      <w:del w:id="327" w:author="Benjamin J. Makhlouf" w:date="2025-10-13T11:15:00Z" w16du:dateUtc="2025-10-13T18:15:00Z">
        <w:r w:rsidR="00097484" w:rsidDel="007E1DFC">
          <w:rPr>
            <w:rFonts w:ascii="Garamond" w:hAnsi="Garamond"/>
            <w:sz w:val="22"/>
            <w:szCs w:val="22"/>
          </w:rPr>
          <w:delText>5</w:delText>
        </w:r>
      </w:del>
      <w:r w:rsidR="00097484">
        <w:rPr>
          <w:rFonts w:ascii="Garamond" w:hAnsi="Garamond"/>
          <w:sz w:val="22"/>
          <w:szCs w:val="22"/>
        </w:rPr>
        <w:t>)</w:t>
      </w:r>
      <w:r w:rsidR="00733CEF">
        <w:rPr>
          <w:rFonts w:ascii="Garamond" w:hAnsi="Garamond"/>
          <w:sz w:val="22"/>
          <w:szCs w:val="22"/>
        </w:rPr>
        <w:t xml:space="preserve"> or prominent features </w:t>
      </w:r>
      <w:r w:rsidR="00097484">
        <w:rPr>
          <w:rFonts w:ascii="Garamond" w:hAnsi="Garamond"/>
          <w:sz w:val="22"/>
          <w:szCs w:val="22"/>
        </w:rPr>
        <w:t xml:space="preserve">resulting from a longer </w:t>
      </w:r>
      <w:r w:rsidR="00733CEF">
        <w:rPr>
          <w:rFonts w:ascii="Garamond" w:hAnsi="Garamond"/>
          <w:sz w:val="22"/>
          <w:szCs w:val="22"/>
        </w:rPr>
        <w:t>migration through the enriched mainstem tributary (</w:t>
      </w:r>
      <w:proofErr w:type="spellStart"/>
      <w:r w:rsidR="00733CEF">
        <w:rPr>
          <w:rFonts w:ascii="Garamond" w:hAnsi="Garamond"/>
          <w:sz w:val="22"/>
          <w:szCs w:val="22"/>
        </w:rPr>
        <w:t>i.e</w:t>
      </w:r>
      <w:proofErr w:type="spellEnd"/>
      <w:r w:rsidR="00733CEF">
        <w:rPr>
          <w:rFonts w:ascii="Garamond" w:hAnsi="Garamond"/>
          <w:sz w:val="22"/>
          <w:szCs w:val="22"/>
        </w:rPr>
        <w:t xml:space="preserve"> Figure 5b, column 3). </w:t>
      </w:r>
      <w:r w:rsidR="0073705F" w:rsidRPr="0073705F">
        <w:rPr>
          <w:rFonts w:ascii="Garamond" w:hAnsi="Garamond"/>
          <w:sz w:val="22"/>
          <w:szCs w:val="22"/>
        </w:rPr>
        <w:t>Yukon classification accuracy dropped substantially in the "</w:t>
      </w:r>
      <w:del w:id="328" w:author="Daniel Schindler" w:date="2025-10-25T11:28:00Z" w16du:dateUtc="2025-10-25T18:28:00Z">
        <w:r w:rsidR="0073705F" w:rsidRPr="0073705F" w:rsidDel="00BB0C28">
          <w:rPr>
            <w:rFonts w:ascii="Garamond" w:hAnsi="Garamond"/>
            <w:sz w:val="22"/>
            <w:szCs w:val="22"/>
          </w:rPr>
          <w:delText>overlap</w:delText>
        </w:r>
      </w:del>
      <w:ins w:id="329" w:author="Daniel Schindler" w:date="2025-10-25T11:28:00Z" w16du:dateUtc="2025-10-25T18:28:00Z">
        <w:r w:rsidR="00BB0C28">
          <w:rPr>
            <w:rFonts w:ascii="Garamond" w:hAnsi="Garamond"/>
            <w:sz w:val="22"/>
            <w:szCs w:val="22"/>
          </w:rPr>
          <w:t>restricted??</w:t>
        </w:r>
      </w:ins>
      <w:r w:rsidR="0073705F" w:rsidRPr="0073705F">
        <w:rPr>
          <w:rFonts w:ascii="Garamond" w:hAnsi="Garamond"/>
          <w:sz w:val="22"/>
          <w:szCs w:val="22"/>
        </w:rPr>
        <w:t xml:space="preserve">" testing set (86.86% vs. 93.7% in the total testing set), despite similar numbers of misidentified individuals. </w:t>
      </w:r>
      <w:r w:rsidR="00733CEF">
        <w:rPr>
          <w:rFonts w:ascii="Garamond" w:hAnsi="Garamond"/>
          <w:sz w:val="22"/>
          <w:szCs w:val="22"/>
        </w:rPr>
        <w:t xml:space="preserve">This </w:t>
      </w:r>
      <w:r w:rsidR="0073705F" w:rsidRPr="0073705F">
        <w:rPr>
          <w:rFonts w:ascii="Garamond" w:hAnsi="Garamond"/>
          <w:sz w:val="22"/>
          <w:szCs w:val="22"/>
        </w:rPr>
        <w:t>decline likely reflects the removal of the most easily classified cases</w:t>
      </w:r>
      <w:r w:rsidR="00733CEF">
        <w:rPr>
          <w:rFonts w:ascii="Garamond" w:hAnsi="Garamond"/>
          <w:sz w:val="22"/>
          <w:szCs w:val="22"/>
        </w:rPr>
        <w:t>, which is further supported by</w:t>
      </w:r>
      <w:r w:rsidR="009A271F">
        <w:rPr>
          <w:rFonts w:ascii="Garamond" w:hAnsi="Garamond"/>
          <w:sz w:val="22"/>
          <w:szCs w:val="22"/>
        </w:rPr>
        <w:t xml:space="preserve"> </w:t>
      </w:r>
      <w:r w:rsidR="0073705F" w:rsidRPr="0073705F">
        <w:rPr>
          <w:rFonts w:ascii="Garamond" w:hAnsi="Garamond"/>
          <w:sz w:val="22"/>
          <w:szCs w:val="22"/>
        </w:rPr>
        <w:t>higher misclassification rates among CWAK individuals compared to those from the middle and upper Yukon regions</w:t>
      </w:r>
      <w:r w:rsidR="00733CEF">
        <w:rPr>
          <w:rFonts w:ascii="Garamond" w:hAnsi="Garamond"/>
          <w:sz w:val="22"/>
          <w:szCs w:val="22"/>
        </w:rPr>
        <w:t xml:space="preserve">. </w:t>
      </w:r>
      <w:r w:rsidR="003C5C0F" w:rsidRPr="003C5C0F">
        <w:rPr>
          <w:rFonts w:ascii="Garamond" w:hAnsi="Garamond"/>
          <w:sz w:val="22"/>
          <w:szCs w:val="22"/>
        </w:rPr>
        <w:t>The</w:t>
      </w:r>
      <w:r w:rsidR="00733CEF">
        <w:rPr>
          <w:rFonts w:ascii="Garamond" w:hAnsi="Garamond"/>
          <w:sz w:val="22"/>
          <w:szCs w:val="22"/>
        </w:rPr>
        <w:t xml:space="preserve">se </w:t>
      </w:r>
      <w:r w:rsidR="003C5C0F" w:rsidRPr="003C5C0F">
        <w:rPr>
          <w:rFonts w:ascii="Garamond" w:hAnsi="Garamond"/>
          <w:sz w:val="22"/>
          <w:szCs w:val="22"/>
        </w:rPr>
        <w:t xml:space="preserve">challenges </w:t>
      </w:r>
      <w:r w:rsidR="00733CEF">
        <w:rPr>
          <w:rFonts w:ascii="Garamond" w:hAnsi="Garamond"/>
          <w:sz w:val="22"/>
          <w:szCs w:val="22"/>
        </w:rPr>
        <w:t xml:space="preserve">likely stem </w:t>
      </w:r>
      <w:r w:rsidR="003C5C0F" w:rsidRPr="003C5C0F">
        <w:rPr>
          <w:rFonts w:ascii="Garamond" w:hAnsi="Garamond"/>
          <w:sz w:val="22"/>
          <w:szCs w:val="22"/>
        </w:rPr>
        <w:t>from shorter migration patterns that include less residence time in the mainstem Yukon River</w:t>
      </w:r>
      <w:r w:rsidR="00733CEF">
        <w:rPr>
          <w:rFonts w:ascii="Garamond" w:hAnsi="Garamond"/>
          <w:sz w:val="22"/>
          <w:szCs w:val="22"/>
        </w:rPr>
        <w:t>, and, subsequently, a</w:t>
      </w:r>
      <w:r w:rsidR="002D29B3" w:rsidRPr="003C5C0F">
        <w:rPr>
          <w:rFonts w:ascii="Garamond" w:hAnsi="Garamond"/>
          <w:sz w:val="22"/>
          <w:szCs w:val="22"/>
        </w:rPr>
        <w:t xml:space="preserve"> less pronounced increase in isotope values before marine entry</w:t>
      </w:r>
      <w:r w:rsidR="00733CEF">
        <w:rPr>
          <w:rFonts w:ascii="Garamond" w:hAnsi="Garamond"/>
          <w:sz w:val="22"/>
          <w:szCs w:val="22"/>
        </w:rPr>
        <w:t xml:space="preserve">. </w:t>
      </w:r>
      <w:moveToRangeStart w:id="330" w:author="Benjamin J. Makhlouf" w:date="2025-10-09T10:30:00Z" w:name="move210898217"/>
      <w:moveTo w:id="331" w:author="Benjamin J. Makhlouf" w:date="2025-10-09T10:30:00Z" w16du:dateUtc="2025-10-09T17:30:00Z">
        <w:r w:rsidR="00B54D1A">
          <w:rPr>
            <w:rFonts w:ascii="Garamond" w:hAnsi="Garamond"/>
            <w:sz w:val="22"/>
            <w:szCs w:val="22"/>
          </w:rPr>
          <w:t xml:space="preserve">Without this distinguishing feature, CWAK individuals from the Yukon (i.e. Figure 5b, column 4) are more likely to be misclassified with Kuskokwim or Nushagak fish, resulting in lower overall accuracy. </w:t>
        </w:r>
      </w:moveTo>
      <w:ins w:id="332" w:author="Daniel Schindler" w:date="2025-10-25T11:28:00Z" w16du:dateUtc="2025-10-25T18:28:00Z">
        <w:r w:rsidR="00BB0C28">
          <w:rPr>
            <w:rFonts w:ascii="Garamond" w:hAnsi="Garamond"/>
            <w:sz w:val="22"/>
            <w:szCs w:val="22"/>
          </w:rPr>
          <w:t>Nonetheless, even applying the most conservative methods, our classification methods a</w:t>
        </w:r>
      </w:ins>
      <w:ins w:id="333" w:author="Daniel Schindler" w:date="2025-10-25T11:29:00Z" w16du:dateUtc="2025-10-25T18:29:00Z">
        <w:r w:rsidR="00BB0C28">
          <w:rPr>
            <w:rFonts w:ascii="Garamond" w:hAnsi="Garamond"/>
            <w:sz w:val="22"/>
            <w:szCs w:val="22"/>
          </w:rPr>
          <w:t xml:space="preserve">chieved a **% </w:t>
        </w:r>
        <w:proofErr w:type="spellStart"/>
        <w:r w:rsidR="00BB0C28">
          <w:rPr>
            <w:rFonts w:ascii="Garamond" w:hAnsi="Garamond"/>
            <w:sz w:val="22"/>
            <w:szCs w:val="22"/>
          </w:rPr>
          <w:t>classifification</w:t>
        </w:r>
        <w:proofErr w:type="spellEnd"/>
        <w:r w:rsidR="00BB0C28">
          <w:rPr>
            <w:rFonts w:ascii="Garamond" w:hAnsi="Garamond"/>
            <w:sz w:val="22"/>
            <w:szCs w:val="22"/>
          </w:rPr>
          <w:t xml:space="preserve"> accuracy among the major western Alaska </w:t>
        </w:r>
        <w:proofErr w:type="spellStart"/>
        <w:r w:rsidR="00BB0C28">
          <w:rPr>
            <w:rFonts w:ascii="Garamond" w:hAnsi="Garamond"/>
            <w:sz w:val="22"/>
            <w:szCs w:val="22"/>
          </w:rPr>
          <w:t>rivers.</w:t>
        </w:r>
      </w:ins>
    </w:p>
    <w:moveToRangeEnd w:id="330"/>
    <w:p w14:paraId="7A35349C" w14:textId="032FB148" w:rsidR="00B54D1A" w:rsidRDefault="00B54D1A">
      <w:pPr>
        <w:spacing w:line="480" w:lineRule="auto"/>
        <w:rPr>
          <w:ins w:id="334" w:author="Benjamin J. Makhlouf" w:date="2025-10-09T10:34:00Z" w16du:dateUtc="2025-10-09T17:34:00Z"/>
          <w:rFonts w:ascii="Garamond" w:hAnsi="Garamond"/>
          <w:sz w:val="22"/>
          <w:szCs w:val="22"/>
        </w:rPr>
        <w:pPrChange w:id="335" w:author="Benjamin J. Makhlouf" w:date="2025-10-13T11:17:00Z" w16du:dateUtc="2025-10-13T18:17:00Z">
          <w:pPr>
            <w:spacing w:line="480" w:lineRule="auto"/>
            <w:ind w:firstLine="720"/>
          </w:pPr>
        </w:pPrChange>
      </w:pPr>
      <w:ins w:id="336" w:author="Benjamin J. Makhlouf" w:date="2025-10-09T10:30:00Z" w16du:dateUtc="2025-10-09T17:30:00Z">
        <w:r>
          <w:rPr>
            <w:rFonts w:ascii="Garamond" w:hAnsi="Garamond"/>
            <w:sz w:val="22"/>
            <w:szCs w:val="22"/>
          </w:rPr>
          <w:t>Despite</w:t>
        </w:r>
        <w:proofErr w:type="spellEnd"/>
        <w:r>
          <w:rPr>
            <w:rFonts w:ascii="Garamond" w:hAnsi="Garamond"/>
            <w:sz w:val="22"/>
            <w:szCs w:val="22"/>
          </w:rPr>
          <w:t xml:space="preserve"> th</w:t>
        </w:r>
      </w:ins>
      <w:ins w:id="337" w:author="Benjamin J. Makhlouf" w:date="2025-10-13T11:16:00Z" w16du:dateUtc="2025-10-13T18:16:00Z">
        <w:r w:rsidR="007E1DFC">
          <w:rPr>
            <w:rFonts w:ascii="Garamond" w:hAnsi="Garamond"/>
            <w:sz w:val="22"/>
            <w:szCs w:val="22"/>
          </w:rPr>
          <w:t>e added</w:t>
        </w:r>
      </w:ins>
      <w:ins w:id="338" w:author="Benjamin J. Makhlouf" w:date="2025-10-09T10:30:00Z" w16du:dateUtc="2025-10-09T17:30:00Z">
        <w:r>
          <w:rPr>
            <w:rFonts w:ascii="Garamond" w:hAnsi="Garamond"/>
            <w:sz w:val="22"/>
            <w:szCs w:val="22"/>
          </w:rPr>
          <w:t xml:space="preserve"> challenge for</w:t>
        </w:r>
      </w:ins>
      <w:ins w:id="339" w:author="Benjamin J. Makhlouf" w:date="2025-10-13T11:16:00Z" w16du:dateUtc="2025-10-13T18:16:00Z">
        <w:r w:rsidR="007E1DFC">
          <w:rPr>
            <w:rFonts w:ascii="Garamond" w:hAnsi="Garamond"/>
            <w:sz w:val="22"/>
            <w:szCs w:val="22"/>
          </w:rPr>
          <w:t xml:space="preserve"> distinguishing among Yukon and Kuskokwim individuals</w:t>
        </w:r>
      </w:ins>
      <w:ins w:id="340" w:author="Benjamin J. Makhlouf" w:date="2025-10-09T10:30:00Z" w16du:dateUtc="2025-10-09T17:30:00Z">
        <w:r>
          <w:rPr>
            <w:rFonts w:ascii="Garamond" w:hAnsi="Garamond"/>
            <w:sz w:val="22"/>
            <w:szCs w:val="22"/>
          </w:rPr>
          <w:t xml:space="preserve">, the observed difference in </w:t>
        </w:r>
      </w:ins>
      <w:ins w:id="341" w:author="Benjamin J. Makhlouf" w:date="2025-10-13T11:16:00Z" w16du:dateUtc="2025-10-13T18:16:00Z">
        <w:r w:rsidR="007E1DFC">
          <w:rPr>
            <w:rFonts w:ascii="Garamond" w:hAnsi="Garamond"/>
            <w:sz w:val="22"/>
            <w:szCs w:val="22"/>
          </w:rPr>
          <w:t xml:space="preserve">isotope LA patterns between </w:t>
        </w:r>
      </w:ins>
      <w:ins w:id="342" w:author="Benjamin J. Makhlouf" w:date="2025-10-09T10:31:00Z" w16du:dateUtc="2025-10-09T17:31:00Z">
        <w:r>
          <w:rPr>
            <w:rFonts w:ascii="Garamond" w:hAnsi="Garamond"/>
            <w:sz w:val="22"/>
            <w:szCs w:val="22"/>
          </w:rPr>
          <w:t xml:space="preserve">CWAK and non-CWAK individuals suggests that </w:t>
        </w:r>
      </w:ins>
      <w:ins w:id="343" w:author="Benjamin J. Makhlouf" w:date="2025-10-09T10:27:00Z" w16du:dateUtc="2025-10-09T17:27:00Z">
        <w:r w:rsidR="00536870" w:rsidRPr="006A5688">
          <w:rPr>
            <w:rFonts w:ascii="Garamond" w:hAnsi="Garamond"/>
            <w:sz w:val="22"/>
            <w:szCs w:val="22"/>
            <w:rPrChange w:id="344" w:author="Benjamin J. Makhlouf" w:date="2025-10-09T10:28:00Z" w16du:dateUtc="2025-10-09T17:28:00Z">
              <w:rPr/>
            </w:rPrChange>
          </w:rPr>
          <w:t xml:space="preserve">the approaches described here may be capable of resolving spatial structure within a single watershed. </w:t>
        </w:r>
      </w:ins>
      <w:ins w:id="345" w:author="Benjamin J. Makhlouf" w:date="2025-10-09T10:32:00Z" w16du:dateUtc="2025-10-09T17:32:00Z">
        <w:r>
          <w:rPr>
            <w:rFonts w:ascii="Garamond" w:hAnsi="Garamond"/>
            <w:sz w:val="22"/>
            <w:szCs w:val="22"/>
          </w:rPr>
          <w:t xml:space="preserve">For example, </w:t>
        </w:r>
      </w:ins>
      <w:ins w:id="346" w:author="Benjamin J. Makhlouf" w:date="2025-10-09T10:34:00Z" w16du:dateUtc="2025-10-09T17:34:00Z">
        <w:r>
          <w:rPr>
            <w:rFonts w:ascii="Garamond" w:hAnsi="Garamond"/>
            <w:sz w:val="22"/>
            <w:szCs w:val="22"/>
          </w:rPr>
          <w:t>genetics-based</w:t>
        </w:r>
      </w:ins>
      <w:ins w:id="347" w:author="Benjamin J. Makhlouf" w:date="2025-10-09T10:32:00Z" w16du:dateUtc="2025-10-09T17:32:00Z">
        <w:r>
          <w:rPr>
            <w:rFonts w:ascii="Garamond" w:hAnsi="Garamond"/>
            <w:sz w:val="22"/>
            <w:szCs w:val="22"/>
          </w:rPr>
          <w:t xml:space="preserve"> data in this dataset </w:t>
        </w:r>
      </w:ins>
      <w:ins w:id="348" w:author="Benjamin J. Makhlouf" w:date="2025-10-13T11:16:00Z" w16du:dateUtc="2025-10-13T18:16:00Z">
        <w:r w:rsidR="007E1DFC">
          <w:rPr>
            <w:rFonts w:ascii="Garamond" w:hAnsi="Garamond"/>
            <w:sz w:val="22"/>
            <w:szCs w:val="22"/>
          </w:rPr>
          <w:t>can produce</w:t>
        </w:r>
      </w:ins>
      <w:ins w:id="349" w:author="Benjamin J. Makhlouf" w:date="2025-10-09T10:32:00Z" w16du:dateUtc="2025-10-09T17:32:00Z">
        <w:r>
          <w:rPr>
            <w:rFonts w:ascii="Garamond" w:hAnsi="Garamond"/>
            <w:sz w:val="22"/>
            <w:szCs w:val="22"/>
          </w:rPr>
          <w:t xml:space="preserve"> known sub-watershed labels, which, given sufficient sample size, could be used to trai</w:t>
        </w:r>
      </w:ins>
      <w:ins w:id="350" w:author="Benjamin J. Makhlouf" w:date="2025-10-09T10:33:00Z" w16du:dateUtc="2025-10-09T17:33:00Z">
        <w:r>
          <w:rPr>
            <w:rFonts w:ascii="Garamond" w:hAnsi="Garamond"/>
            <w:sz w:val="22"/>
            <w:szCs w:val="22"/>
          </w:rPr>
          <w:t>n a model to distinguish among genetic regions in the Yukon using isotope time series data alone. P</w:t>
        </w:r>
      </w:ins>
      <w:ins w:id="351" w:author="Benjamin J. Makhlouf" w:date="2025-10-09T10:27:00Z" w16du:dateUtc="2025-10-09T17:27:00Z">
        <w:r w:rsidR="00536870" w:rsidRPr="006A5688">
          <w:rPr>
            <w:rFonts w:ascii="Garamond" w:hAnsi="Garamond"/>
            <w:sz w:val="22"/>
            <w:szCs w:val="22"/>
            <w:rPrChange w:id="352" w:author="Benjamin J. Makhlouf" w:date="2025-10-09T10:28:00Z" w16du:dateUtc="2025-10-09T17:28:00Z">
              <w:rPr/>
            </w:rPrChange>
          </w:rPr>
          <w:t xml:space="preserve">revious work has demonstrated that integrating data sources </w:t>
        </w:r>
      </w:ins>
      <w:ins w:id="353" w:author="Benjamin J. Makhlouf" w:date="2025-10-09T10:33:00Z" w16du:dateUtc="2025-10-09T17:33:00Z">
        <w:r>
          <w:rPr>
            <w:rFonts w:ascii="Garamond" w:hAnsi="Garamond"/>
            <w:sz w:val="22"/>
            <w:szCs w:val="22"/>
          </w:rPr>
          <w:t xml:space="preserve">such as genetics </w:t>
        </w:r>
      </w:ins>
      <w:ins w:id="354" w:author="Benjamin J. Makhlouf" w:date="2025-10-09T10:27:00Z" w16du:dateUtc="2025-10-09T17:27:00Z">
        <w:r w:rsidR="00536870" w:rsidRPr="006A5688">
          <w:rPr>
            <w:rFonts w:ascii="Garamond" w:hAnsi="Garamond"/>
            <w:sz w:val="22"/>
            <w:szCs w:val="22"/>
            <w:rPrChange w:id="355" w:author="Benjamin J. Makhlouf" w:date="2025-10-09T10:28:00Z" w16du:dateUtc="2025-10-09T17:28:00Z">
              <w:rPr/>
            </w:rPrChange>
          </w:rPr>
          <w:t>can enhance isotope-based assignment precision</w:t>
        </w:r>
      </w:ins>
      <w:ins w:id="356" w:author="Benjamin J. Makhlouf" w:date="2025-10-09T10:33:00Z" w16du:dateUtc="2025-10-09T17:33:00Z">
        <w:r>
          <w:rPr>
            <w:rFonts w:ascii="Garamond" w:hAnsi="Garamond"/>
            <w:sz w:val="22"/>
            <w:szCs w:val="22"/>
          </w:rPr>
          <w:t xml:space="preserve"> in some cases</w:t>
        </w:r>
      </w:ins>
      <w:ins w:id="357" w:author="Benjamin J. Makhlouf" w:date="2025-10-09T10:27:00Z" w16du:dateUtc="2025-10-09T17:27:00Z">
        <w:r w:rsidR="00536870" w:rsidRPr="006A5688">
          <w:rPr>
            <w:rFonts w:ascii="Garamond" w:hAnsi="Garamond"/>
            <w:sz w:val="22"/>
            <w:szCs w:val="22"/>
            <w:rPrChange w:id="358" w:author="Benjamin J. Makhlouf" w:date="2025-10-09T10:28:00Z" w16du:dateUtc="2025-10-09T17:28:00Z">
              <w:rPr/>
            </w:rPrChange>
          </w:rPr>
          <w:t xml:space="preserve"> (Makhlouf et al., 2025)</w:t>
        </w:r>
      </w:ins>
      <w:ins w:id="359" w:author="Benjamin J. Makhlouf" w:date="2025-10-09T10:33:00Z" w16du:dateUtc="2025-10-09T17:33:00Z">
        <w:r>
          <w:rPr>
            <w:rFonts w:ascii="Garamond" w:hAnsi="Garamond"/>
            <w:sz w:val="22"/>
            <w:szCs w:val="22"/>
          </w:rPr>
          <w:t xml:space="preserve">. However, these preliminary observations suggest that </w:t>
        </w:r>
      </w:ins>
      <w:ins w:id="360" w:author="Benjamin J. Makhlouf" w:date="2025-10-09T10:34:00Z" w16du:dateUtc="2025-10-09T17:34:00Z">
        <w:r>
          <w:rPr>
            <w:rFonts w:ascii="Garamond" w:hAnsi="Garamond"/>
            <w:sz w:val="22"/>
            <w:szCs w:val="22"/>
          </w:rPr>
          <w:t xml:space="preserve">similar approaches to the one outlined here may have the potential to improve assignment precision to the sub-basin scale without the need for additional data sources. </w:t>
        </w:r>
      </w:ins>
    </w:p>
    <w:p w14:paraId="7768580F" w14:textId="67629598" w:rsidR="002D29B3" w:rsidRPr="003C5C0F" w:rsidDel="00B54D1A" w:rsidRDefault="00733CEF" w:rsidP="00733CEF">
      <w:pPr>
        <w:spacing w:line="480" w:lineRule="auto"/>
        <w:ind w:firstLine="720"/>
        <w:rPr>
          <w:del w:id="361" w:author="Benjamin J. Makhlouf" w:date="2025-10-09T10:34:00Z" w16du:dateUtc="2025-10-09T17:34:00Z"/>
          <w:rFonts w:ascii="Garamond" w:hAnsi="Garamond"/>
          <w:sz w:val="22"/>
          <w:szCs w:val="22"/>
        </w:rPr>
      </w:pPr>
      <w:moveFromRangeStart w:id="362" w:author="Benjamin J. Makhlouf" w:date="2025-10-09T10:30:00Z" w:name="move210898217"/>
      <w:moveFrom w:id="363" w:author="Benjamin J. Makhlouf" w:date="2025-10-09T10:30:00Z" w16du:dateUtc="2025-10-09T17:30:00Z">
        <w:del w:id="364" w:author="Benjamin J. Makhlouf" w:date="2025-10-09T10:34:00Z" w16du:dateUtc="2025-10-09T17:34:00Z">
          <w:r w:rsidDel="00B54D1A">
            <w:rPr>
              <w:rFonts w:ascii="Garamond" w:hAnsi="Garamond"/>
              <w:sz w:val="22"/>
              <w:szCs w:val="22"/>
            </w:rPr>
            <w:delText xml:space="preserve">Without this distinguishing feature, CWAK individuals from the Yukon (i.e. Figure 5b, column 4) are more likely to be misclassified with Kuskokwim or Nushagak fish, resulting in lower overall accuracy. </w:delText>
          </w:r>
        </w:del>
      </w:moveFrom>
      <w:moveFromRangeEnd w:id="362"/>
      <w:del w:id="365" w:author="Benjamin J. Makhlouf" w:date="2025-10-09T10:34:00Z" w16du:dateUtc="2025-10-09T17:34:00Z">
        <w:r w:rsidR="00B753DE" w:rsidRPr="003C5C0F" w:rsidDel="00B54D1A">
          <w:rPr>
            <w:rFonts w:ascii="Garamond" w:hAnsi="Garamond"/>
            <w:sz w:val="22"/>
            <w:szCs w:val="22"/>
          </w:rPr>
          <w:delText xml:space="preserve">Still, </w:delText>
        </w:r>
        <w:r w:rsidDel="00B54D1A">
          <w:rPr>
            <w:rFonts w:ascii="Garamond" w:hAnsi="Garamond"/>
            <w:sz w:val="22"/>
            <w:szCs w:val="22"/>
          </w:rPr>
          <w:delText>PCA analysis suggests that other features in the timeseries</w:delText>
        </w:r>
      </w:del>
      <w:ins w:id="366" w:author="Daniel Schindler" w:date="2025-10-02T15:16:00Z" w16du:dateUtc="2025-10-02T22:16:00Z">
        <w:del w:id="367" w:author="Benjamin J. Makhlouf" w:date="2025-10-09T10:34:00Z" w16du:dateUtc="2025-10-09T17:34:00Z">
          <w:r w:rsidR="007833A8" w:rsidDel="00B54D1A">
            <w:rPr>
              <w:rFonts w:ascii="Garamond" w:hAnsi="Garamond"/>
              <w:sz w:val="22"/>
              <w:szCs w:val="22"/>
            </w:rPr>
            <w:delText>time series</w:delText>
          </w:r>
        </w:del>
      </w:ins>
      <w:del w:id="368" w:author="Benjamin J. Makhlouf" w:date="2025-10-09T10:34:00Z" w16du:dateUtc="2025-10-09T17:34:00Z">
        <w:r w:rsidDel="00B54D1A">
          <w:rPr>
            <w:rFonts w:ascii="Garamond" w:hAnsi="Garamond"/>
            <w:sz w:val="22"/>
            <w:szCs w:val="22"/>
          </w:rPr>
          <w:delText xml:space="preserve"> may also</w:delText>
        </w:r>
        <w:r w:rsidR="00B753DE" w:rsidRPr="003C5C0F" w:rsidDel="00B54D1A">
          <w:rPr>
            <w:rFonts w:ascii="Garamond" w:hAnsi="Garamond"/>
            <w:sz w:val="22"/>
            <w:szCs w:val="22"/>
          </w:rPr>
          <w:delText xml:space="preserve"> contribute to </w:delText>
        </w:r>
        <w:r w:rsidDel="00B54D1A">
          <w:rPr>
            <w:rFonts w:ascii="Garamond" w:hAnsi="Garamond"/>
            <w:sz w:val="22"/>
            <w:szCs w:val="22"/>
          </w:rPr>
          <w:delText xml:space="preserve">the ability to distinguish among watersheds (Figure 5). These small </w:delText>
        </w:r>
        <w:r w:rsidR="00B753DE" w:rsidRPr="003C5C0F" w:rsidDel="00B54D1A">
          <w:rPr>
            <w:rFonts w:ascii="Garamond" w:hAnsi="Garamond"/>
            <w:sz w:val="22"/>
            <w:szCs w:val="22"/>
          </w:rPr>
          <w:delText xml:space="preserve">variations may become more readily apparent for classification </w:delText>
        </w:r>
        <w:r w:rsidDel="00B54D1A">
          <w:rPr>
            <w:rFonts w:ascii="Garamond" w:hAnsi="Garamond"/>
            <w:sz w:val="22"/>
            <w:szCs w:val="22"/>
          </w:rPr>
          <w:delText>when used alongside other</w:delText>
        </w:r>
        <w:commentRangeStart w:id="369"/>
        <w:r w:rsidDel="00B54D1A">
          <w:rPr>
            <w:rFonts w:ascii="Garamond" w:hAnsi="Garamond"/>
            <w:sz w:val="22"/>
            <w:szCs w:val="22"/>
          </w:rPr>
          <w:delText xml:space="preserve"> </w:delText>
        </w:r>
        <w:r w:rsidR="00B753DE" w:rsidRPr="003C5C0F" w:rsidDel="00B54D1A">
          <w:rPr>
            <w:rFonts w:ascii="Garamond" w:hAnsi="Garamond"/>
            <w:sz w:val="22"/>
            <w:szCs w:val="22"/>
          </w:rPr>
          <w:delText>timeseries</w:delText>
        </w:r>
      </w:del>
      <w:ins w:id="370" w:author="Daniel Schindler" w:date="2025-10-02T15:16:00Z" w16du:dateUtc="2025-10-02T22:16:00Z">
        <w:del w:id="371" w:author="Benjamin J. Makhlouf" w:date="2025-10-09T10:34:00Z" w16du:dateUtc="2025-10-09T17:34:00Z">
          <w:r w:rsidR="007833A8" w:rsidDel="00B54D1A">
            <w:rPr>
              <w:rFonts w:ascii="Garamond" w:hAnsi="Garamond"/>
              <w:sz w:val="22"/>
              <w:szCs w:val="22"/>
            </w:rPr>
            <w:delText>time series</w:delText>
          </w:r>
        </w:del>
      </w:ins>
      <w:del w:id="372" w:author="Benjamin J. Makhlouf" w:date="2025-10-09T10:34:00Z" w16du:dateUtc="2025-10-09T17:34:00Z">
        <w:r w:rsidR="00B753DE" w:rsidRPr="003C5C0F" w:rsidDel="00B54D1A">
          <w:rPr>
            <w:rFonts w:ascii="Garamond" w:hAnsi="Garamond"/>
            <w:sz w:val="22"/>
            <w:szCs w:val="22"/>
          </w:rPr>
          <w:delText xml:space="preserve"> analysis techniques</w:delText>
        </w:r>
        <w:commentRangeEnd w:id="369"/>
        <w:r w:rsidR="00E84B9A" w:rsidDel="00B54D1A">
          <w:rPr>
            <w:rStyle w:val="CommentReference"/>
          </w:rPr>
          <w:commentReference w:id="369"/>
        </w:r>
        <w:r w:rsidDel="00B54D1A">
          <w:rPr>
            <w:rFonts w:ascii="Garamond" w:hAnsi="Garamond"/>
            <w:sz w:val="22"/>
            <w:szCs w:val="22"/>
          </w:rPr>
          <w:delText xml:space="preserve"> or by increasing the sample size of Yukon CWAK individuals in the training set. </w:delText>
        </w:r>
      </w:del>
    </w:p>
    <w:p w14:paraId="34F8313A" w14:textId="77777777" w:rsidR="00A8751C" w:rsidRDefault="00A8751C" w:rsidP="00624A8A">
      <w:pPr>
        <w:spacing w:before="100" w:beforeAutospacing="1" w:after="100" w:afterAutospacing="1" w:line="240" w:lineRule="auto"/>
        <w:outlineLvl w:val="1"/>
        <w:rPr>
          <w:rFonts w:ascii="Garamond" w:hAnsi="Garamond"/>
          <w:sz w:val="22"/>
          <w:szCs w:val="22"/>
        </w:rPr>
      </w:pPr>
    </w:p>
    <w:p w14:paraId="0DE4DA04" w14:textId="427317EF" w:rsidR="009A271F" w:rsidRPr="001566FD" w:rsidRDefault="00624A8A" w:rsidP="009A271F">
      <w:pPr>
        <w:spacing w:before="100" w:beforeAutospacing="1" w:after="100" w:afterAutospacing="1" w:line="240" w:lineRule="auto"/>
        <w:outlineLvl w:val="1"/>
        <w:rPr>
          <w:rFonts w:ascii="Garamond" w:eastAsia="Times New Roman" w:hAnsi="Garamond" w:cs="Times New Roman"/>
          <w:b/>
          <w:bCs/>
          <w:kern w:val="0"/>
          <w14:ligatures w14:val="none"/>
        </w:rPr>
      </w:pPr>
      <w:r w:rsidRPr="001566FD">
        <w:rPr>
          <w:rFonts w:ascii="Garamond" w:eastAsia="Times New Roman" w:hAnsi="Garamond" w:cs="Times New Roman"/>
          <w:b/>
          <w:bCs/>
          <w:kern w:val="0"/>
          <w14:ligatures w14:val="none"/>
        </w:rPr>
        <w:t>Implications for Stock Assessment and Management</w:t>
      </w:r>
    </w:p>
    <w:p w14:paraId="2C8074B5" w14:textId="4A384518" w:rsidR="00941969" w:rsidRDefault="00D27C7B">
      <w:pPr>
        <w:pStyle w:val="NormalWeb"/>
        <w:spacing w:line="480" w:lineRule="auto"/>
        <w:ind w:firstLine="720"/>
        <w:rPr>
          <w:ins w:id="373" w:author="Benjamin J. Makhlouf" w:date="2025-10-09T10:55:00Z" w16du:dateUtc="2025-10-09T17:55:00Z"/>
        </w:rPr>
        <w:pPrChange w:id="374" w:author="Benjamin J. Makhlouf" w:date="2025-10-09T11:02:00Z" w16du:dateUtc="2025-10-09T18:02:00Z">
          <w:pPr>
            <w:pStyle w:val="NormalWeb"/>
          </w:pPr>
        </w:pPrChange>
      </w:pPr>
      <w:r w:rsidRPr="001566FD">
        <w:rPr>
          <w:rFonts w:ascii="Garamond" w:hAnsi="Garamond"/>
          <w:sz w:val="22"/>
          <w:szCs w:val="22"/>
        </w:rPr>
        <w:t xml:space="preserve">A tool to estimate provenance of marine-caught Chinook salmon in </w:t>
      </w:r>
      <w:ins w:id="375" w:author="Daniel Schindler" w:date="2025-10-25T11:29:00Z" w16du:dateUtc="2025-10-25T18:29:00Z">
        <w:r w:rsidR="00BB0C28">
          <w:rPr>
            <w:rFonts w:ascii="Garamond" w:hAnsi="Garamond"/>
            <w:sz w:val="22"/>
            <w:szCs w:val="22"/>
          </w:rPr>
          <w:t>w</w:t>
        </w:r>
      </w:ins>
      <w:del w:id="376" w:author="Daniel Schindler" w:date="2025-10-25T11:29:00Z" w16du:dateUtc="2025-10-25T18:29:00Z">
        <w:r w:rsidRPr="001566FD" w:rsidDel="00BB0C28">
          <w:rPr>
            <w:rFonts w:ascii="Garamond" w:hAnsi="Garamond"/>
            <w:sz w:val="22"/>
            <w:szCs w:val="22"/>
          </w:rPr>
          <w:delText>W</w:delText>
        </w:r>
      </w:del>
      <w:r w:rsidRPr="001566FD">
        <w:rPr>
          <w:rFonts w:ascii="Garamond" w:hAnsi="Garamond"/>
          <w:sz w:val="22"/>
          <w:szCs w:val="22"/>
        </w:rPr>
        <w:t xml:space="preserve">estern Alaska has the potential to expand assessment </w:t>
      </w:r>
      <w:r w:rsidR="009B7B97" w:rsidRPr="001566FD">
        <w:rPr>
          <w:rFonts w:ascii="Garamond" w:hAnsi="Garamond"/>
          <w:sz w:val="22"/>
          <w:szCs w:val="22"/>
        </w:rPr>
        <w:t xml:space="preserve">of hypotheses of declining population health by allowing for an explicit assessment of marine mortality on stock specific health. </w:t>
      </w:r>
      <w:r w:rsidRPr="001566FD">
        <w:rPr>
          <w:rFonts w:ascii="Garamond" w:hAnsi="Garamond"/>
          <w:sz w:val="22"/>
          <w:szCs w:val="22"/>
        </w:rPr>
        <w:t xml:space="preserve">The </w:t>
      </w:r>
      <w:r w:rsidR="009A271F" w:rsidRPr="001566FD">
        <w:rPr>
          <w:rFonts w:ascii="Garamond" w:hAnsi="Garamond"/>
          <w:sz w:val="22"/>
          <w:szCs w:val="22"/>
        </w:rPr>
        <w:t xml:space="preserve">workflow </w:t>
      </w:r>
      <w:del w:id="377" w:author="Daniel Schindler" w:date="2025-10-25T11:29:00Z" w16du:dateUtc="2025-10-25T18:29:00Z">
        <w:r w:rsidRPr="001566FD" w:rsidDel="00BB0C28">
          <w:rPr>
            <w:rFonts w:ascii="Garamond" w:hAnsi="Garamond"/>
            <w:sz w:val="22"/>
            <w:szCs w:val="22"/>
          </w:rPr>
          <w:delText xml:space="preserve">presented </w:delText>
        </w:r>
      </w:del>
      <w:ins w:id="378" w:author="Daniel Schindler" w:date="2025-10-25T11:29:00Z" w16du:dateUtc="2025-10-25T18:29:00Z">
        <w:r w:rsidR="00BB0C28">
          <w:rPr>
            <w:rFonts w:ascii="Garamond" w:hAnsi="Garamond"/>
            <w:sz w:val="22"/>
            <w:szCs w:val="22"/>
          </w:rPr>
          <w:t>developed here</w:t>
        </w:r>
        <w:r w:rsidR="00BB0C28" w:rsidRPr="001566FD">
          <w:rPr>
            <w:rFonts w:ascii="Garamond" w:hAnsi="Garamond"/>
            <w:sz w:val="22"/>
            <w:szCs w:val="22"/>
          </w:rPr>
          <w:t xml:space="preserve"> </w:t>
        </w:r>
      </w:ins>
      <w:r w:rsidR="009A271F" w:rsidRPr="001566FD">
        <w:rPr>
          <w:rFonts w:ascii="Garamond" w:hAnsi="Garamond"/>
          <w:sz w:val="22"/>
          <w:szCs w:val="22"/>
        </w:rPr>
        <w:t>illustrates an</w:t>
      </w:r>
      <w:r w:rsidRPr="001566FD">
        <w:rPr>
          <w:rFonts w:ascii="Garamond" w:hAnsi="Garamond"/>
          <w:sz w:val="22"/>
          <w:szCs w:val="22"/>
        </w:rPr>
        <w:t xml:space="preserve"> </w:t>
      </w:r>
      <w:r w:rsidR="009A271F" w:rsidRPr="001566FD">
        <w:rPr>
          <w:rFonts w:ascii="Garamond" w:hAnsi="Garamond"/>
          <w:sz w:val="22"/>
          <w:szCs w:val="22"/>
        </w:rPr>
        <w:t xml:space="preserve">approach </w:t>
      </w:r>
      <w:r w:rsidR="009B7B97" w:rsidRPr="001566FD">
        <w:rPr>
          <w:rFonts w:ascii="Garamond" w:hAnsi="Garamond"/>
          <w:sz w:val="22"/>
          <w:szCs w:val="22"/>
        </w:rPr>
        <w:t xml:space="preserve">that can be </w:t>
      </w:r>
      <w:r w:rsidR="009B7B97" w:rsidRPr="001566FD">
        <w:rPr>
          <w:rFonts w:ascii="Garamond" w:hAnsi="Garamond"/>
          <w:sz w:val="22"/>
          <w:szCs w:val="22"/>
        </w:rPr>
        <w:lastRenderedPageBreak/>
        <w:t xml:space="preserve">used alongside </w:t>
      </w:r>
      <w:r w:rsidRPr="001566FD">
        <w:rPr>
          <w:rFonts w:ascii="Garamond" w:hAnsi="Garamond"/>
          <w:sz w:val="22"/>
          <w:szCs w:val="22"/>
        </w:rPr>
        <w:t>otolith LA-ICPMS data</w:t>
      </w:r>
      <w:r w:rsidR="009A271F" w:rsidRPr="001566FD">
        <w:rPr>
          <w:rFonts w:ascii="Garamond" w:hAnsi="Garamond"/>
          <w:sz w:val="22"/>
          <w:szCs w:val="22"/>
        </w:rPr>
        <w:t xml:space="preserve"> to provide probabilistic estimates of provenance, and calibrated models presented here may be immediately useful for classifying adult Chinook salmon from western Alaska watershed</w:t>
      </w:r>
      <w:ins w:id="379" w:author="Benjamin J. Makhlouf" w:date="2025-10-09T10:44:00Z" w16du:dateUtc="2025-10-09T17:44:00Z">
        <w:r w:rsidR="001F4D2D">
          <w:rPr>
            <w:rFonts w:ascii="Garamond" w:hAnsi="Garamond"/>
            <w:sz w:val="22"/>
            <w:szCs w:val="22"/>
          </w:rPr>
          <w:t>s</w:t>
        </w:r>
      </w:ins>
      <w:r w:rsidR="009A271F" w:rsidRPr="001566FD">
        <w:rPr>
          <w:rFonts w:ascii="Garamond" w:hAnsi="Garamond"/>
          <w:sz w:val="22"/>
          <w:szCs w:val="22"/>
        </w:rPr>
        <w:t xml:space="preserve">. </w:t>
      </w:r>
      <w:ins w:id="380" w:author="Benjamin J. Makhlouf" w:date="2025-10-09T10:55:00Z" w16du:dateUtc="2025-10-09T17:55:00Z">
        <w:r w:rsidR="00941969" w:rsidRPr="00941969">
          <w:rPr>
            <w:rFonts w:ascii="Garamond" w:hAnsi="Garamond"/>
            <w:sz w:val="22"/>
            <w:szCs w:val="22"/>
            <w:rPrChange w:id="381" w:author="Benjamin J. Makhlouf" w:date="2025-10-09T10:59:00Z" w16du:dateUtc="2025-10-09T17:59:00Z">
              <w:rPr/>
            </w:rPrChange>
          </w:rPr>
          <w:t xml:space="preserve">Our dataset is unusually large for its type and includes samples collected across several years and from nearly all parts of the </w:t>
        </w:r>
      </w:ins>
      <w:ins w:id="382" w:author="Benjamin J. Makhlouf" w:date="2025-10-09T10:56:00Z" w16du:dateUtc="2025-10-09T17:56:00Z">
        <w:r w:rsidR="00941969" w:rsidRPr="00941969">
          <w:rPr>
            <w:rFonts w:ascii="Garamond" w:hAnsi="Garamond"/>
            <w:sz w:val="22"/>
            <w:szCs w:val="22"/>
            <w:rPrChange w:id="383" w:author="Benjamin J. Makhlouf" w:date="2025-10-09T10:59:00Z" w16du:dateUtc="2025-10-09T17:59:00Z">
              <w:rPr/>
            </w:rPrChange>
          </w:rPr>
          <w:t xml:space="preserve">sampled </w:t>
        </w:r>
      </w:ins>
      <w:ins w:id="384" w:author="Benjamin J. Makhlouf" w:date="2025-10-09T10:55:00Z" w16du:dateUtc="2025-10-09T17:55:00Z">
        <w:r w:rsidR="00941969" w:rsidRPr="00941969">
          <w:rPr>
            <w:rFonts w:ascii="Garamond" w:hAnsi="Garamond"/>
            <w:sz w:val="22"/>
            <w:szCs w:val="22"/>
            <w:rPrChange w:id="385" w:author="Benjamin J. Makhlouf" w:date="2025-10-09T10:59:00Z" w16du:dateUtc="2025-10-09T17:59:00Z">
              <w:rPr/>
            </w:rPrChange>
          </w:rPr>
          <w:t>watershed</w:t>
        </w:r>
      </w:ins>
      <w:ins w:id="386" w:author="Benjamin J. Makhlouf" w:date="2025-10-09T10:56:00Z" w16du:dateUtc="2025-10-09T17:56:00Z">
        <w:r w:rsidR="00941969" w:rsidRPr="00941969">
          <w:rPr>
            <w:rFonts w:ascii="Garamond" w:hAnsi="Garamond"/>
            <w:sz w:val="22"/>
            <w:szCs w:val="22"/>
            <w:rPrChange w:id="387" w:author="Benjamin J. Makhlouf" w:date="2025-10-09T10:59:00Z" w16du:dateUtc="2025-10-09T17:59:00Z">
              <w:rPr/>
            </w:rPrChange>
          </w:rPr>
          <w:t>s</w:t>
        </w:r>
      </w:ins>
      <w:ins w:id="388" w:author="Benjamin J. Makhlouf" w:date="2025-10-09T10:55:00Z" w16du:dateUtc="2025-10-09T17:55:00Z">
        <w:r w:rsidR="00941969" w:rsidRPr="00941969">
          <w:rPr>
            <w:rFonts w:ascii="Garamond" w:hAnsi="Garamond"/>
            <w:sz w:val="22"/>
            <w:szCs w:val="22"/>
            <w:rPrChange w:id="389" w:author="Benjamin J. Makhlouf" w:date="2025-10-09T10:59:00Z" w16du:dateUtc="2025-10-09T17:59:00Z">
              <w:rPr/>
            </w:rPrChange>
          </w:rPr>
          <w:t xml:space="preserve">. As such, we expect it to be broadly representative of the natural variability among years, and that the model presented here will generalize well to new years of data. However, due to sample size constraints we did not include a true validation set from a year excluded from the training and testing data, leaving open the possibility that some degree of overfitting to this dataset could affect assignment accuracy for unseen years. Additionally, sample preparation procedures and </w:t>
        </w:r>
      </w:ins>
      <w:ins w:id="390" w:author="Benjamin J. Makhlouf" w:date="2025-10-13T11:17:00Z" w16du:dateUtc="2025-10-13T18:17:00Z">
        <w:r w:rsidR="007E1DFC">
          <w:rPr>
            <w:rFonts w:ascii="Garamond" w:hAnsi="Garamond"/>
            <w:sz w:val="22"/>
            <w:szCs w:val="22"/>
          </w:rPr>
          <w:t>LA</w:t>
        </w:r>
      </w:ins>
      <w:ins w:id="391" w:author="Benjamin J. Makhlouf" w:date="2025-10-13T11:18:00Z" w16du:dateUtc="2025-10-13T18:18:00Z">
        <w:r w:rsidR="007E1DFC">
          <w:rPr>
            <w:rFonts w:ascii="Garamond" w:hAnsi="Garamond"/>
            <w:sz w:val="22"/>
            <w:szCs w:val="22"/>
          </w:rPr>
          <w:t xml:space="preserve">-ICPMS </w:t>
        </w:r>
      </w:ins>
      <w:ins w:id="392" w:author="Benjamin J. Makhlouf" w:date="2025-10-09T10:55:00Z" w16du:dateUtc="2025-10-09T17:55:00Z">
        <w:r w:rsidR="00941969" w:rsidRPr="00941969">
          <w:rPr>
            <w:rFonts w:ascii="Garamond" w:hAnsi="Garamond"/>
            <w:sz w:val="22"/>
            <w:szCs w:val="22"/>
            <w:rPrChange w:id="393" w:author="Benjamin J. Makhlouf" w:date="2025-10-09T10:59:00Z" w16du:dateUtc="2025-10-09T17:59:00Z">
              <w:rPr/>
            </w:rPrChange>
          </w:rPr>
          <w:t>specifications may vary among research groups, which could complicate direct comparisons between our dataset and others.</w:t>
        </w:r>
      </w:ins>
      <w:ins w:id="394" w:author="Benjamin J. Makhlouf" w:date="2025-10-13T11:18:00Z" w16du:dateUtc="2025-10-13T18:18:00Z">
        <w:r w:rsidR="007E1DFC">
          <w:rPr>
            <w:rFonts w:ascii="Garamond" w:hAnsi="Garamond"/>
            <w:sz w:val="22"/>
            <w:szCs w:val="22"/>
          </w:rPr>
          <w:t xml:space="preserve"> </w:t>
        </w:r>
      </w:ins>
      <w:ins w:id="395" w:author="Benjamin J. Makhlouf" w:date="2025-10-09T10:55:00Z" w16du:dateUtc="2025-10-09T17:55:00Z">
        <w:r w:rsidR="00941969" w:rsidRPr="00941969">
          <w:rPr>
            <w:rFonts w:ascii="Garamond" w:hAnsi="Garamond"/>
            <w:sz w:val="22"/>
            <w:szCs w:val="22"/>
            <w:rPrChange w:id="396" w:author="Benjamin J. Makhlouf" w:date="2025-10-09T10:59:00Z" w16du:dateUtc="2025-10-09T17:59:00Z">
              <w:rPr/>
            </w:rPrChange>
          </w:rPr>
          <w:t xml:space="preserve">This consideration also applies to analyses of juvenile Chinook salmon, which should display comparable isotopic patterns </w:t>
        </w:r>
      </w:ins>
      <w:ins w:id="397" w:author="Benjamin J. Makhlouf" w:date="2025-10-13T11:18:00Z" w16du:dateUtc="2025-10-13T18:18:00Z">
        <w:r w:rsidR="007E1DFC">
          <w:rPr>
            <w:rFonts w:ascii="Garamond" w:hAnsi="Garamond"/>
            <w:sz w:val="22"/>
            <w:szCs w:val="22"/>
          </w:rPr>
          <w:t xml:space="preserve">given that </w:t>
        </w:r>
      </w:ins>
      <w:ins w:id="398" w:author="Benjamin J. Makhlouf" w:date="2025-10-09T10:55:00Z" w16du:dateUtc="2025-10-09T17:55:00Z">
        <w:r w:rsidR="00941969" w:rsidRPr="00941969">
          <w:rPr>
            <w:rFonts w:ascii="Garamond" w:hAnsi="Garamond"/>
            <w:sz w:val="22"/>
            <w:szCs w:val="22"/>
            <w:rPrChange w:id="399" w:author="Benjamin J. Makhlouf" w:date="2025-10-09T10:59:00Z" w16du:dateUtc="2025-10-09T17:59:00Z">
              <w:rPr/>
            </w:rPrChange>
          </w:rPr>
          <w:t>our model used only the freshwater region of the otolith. Nevertheless, differences in analytical approaches</w:t>
        </w:r>
      </w:ins>
      <w:ins w:id="400" w:author="Benjamin J. Makhlouf" w:date="2025-10-09T10:56:00Z" w16du:dateUtc="2025-10-09T17:56:00Z">
        <w:r w:rsidR="00941969" w:rsidRPr="00941969">
          <w:rPr>
            <w:rFonts w:ascii="Garamond" w:hAnsi="Garamond"/>
            <w:sz w:val="22"/>
            <w:szCs w:val="22"/>
            <w:rPrChange w:id="401" w:author="Benjamin J. Makhlouf" w:date="2025-10-09T10:59:00Z" w16du:dateUtc="2025-10-09T17:59:00Z">
              <w:rPr/>
            </w:rPrChange>
          </w:rPr>
          <w:t xml:space="preserve">, </w:t>
        </w:r>
      </w:ins>
      <w:ins w:id="402" w:author="Benjamin J. Makhlouf" w:date="2025-10-09T10:55:00Z" w16du:dateUtc="2025-10-09T17:55:00Z">
        <w:r w:rsidR="00941969" w:rsidRPr="00941969">
          <w:rPr>
            <w:rFonts w:ascii="Garamond" w:hAnsi="Garamond"/>
            <w:sz w:val="22"/>
            <w:szCs w:val="22"/>
            <w:rPrChange w:id="403" w:author="Benjamin J. Makhlouf" w:date="2025-10-09T10:59:00Z" w16du:dateUtc="2025-10-09T17:59:00Z">
              <w:rPr/>
            </w:rPrChange>
          </w:rPr>
          <w:t>particularly when working with much smaller otoliths</w:t>
        </w:r>
      </w:ins>
      <w:ins w:id="404" w:author="Benjamin J. Makhlouf" w:date="2025-10-09T10:56:00Z" w16du:dateUtc="2025-10-09T17:56:00Z">
        <w:r w:rsidR="00941969" w:rsidRPr="00941969">
          <w:rPr>
            <w:rFonts w:ascii="Garamond" w:hAnsi="Garamond"/>
            <w:sz w:val="22"/>
            <w:szCs w:val="22"/>
            <w:rPrChange w:id="405" w:author="Benjamin J. Makhlouf" w:date="2025-10-09T10:59:00Z" w16du:dateUtc="2025-10-09T17:59:00Z">
              <w:rPr/>
            </w:rPrChange>
          </w:rPr>
          <w:t xml:space="preserve">, </w:t>
        </w:r>
      </w:ins>
      <w:ins w:id="406" w:author="Benjamin J. Makhlouf" w:date="2025-10-09T10:55:00Z" w16du:dateUtc="2025-10-09T17:55:00Z">
        <w:r w:rsidR="00941969" w:rsidRPr="00941969">
          <w:rPr>
            <w:rFonts w:ascii="Garamond" w:hAnsi="Garamond"/>
            <w:sz w:val="22"/>
            <w:szCs w:val="22"/>
            <w:rPrChange w:id="407" w:author="Benjamin J. Makhlouf" w:date="2025-10-09T10:59:00Z" w16du:dateUtc="2025-10-09T17:59:00Z">
              <w:rPr/>
            </w:rPrChange>
          </w:rPr>
          <w:t xml:space="preserve">could influence results, and this assumption should be evaluated before large-scale application. Despite these caveats, we expect the patterns identified here to be robust across similar data types, particularly when paired with advanced time-series methods </w:t>
        </w:r>
      </w:ins>
      <w:ins w:id="408" w:author="Benjamin J. Makhlouf" w:date="2025-10-13T11:19:00Z" w16du:dateUtc="2025-10-13T18:19:00Z">
        <w:r w:rsidR="007E1DFC">
          <w:rPr>
            <w:rFonts w:ascii="Garamond" w:hAnsi="Garamond"/>
            <w:sz w:val="22"/>
            <w:szCs w:val="22"/>
          </w:rPr>
          <w:t xml:space="preserve">(ex. </w:t>
        </w:r>
      </w:ins>
      <w:ins w:id="409" w:author="Benjamin J. Makhlouf" w:date="2025-10-09T10:55:00Z" w16du:dateUtc="2025-10-09T17:55:00Z">
        <w:r w:rsidR="00941969" w:rsidRPr="00941969">
          <w:rPr>
            <w:rFonts w:ascii="Garamond" w:hAnsi="Garamond"/>
            <w:sz w:val="22"/>
            <w:szCs w:val="22"/>
            <w:rPrChange w:id="410" w:author="Benjamin J. Makhlouf" w:date="2025-10-09T10:59:00Z" w16du:dateUtc="2025-10-09T17:59:00Z">
              <w:rPr/>
            </w:rPrChange>
          </w:rPr>
          <w:t>dynamic time warping</w:t>
        </w:r>
      </w:ins>
      <w:ins w:id="411" w:author="Benjamin J. Makhlouf" w:date="2025-10-09T10:56:00Z" w16du:dateUtc="2025-10-09T17:56:00Z">
        <w:r w:rsidR="00941969" w:rsidRPr="00941969">
          <w:rPr>
            <w:rFonts w:ascii="Garamond" w:hAnsi="Garamond"/>
            <w:sz w:val="22"/>
            <w:szCs w:val="22"/>
            <w:rPrChange w:id="412" w:author="Benjamin J. Makhlouf" w:date="2025-10-09T10:59:00Z" w16du:dateUtc="2025-10-09T17:59:00Z">
              <w:rPr/>
            </w:rPrChange>
          </w:rPr>
          <w:t xml:space="preserve"> (</w:t>
        </w:r>
      </w:ins>
      <w:ins w:id="413" w:author="Benjamin J. Makhlouf" w:date="2025-10-13T11:18:00Z" w16du:dateUtc="2025-10-13T18:18:00Z">
        <w:r w:rsidR="007E1DFC">
          <w:rPr>
            <w:rFonts w:ascii="Garamond" w:hAnsi="Garamond"/>
            <w:sz w:val="22"/>
            <w:szCs w:val="22"/>
          </w:rPr>
          <w:t>preprint</w:t>
        </w:r>
      </w:ins>
      <w:ins w:id="414" w:author="Benjamin J. Makhlouf" w:date="2025-10-09T10:56:00Z" w16du:dateUtc="2025-10-09T17:56:00Z">
        <w:r w:rsidR="00941969" w:rsidRPr="00941969">
          <w:rPr>
            <w:rFonts w:ascii="Garamond" w:hAnsi="Garamond"/>
            <w:sz w:val="22"/>
            <w:szCs w:val="22"/>
            <w:rPrChange w:id="415" w:author="Benjamin J. Makhlouf" w:date="2025-10-09T10:59:00Z" w16du:dateUtc="2025-10-09T17:59:00Z">
              <w:rPr/>
            </w:rPrChange>
          </w:rPr>
          <w:t>)</w:t>
        </w:r>
      </w:ins>
      <w:ins w:id="416" w:author="Benjamin J. Makhlouf" w:date="2025-10-13T11:19:00Z" w16du:dateUtc="2025-10-13T18:19:00Z">
        <w:r w:rsidR="007E1DFC">
          <w:rPr>
            <w:rFonts w:ascii="Garamond" w:hAnsi="Garamond"/>
            <w:sz w:val="22"/>
            <w:szCs w:val="22"/>
          </w:rPr>
          <w:t>)</w:t>
        </w:r>
      </w:ins>
      <w:ins w:id="417" w:author="Benjamin J. Makhlouf" w:date="2025-10-09T10:55:00Z" w16du:dateUtc="2025-10-09T17:55:00Z">
        <w:r w:rsidR="00941969" w:rsidRPr="00941969">
          <w:rPr>
            <w:rFonts w:ascii="Garamond" w:hAnsi="Garamond"/>
            <w:sz w:val="22"/>
            <w:szCs w:val="22"/>
            <w:rPrChange w:id="418" w:author="Benjamin J. Makhlouf" w:date="2025-10-09T10:59:00Z" w16du:dateUtc="2025-10-09T17:59:00Z">
              <w:rPr/>
            </w:rPrChange>
          </w:rPr>
          <w:t xml:space="preserve">, or deep learning approaches which can accommodate variation in time-series length and </w:t>
        </w:r>
      </w:ins>
      <w:ins w:id="419" w:author="Benjamin J. Makhlouf" w:date="2025-10-13T11:19:00Z" w16du:dateUtc="2025-10-13T18:19:00Z">
        <w:r w:rsidR="007E1DFC">
          <w:rPr>
            <w:rFonts w:ascii="Garamond" w:hAnsi="Garamond"/>
            <w:sz w:val="22"/>
            <w:szCs w:val="22"/>
          </w:rPr>
          <w:t xml:space="preserve">minimize the need for preprocessing. </w:t>
        </w:r>
      </w:ins>
    </w:p>
    <w:p w14:paraId="74B65E54" w14:textId="61481EC4" w:rsidR="00E2482E" w:rsidRPr="001566FD" w:rsidDel="00941969" w:rsidRDefault="009B7B97">
      <w:pPr>
        <w:pStyle w:val="whitespace-normal"/>
        <w:spacing w:line="480" w:lineRule="auto"/>
        <w:ind w:firstLine="720"/>
        <w:rPr>
          <w:del w:id="420" w:author="Benjamin J. Makhlouf" w:date="2025-10-09T10:59:00Z" w16du:dateUtc="2025-10-09T17:59:00Z"/>
          <w:rFonts w:ascii="Garamond" w:hAnsi="Garamond"/>
          <w:sz w:val="22"/>
          <w:szCs w:val="22"/>
        </w:rPr>
      </w:pPr>
      <w:del w:id="421" w:author="Benjamin J. Makhlouf" w:date="2025-10-09T10:47:00Z" w16du:dateUtc="2025-10-09T17:47:00Z">
        <w:r w:rsidRPr="001566FD" w:rsidDel="001F4D2D">
          <w:rPr>
            <w:rFonts w:ascii="Garamond" w:hAnsi="Garamond"/>
            <w:sz w:val="22"/>
            <w:szCs w:val="22"/>
          </w:rPr>
          <w:delText>Because of the size of this dataset and the temporal scale of sampling efforts, we expect that th</w:delText>
        </w:r>
        <w:r w:rsidR="009A271F" w:rsidRPr="001566FD" w:rsidDel="001F4D2D">
          <w:rPr>
            <w:rFonts w:ascii="Garamond" w:hAnsi="Garamond"/>
            <w:sz w:val="22"/>
            <w:szCs w:val="22"/>
          </w:rPr>
          <w:delText>e library of otolith data included in this model includes variability among years that will allow it to perform well on new data</w:delText>
        </w:r>
        <w:r w:rsidR="00E2482E" w:rsidRPr="001566FD" w:rsidDel="001F4D2D">
          <w:rPr>
            <w:rFonts w:ascii="Garamond" w:hAnsi="Garamond"/>
            <w:sz w:val="22"/>
            <w:szCs w:val="22"/>
          </w:rPr>
          <w:delText>sets</w:delText>
        </w:r>
        <w:r w:rsidR="009A271F" w:rsidRPr="001566FD" w:rsidDel="001F4D2D">
          <w:rPr>
            <w:rFonts w:ascii="Garamond" w:hAnsi="Garamond"/>
            <w:sz w:val="22"/>
            <w:szCs w:val="22"/>
          </w:rPr>
          <w:delText xml:space="preserve">. However, because we </w:delText>
        </w:r>
      </w:del>
      <w:del w:id="422" w:author="Benjamin J. Makhlouf" w:date="2025-10-09T10:55:00Z" w16du:dateUtc="2025-10-09T17:55:00Z">
        <w:r w:rsidR="009A271F" w:rsidRPr="001566FD" w:rsidDel="00941969">
          <w:rPr>
            <w:rFonts w:ascii="Garamond" w:hAnsi="Garamond"/>
            <w:sz w:val="22"/>
            <w:szCs w:val="22"/>
          </w:rPr>
          <w:delText xml:space="preserve">opted not to include a true validation set </w:delText>
        </w:r>
      </w:del>
      <w:ins w:id="423" w:author="Benjamin J. Makhlouf" w:date="2025-10-09T10:59:00Z" w16du:dateUtc="2025-10-09T17:59:00Z">
        <w:r w:rsidR="00941969">
          <w:rPr>
            <w:rFonts w:ascii="Garamond" w:hAnsi="Garamond"/>
            <w:sz w:val="22"/>
            <w:szCs w:val="22"/>
          </w:rPr>
          <w:tab/>
        </w:r>
      </w:ins>
      <w:del w:id="424" w:author="Benjamin J. Makhlouf" w:date="2025-10-09T10:49:00Z" w16du:dateUtc="2025-10-09T17:49:00Z">
        <w:r w:rsidR="009A271F" w:rsidRPr="001566FD" w:rsidDel="001F4D2D">
          <w:rPr>
            <w:rFonts w:ascii="Garamond" w:hAnsi="Garamond"/>
            <w:sz w:val="22"/>
            <w:szCs w:val="22"/>
          </w:rPr>
          <w:delText xml:space="preserve">given sample-size constraints, there remains the potential that performance on a new year may be lower due to </w:delText>
        </w:r>
      </w:del>
      <w:ins w:id="425" w:author="Daniel Schindler" w:date="2025-10-06T11:05:00Z" w16du:dateUtc="2025-10-06T18:05:00Z">
        <w:del w:id="426" w:author="Benjamin J. Makhlouf" w:date="2025-10-09T10:49:00Z" w16du:dateUtc="2025-10-09T17:49:00Z">
          <w:r w:rsidR="00CF4BFF" w:rsidDel="001F4D2D">
            <w:rPr>
              <w:rFonts w:ascii="Garamond" w:hAnsi="Garamond"/>
              <w:sz w:val="22"/>
              <w:szCs w:val="22"/>
            </w:rPr>
            <w:delText xml:space="preserve">potential </w:delText>
          </w:r>
        </w:del>
      </w:ins>
      <w:del w:id="427" w:author="Benjamin J. Makhlouf" w:date="2025-10-09T10:49:00Z" w16du:dateUtc="2025-10-09T17:49:00Z">
        <w:r w:rsidR="009A271F" w:rsidRPr="001566FD" w:rsidDel="001F4D2D">
          <w:rPr>
            <w:rFonts w:ascii="Garamond" w:hAnsi="Garamond"/>
            <w:sz w:val="22"/>
            <w:szCs w:val="22"/>
          </w:rPr>
          <w:delText>overfitting to our dataset.</w:delText>
        </w:r>
      </w:del>
      <w:del w:id="428" w:author="Benjamin J. Makhlouf" w:date="2025-10-09T10:59:00Z" w16du:dateUtc="2025-10-09T17:59:00Z">
        <w:r w:rsidR="009A271F" w:rsidRPr="001566FD" w:rsidDel="00941969">
          <w:rPr>
            <w:rFonts w:ascii="Garamond" w:hAnsi="Garamond"/>
            <w:sz w:val="22"/>
            <w:szCs w:val="22"/>
          </w:rPr>
          <w:delText xml:space="preserve"> In addition, because these data include only the juvenile freshwater residence </w:delText>
        </w:r>
        <w:r w:rsidR="00E2482E" w:rsidRPr="001566FD" w:rsidDel="00941969">
          <w:rPr>
            <w:rFonts w:ascii="Garamond" w:hAnsi="Garamond"/>
            <w:sz w:val="22"/>
            <w:szCs w:val="22"/>
          </w:rPr>
          <w:delText xml:space="preserve">period, we expect that this model can be applied to juvenile chinook salmon expected to be from western Alaska watersheds. However, this assumption should be tested using known-origin individuals before large scale implementation. </w:delText>
        </w:r>
      </w:del>
    </w:p>
    <w:p w14:paraId="50DB6BBB" w14:textId="70EFCB5D" w:rsidR="00941969" w:rsidRDefault="00E5472C" w:rsidP="00941969">
      <w:pPr>
        <w:pStyle w:val="whitespace-normal"/>
        <w:spacing w:line="480" w:lineRule="auto"/>
        <w:rPr>
          <w:ins w:id="429" w:author="Benjamin J. Makhlouf" w:date="2025-10-09T11:02:00Z" w16du:dateUtc="2025-10-09T18:02:00Z"/>
          <w:rFonts w:ascii="Garamond" w:hAnsi="Garamond"/>
          <w:sz w:val="22"/>
          <w:szCs w:val="22"/>
        </w:rPr>
      </w:pPr>
      <w:r w:rsidRPr="001566FD">
        <w:rPr>
          <w:rFonts w:ascii="Garamond" w:hAnsi="Garamond"/>
          <w:sz w:val="22"/>
          <w:szCs w:val="22"/>
        </w:rPr>
        <w:t>In addition</w:t>
      </w:r>
      <w:ins w:id="430" w:author="Benjamin J. Makhlouf" w:date="2025-10-09T11:00:00Z" w16du:dateUtc="2025-10-09T18:00:00Z">
        <w:r w:rsidR="00941969">
          <w:rPr>
            <w:rFonts w:ascii="Garamond" w:hAnsi="Garamond"/>
            <w:sz w:val="22"/>
            <w:szCs w:val="22"/>
          </w:rPr>
          <w:t xml:space="preserve"> to providing accurate watershed assignment estimates, </w:t>
        </w:r>
      </w:ins>
      <w:del w:id="431" w:author="Benjamin J. Makhlouf" w:date="2025-10-09T11:00:00Z" w16du:dateUtc="2025-10-09T18:00:00Z">
        <w:r w:rsidRPr="001566FD" w:rsidDel="00941969">
          <w:rPr>
            <w:rFonts w:ascii="Garamond" w:hAnsi="Garamond"/>
            <w:sz w:val="22"/>
            <w:szCs w:val="22"/>
          </w:rPr>
          <w:delText xml:space="preserve">, </w:delText>
        </w:r>
      </w:del>
      <w:r w:rsidRPr="001566FD">
        <w:rPr>
          <w:rFonts w:ascii="Garamond" w:hAnsi="Garamond"/>
          <w:sz w:val="22"/>
          <w:szCs w:val="22"/>
        </w:rPr>
        <w:t xml:space="preserve">the </w:t>
      </w:r>
      <w:ins w:id="432" w:author="Benjamin J. Makhlouf" w:date="2025-10-09T11:00:00Z" w16du:dateUtc="2025-10-09T18:00:00Z">
        <w:r w:rsidR="00941969">
          <w:rPr>
            <w:rFonts w:ascii="Garamond" w:hAnsi="Garamond"/>
            <w:sz w:val="22"/>
            <w:szCs w:val="22"/>
          </w:rPr>
          <w:t>workflow</w:t>
        </w:r>
      </w:ins>
      <w:del w:id="433" w:author="Benjamin J. Makhlouf" w:date="2025-10-09T11:00:00Z" w16du:dateUtc="2025-10-09T18:00:00Z">
        <w:r w:rsidRPr="001566FD" w:rsidDel="00941969">
          <w:rPr>
            <w:rFonts w:ascii="Garamond" w:hAnsi="Garamond"/>
            <w:sz w:val="22"/>
            <w:szCs w:val="22"/>
          </w:rPr>
          <w:delText>methods</w:delText>
        </w:r>
      </w:del>
      <w:r w:rsidRPr="001566FD">
        <w:rPr>
          <w:rFonts w:ascii="Garamond" w:hAnsi="Garamond"/>
          <w:sz w:val="22"/>
          <w:szCs w:val="22"/>
        </w:rPr>
        <w:t xml:space="preserve"> presented here provide</w:t>
      </w:r>
      <w:ins w:id="434" w:author="Benjamin J. Makhlouf" w:date="2025-10-09T11:00:00Z" w16du:dateUtc="2025-10-09T18:00:00Z">
        <w:r w:rsidR="00941969">
          <w:rPr>
            <w:rFonts w:ascii="Garamond" w:hAnsi="Garamond"/>
            <w:sz w:val="22"/>
            <w:szCs w:val="22"/>
          </w:rPr>
          <w:t>s</w:t>
        </w:r>
      </w:ins>
      <w:r w:rsidRPr="001566FD">
        <w:rPr>
          <w:rFonts w:ascii="Garamond" w:hAnsi="Garamond"/>
          <w:sz w:val="22"/>
          <w:szCs w:val="22"/>
        </w:rPr>
        <w:t xml:space="preserve"> </w:t>
      </w:r>
      <w:ins w:id="435" w:author="Benjamin J. Makhlouf" w:date="2025-10-09T11:00:00Z" w16du:dateUtc="2025-10-09T18:00:00Z">
        <w:r w:rsidR="00941969">
          <w:rPr>
            <w:rFonts w:ascii="Garamond" w:hAnsi="Garamond"/>
            <w:sz w:val="22"/>
            <w:szCs w:val="22"/>
          </w:rPr>
          <w:t xml:space="preserve">true </w:t>
        </w:r>
      </w:ins>
      <w:del w:id="436" w:author="Benjamin J. Makhlouf" w:date="2025-10-09T11:00:00Z" w16du:dateUtc="2025-10-09T18:00:00Z">
        <w:r w:rsidRPr="001566FD" w:rsidDel="00941969">
          <w:rPr>
            <w:rFonts w:ascii="Garamond" w:hAnsi="Garamond"/>
            <w:sz w:val="22"/>
            <w:szCs w:val="22"/>
          </w:rPr>
          <w:delText xml:space="preserve">quantifiable </w:delText>
        </w:r>
      </w:del>
      <w:ins w:id="437" w:author="Benjamin J. Makhlouf" w:date="2025-10-09T11:00:00Z" w16du:dateUtc="2025-10-09T18:00:00Z">
        <w:r w:rsidR="00941969">
          <w:rPr>
            <w:rFonts w:ascii="Garamond" w:hAnsi="Garamond"/>
            <w:sz w:val="22"/>
            <w:szCs w:val="22"/>
          </w:rPr>
          <w:t xml:space="preserve">probability </w:t>
        </w:r>
      </w:ins>
      <w:del w:id="438" w:author="Benjamin J. Makhlouf" w:date="2025-10-09T11:00:00Z" w16du:dateUtc="2025-10-09T18:00:00Z">
        <w:r w:rsidRPr="001566FD" w:rsidDel="00941969">
          <w:rPr>
            <w:rFonts w:ascii="Garamond" w:hAnsi="Garamond"/>
            <w:sz w:val="22"/>
            <w:szCs w:val="22"/>
          </w:rPr>
          <w:delText xml:space="preserve">confidence </w:delText>
        </w:r>
      </w:del>
      <w:r w:rsidRPr="001566FD">
        <w:rPr>
          <w:rFonts w:ascii="Garamond" w:hAnsi="Garamond"/>
          <w:sz w:val="22"/>
          <w:szCs w:val="22"/>
        </w:rPr>
        <w:t xml:space="preserve">values </w:t>
      </w:r>
      <w:ins w:id="439" w:author="Benjamin J. Makhlouf" w:date="2025-10-09T11:04:00Z" w16du:dateUtc="2025-10-09T18:04:00Z">
        <w:r w:rsidR="00941969">
          <w:rPr>
            <w:rFonts w:ascii="Garamond" w:hAnsi="Garamond"/>
            <w:sz w:val="22"/>
            <w:szCs w:val="22"/>
          </w:rPr>
          <w:t xml:space="preserve">through </w:t>
        </w:r>
      </w:ins>
      <w:ins w:id="440" w:author="Benjamin J. Makhlouf" w:date="2025-10-09T11:01:00Z" w16du:dateUtc="2025-10-09T18:01:00Z">
        <w:r w:rsidR="00941969">
          <w:rPr>
            <w:rFonts w:ascii="Garamond" w:hAnsi="Garamond"/>
            <w:sz w:val="22"/>
            <w:szCs w:val="22"/>
          </w:rPr>
          <w:t xml:space="preserve">probability calibration. </w:t>
        </w:r>
      </w:ins>
      <w:del w:id="441" w:author="Benjamin J. Makhlouf" w:date="2025-10-09T11:01:00Z" w16du:dateUtc="2025-10-09T18:01:00Z">
        <w:r w:rsidRPr="001566FD" w:rsidDel="00941969">
          <w:rPr>
            <w:rFonts w:ascii="Garamond" w:hAnsi="Garamond"/>
            <w:sz w:val="22"/>
            <w:szCs w:val="22"/>
          </w:rPr>
          <w:delText xml:space="preserve">which can be </w:delText>
        </w:r>
      </w:del>
      <w:del w:id="442" w:author="Benjamin J. Makhlouf" w:date="2025-10-09T11:02:00Z" w16du:dateUtc="2025-10-09T18:02:00Z">
        <w:r w:rsidRPr="001566FD" w:rsidDel="00941969">
          <w:rPr>
            <w:rFonts w:ascii="Garamond" w:hAnsi="Garamond"/>
            <w:sz w:val="22"/>
            <w:szCs w:val="22"/>
          </w:rPr>
          <w:delText>directly</w:delText>
        </w:r>
      </w:del>
      <w:del w:id="443" w:author="Benjamin J. Makhlouf" w:date="2025-10-09T11:03:00Z" w16du:dateUtc="2025-10-09T18:03:00Z">
        <w:r w:rsidRPr="001566FD" w:rsidDel="00941969">
          <w:rPr>
            <w:rFonts w:ascii="Garamond" w:hAnsi="Garamond"/>
            <w:sz w:val="22"/>
            <w:szCs w:val="22"/>
          </w:rPr>
          <w:delText xml:space="preserve"> used by managers to make decisions based on changing thresholds of misassignment risk, offering a practical framework for incorporating uncertainty into management decisions.</w:delText>
        </w:r>
        <w:r w:rsidR="009B7B97" w:rsidRPr="001566FD" w:rsidDel="00941969">
          <w:rPr>
            <w:rFonts w:ascii="Garamond" w:hAnsi="Garamond"/>
            <w:sz w:val="22"/>
            <w:szCs w:val="22"/>
          </w:rPr>
          <w:delText xml:space="preserve"> </w:delText>
        </w:r>
      </w:del>
      <w:del w:id="444" w:author="Benjamin J. Makhlouf" w:date="2025-10-13T11:20:00Z" w16du:dateUtc="2025-10-13T18:20:00Z">
        <w:r w:rsidR="009B7B97" w:rsidRPr="001566FD" w:rsidDel="007E1DFC">
          <w:rPr>
            <w:rFonts w:ascii="Garamond" w:hAnsi="Garamond"/>
            <w:sz w:val="22"/>
            <w:szCs w:val="22"/>
          </w:rPr>
          <w:delText xml:space="preserve">Even with extremely high confidence threshold values, our model achieved between ~70% and ~85% accuracy for all classes. The exception to this is the Yukon classification on the “Total” testing set, in which distinct </w:delText>
        </w:r>
        <w:r w:rsidR="009B7B97" w:rsidRPr="001566FD" w:rsidDel="007E1DFC">
          <w:rPr>
            <w:rFonts w:ascii="Cambria Math" w:hAnsi="Cambria Math" w:cs="Cambria Math"/>
            <w:sz w:val="22"/>
            <w:szCs w:val="22"/>
          </w:rPr>
          <w:delText>⁸⁷</w:delText>
        </w:r>
        <w:r w:rsidR="009B7B97" w:rsidRPr="001566FD" w:rsidDel="007E1DFC">
          <w:rPr>
            <w:rFonts w:ascii="Garamond" w:hAnsi="Garamond"/>
            <w:sz w:val="22"/>
            <w:szCs w:val="22"/>
          </w:rPr>
          <w:delText>Sr/</w:delText>
        </w:r>
        <w:r w:rsidR="009B7B97" w:rsidRPr="001566FD" w:rsidDel="007E1DFC">
          <w:rPr>
            <w:rFonts w:ascii="Cambria Math" w:hAnsi="Cambria Math" w:cs="Cambria Math"/>
            <w:sz w:val="22"/>
            <w:szCs w:val="22"/>
          </w:rPr>
          <w:delText>⁸⁶</w:delText>
        </w:r>
        <w:r w:rsidR="009B7B97" w:rsidRPr="001566FD" w:rsidDel="007E1DFC">
          <w:rPr>
            <w:rFonts w:ascii="Garamond" w:hAnsi="Garamond"/>
            <w:sz w:val="22"/>
            <w:szCs w:val="22"/>
          </w:rPr>
          <w:delText xml:space="preserve">Sr values in the Yukon buoy correct classification with extremely high confidence </w:delText>
        </w:r>
        <w:commentRangeStart w:id="445"/>
        <w:r w:rsidR="009B7B97" w:rsidRPr="001566FD" w:rsidDel="007E1DFC">
          <w:rPr>
            <w:rFonts w:ascii="Garamond" w:hAnsi="Garamond"/>
            <w:sz w:val="22"/>
            <w:szCs w:val="22"/>
          </w:rPr>
          <w:delText>values</w:delText>
        </w:r>
        <w:commentRangeEnd w:id="445"/>
        <w:r w:rsidR="00E84B9A" w:rsidRPr="001566FD" w:rsidDel="007E1DFC">
          <w:rPr>
            <w:rStyle w:val="CommentReference"/>
            <w:rFonts w:ascii="Garamond" w:eastAsiaTheme="minorHAnsi" w:hAnsi="Garamond" w:cstheme="minorBidi"/>
            <w:kern w:val="2"/>
            <w:sz w:val="22"/>
            <w:szCs w:val="22"/>
            <w14:ligatures w14:val="standardContextual"/>
          </w:rPr>
          <w:commentReference w:id="445"/>
        </w:r>
      </w:del>
      <w:ins w:id="446" w:author="Benjamin J. Makhlouf" w:date="2025-10-09T11:08:00Z" w16du:dateUtc="2025-10-09T18:08:00Z">
        <w:r w:rsidR="00B72E2E" w:rsidRPr="00B72E2E">
          <w:rPr>
            <w:rFonts w:ascii="Garamond" w:hAnsi="Garamond"/>
            <w:sz w:val="22"/>
            <w:szCs w:val="22"/>
            <w:rPrChange w:id="447" w:author="Benjamin J. Makhlouf" w:date="2025-10-09T11:08:00Z" w16du:dateUtc="2025-10-09T18:08:00Z">
              <w:rPr/>
            </w:rPrChange>
          </w:rPr>
          <w:t>Calibrating probability scores enable</w:t>
        </w:r>
      </w:ins>
      <w:ins w:id="448" w:author="Benjamin J. Makhlouf" w:date="2025-10-13T11:21:00Z" w16du:dateUtc="2025-10-13T18:21:00Z">
        <w:r w:rsidR="007E1DFC">
          <w:rPr>
            <w:rFonts w:ascii="Garamond" w:hAnsi="Garamond"/>
            <w:sz w:val="22"/>
            <w:szCs w:val="22"/>
          </w:rPr>
          <w:t>s classification scores to be presented with a true measure of model uncertainty.</w:t>
        </w:r>
      </w:ins>
      <w:ins w:id="449" w:author="Benjamin J. Makhlouf" w:date="2025-10-13T11:22:00Z" w16du:dateUtc="2025-10-13T18:22:00Z">
        <w:r w:rsidR="007E1DFC">
          <w:rPr>
            <w:rFonts w:ascii="Garamond" w:hAnsi="Garamond"/>
            <w:sz w:val="22"/>
            <w:szCs w:val="22"/>
          </w:rPr>
          <w:t xml:space="preserve"> By</w:t>
        </w:r>
      </w:ins>
      <w:ins w:id="450" w:author="Benjamin J. Makhlouf" w:date="2025-10-13T11:21:00Z" w16du:dateUtc="2025-10-13T18:21:00Z">
        <w:r w:rsidR="007E1DFC">
          <w:rPr>
            <w:rFonts w:ascii="Garamond" w:hAnsi="Garamond"/>
            <w:sz w:val="22"/>
            <w:szCs w:val="22"/>
          </w:rPr>
          <w:t xml:space="preserve"> doing so this allows managers to</w:t>
        </w:r>
      </w:ins>
      <w:ins w:id="451" w:author="Benjamin J. Makhlouf" w:date="2025-10-13T11:22:00Z" w16du:dateUtc="2025-10-13T18:22:00Z">
        <w:r w:rsidR="007E1DFC">
          <w:rPr>
            <w:rFonts w:ascii="Garamond" w:hAnsi="Garamond"/>
            <w:sz w:val="22"/>
            <w:szCs w:val="22"/>
          </w:rPr>
          <w:t xml:space="preserve"> use the result of the models presented here to make decisions based on flexible </w:t>
        </w:r>
      </w:ins>
      <w:ins w:id="452" w:author="Benjamin J. Makhlouf" w:date="2025-10-09T11:08:00Z" w16du:dateUtc="2025-10-09T18:08:00Z">
        <w:r w:rsidR="00B72E2E" w:rsidRPr="00B72E2E">
          <w:rPr>
            <w:rFonts w:ascii="Garamond" w:hAnsi="Garamond"/>
            <w:sz w:val="22"/>
            <w:szCs w:val="22"/>
            <w:rPrChange w:id="453" w:author="Benjamin J. Makhlouf" w:date="2025-10-09T11:08:00Z" w16du:dateUtc="2025-10-09T18:08:00Z">
              <w:rPr/>
            </w:rPrChange>
          </w:rPr>
          <w:t>thresholds of misassignment risk</w:t>
        </w:r>
      </w:ins>
      <w:ins w:id="454" w:author="Benjamin J. Makhlouf" w:date="2025-10-09T11:09:00Z" w16du:dateUtc="2025-10-09T18:09:00Z">
        <w:r w:rsidR="00B72E2E">
          <w:rPr>
            <w:rFonts w:ascii="Garamond" w:hAnsi="Garamond"/>
            <w:sz w:val="22"/>
            <w:szCs w:val="22"/>
          </w:rPr>
          <w:t xml:space="preserve"> </w:t>
        </w:r>
      </w:ins>
      <w:ins w:id="455" w:author="Benjamin J. Makhlouf" w:date="2025-10-09T11:11:00Z" w16du:dateUtc="2025-10-09T18:11:00Z">
        <w:r w:rsidR="00B72E2E">
          <w:rPr>
            <w:rFonts w:ascii="Garamond" w:hAnsi="Garamond"/>
            <w:sz w:val="22"/>
            <w:szCs w:val="22"/>
          </w:rPr>
          <w:t xml:space="preserve">which more accurately represent the true model uncertainty. In addition, these values can be </w:t>
        </w:r>
      </w:ins>
      <w:ins w:id="456" w:author="Benjamin J. Makhlouf" w:date="2025-10-13T11:22:00Z" w16du:dateUtc="2025-10-13T18:22:00Z">
        <w:r w:rsidR="00434E96">
          <w:rPr>
            <w:rFonts w:ascii="Garamond" w:hAnsi="Garamond"/>
            <w:sz w:val="22"/>
            <w:szCs w:val="22"/>
          </w:rPr>
          <w:t xml:space="preserve">appropriately </w:t>
        </w:r>
      </w:ins>
      <w:ins w:id="457" w:author="Benjamin J. Makhlouf" w:date="2025-10-09T11:11:00Z" w16du:dateUtc="2025-10-09T18:11:00Z">
        <w:r w:rsidR="00B72E2E">
          <w:rPr>
            <w:rFonts w:ascii="Garamond" w:hAnsi="Garamond"/>
            <w:sz w:val="22"/>
            <w:szCs w:val="22"/>
          </w:rPr>
          <w:t>used in probabilistic frameworks</w:t>
        </w:r>
      </w:ins>
      <w:ins w:id="458" w:author="Benjamin J. Makhlouf" w:date="2025-10-13T11:23:00Z" w16du:dateUtc="2025-10-13T18:23:00Z">
        <w:r w:rsidR="00434E96">
          <w:rPr>
            <w:rFonts w:ascii="Garamond" w:hAnsi="Garamond"/>
            <w:sz w:val="22"/>
            <w:szCs w:val="22"/>
          </w:rPr>
          <w:t xml:space="preserve"> for assignment or structured decision making,</w:t>
        </w:r>
      </w:ins>
      <w:ins w:id="459" w:author="Benjamin J. Makhlouf" w:date="2025-10-09T11:11:00Z" w16du:dateUtc="2025-10-09T18:11:00Z">
        <w:r w:rsidR="00B72E2E">
          <w:rPr>
            <w:rFonts w:ascii="Garamond" w:hAnsi="Garamond"/>
            <w:sz w:val="22"/>
            <w:szCs w:val="22"/>
          </w:rPr>
          <w:t xml:space="preserve"> thereby allowing more effective</w:t>
        </w:r>
      </w:ins>
      <w:ins w:id="460" w:author="Benjamin J. Makhlouf" w:date="2025-10-13T11:23:00Z" w16du:dateUtc="2025-10-13T18:23:00Z">
        <w:r w:rsidR="00434E96">
          <w:rPr>
            <w:rFonts w:ascii="Garamond" w:hAnsi="Garamond"/>
            <w:sz w:val="22"/>
            <w:szCs w:val="22"/>
          </w:rPr>
          <w:t xml:space="preserve"> </w:t>
        </w:r>
      </w:ins>
      <w:ins w:id="461" w:author="Benjamin J. Makhlouf" w:date="2025-10-09T11:11:00Z" w16du:dateUtc="2025-10-09T18:11:00Z">
        <w:r w:rsidR="00B72E2E">
          <w:rPr>
            <w:rFonts w:ascii="Garamond" w:hAnsi="Garamond"/>
            <w:sz w:val="22"/>
            <w:szCs w:val="22"/>
          </w:rPr>
          <w:t>quantif</w:t>
        </w:r>
      </w:ins>
      <w:ins w:id="462" w:author="Benjamin J. Makhlouf" w:date="2025-10-13T11:23:00Z" w16du:dateUtc="2025-10-13T18:23:00Z">
        <w:r w:rsidR="00434E96">
          <w:rPr>
            <w:rFonts w:ascii="Garamond" w:hAnsi="Garamond"/>
            <w:sz w:val="22"/>
            <w:szCs w:val="22"/>
          </w:rPr>
          <w:t>ication of</w:t>
        </w:r>
      </w:ins>
      <w:ins w:id="463" w:author="Benjamin J. Makhlouf" w:date="2025-10-09T11:11:00Z" w16du:dateUtc="2025-10-09T18:11:00Z">
        <w:r w:rsidR="00B72E2E">
          <w:rPr>
            <w:rFonts w:ascii="Garamond" w:hAnsi="Garamond"/>
            <w:sz w:val="22"/>
            <w:szCs w:val="22"/>
          </w:rPr>
          <w:t xml:space="preserve"> uncertainty </w:t>
        </w:r>
      </w:ins>
      <w:ins w:id="464" w:author="Benjamin J. Makhlouf" w:date="2025-10-09T11:12:00Z" w16du:dateUtc="2025-10-09T18:12:00Z">
        <w:r w:rsidR="00B72E2E">
          <w:rPr>
            <w:rFonts w:ascii="Garamond" w:hAnsi="Garamond"/>
            <w:sz w:val="22"/>
            <w:szCs w:val="22"/>
          </w:rPr>
          <w:t xml:space="preserve">through to management outcomes. </w:t>
        </w:r>
      </w:ins>
      <w:del w:id="465" w:author="Benjamin J. Makhlouf" w:date="2025-10-09T11:03:00Z" w16du:dateUtc="2025-10-09T18:03:00Z">
        <w:r w:rsidR="009B7B97" w:rsidRPr="001566FD" w:rsidDel="00941969">
          <w:rPr>
            <w:rFonts w:ascii="Garamond" w:hAnsi="Garamond"/>
            <w:sz w:val="22"/>
            <w:szCs w:val="22"/>
          </w:rPr>
          <w:delText xml:space="preserve">. </w:delText>
        </w:r>
      </w:del>
    </w:p>
    <w:p w14:paraId="2A0ABC6D" w14:textId="4A56B075" w:rsidR="00941969" w:rsidRPr="001566FD" w:rsidDel="00B72E2E" w:rsidRDefault="00B72E2E">
      <w:pPr>
        <w:pStyle w:val="whitespace-normal"/>
        <w:spacing w:line="480" w:lineRule="auto"/>
        <w:rPr>
          <w:del w:id="466" w:author="Benjamin J. Makhlouf" w:date="2025-10-09T11:12:00Z" w16du:dateUtc="2025-10-09T18:12:00Z"/>
          <w:rFonts w:ascii="Garamond" w:hAnsi="Garamond"/>
          <w:sz w:val="22"/>
          <w:szCs w:val="22"/>
        </w:rPr>
        <w:pPrChange w:id="467" w:author="Benjamin J. Makhlouf" w:date="2025-10-09T10:59:00Z" w16du:dateUtc="2025-10-09T17:59:00Z">
          <w:pPr>
            <w:pStyle w:val="whitespace-normal"/>
            <w:spacing w:line="480" w:lineRule="auto"/>
            <w:ind w:firstLine="720"/>
          </w:pPr>
        </w:pPrChange>
      </w:pPr>
      <w:ins w:id="468" w:author="Benjamin J. Makhlouf" w:date="2025-10-09T11:12:00Z" w16du:dateUtc="2025-10-09T18:12:00Z">
        <w:r>
          <w:rPr>
            <w:rFonts w:ascii="Garamond" w:hAnsi="Garamond"/>
            <w:sz w:val="22"/>
            <w:szCs w:val="22"/>
          </w:rPr>
          <w:tab/>
        </w:r>
      </w:ins>
    </w:p>
    <w:p w14:paraId="75A7E217" w14:textId="176660EC" w:rsidR="00E5472C" w:rsidRPr="001566FD" w:rsidRDefault="008D72B1">
      <w:pPr>
        <w:pStyle w:val="whitespace-normal"/>
        <w:spacing w:line="480" w:lineRule="auto"/>
        <w:rPr>
          <w:rFonts w:ascii="Garamond" w:hAnsi="Garamond"/>
          <w:sz w:val="22"/>
          <w:szCs w:val="22"/>
        </w:rPr>
        <w:pPrChange w:id="469" w:author="Benjamin J. Makhlouf" w:date="2025-10-09T11:12:00Z" w16du:dateUtc="2025-10-09T18:12:00Z">
          <w:pPr>
            <w:pStyle w:val="whitespace-normal"/>
            <w:spacing w:line="480" w:lineRule="auto"/>
            <w:ind w:firstLine="720"/>
          </w:pPr>
        </w:pPrChange>
      </w:pPr>
      <w:ins w:id="470" w:author="Benjamin J. Makhlouf" w:date="2025-10-13T11:23:00Z" w16du:dateUtc="2025-10-13T18:23:00Z">
        <w:r>
          <w:rPr>
            <w:rFonts w:ascii="Garamond" w:hAnsi="Garamond"/>
            <w:sz w:val="22"/>
            <w:szCs w:val="22"/>
          </w:rPr>
          <w:t xml:space="preserve">Despite </w:t>
        </w:r>
      </w:ins>
      <w:ins w:id="471" w:author="Benjamin J. Makhlouf" w:date="2025-10-09T11:12:00Z" w16du:dateUtc="2025-10-09T18:12:00Z">
        <w:r w:rsidR="00B72E2E">
          <w:rPr>
            <w:rFonts w:ascii="Garamond" w:hAnsi="Garamond"/>
            <w:sz w:val="22"/>
            <w:szCs w:val="22"/>
          </w:rPr>
          <w:t>an</w:t>
        </w:r>
      </w:ins>
      <w:del w:id="472" w:author="Benjamin J. Makhlouf" w:date="2025-10-09T11:12:00Z" w16du:dateUtc="2025-10-09T18:12:00Z">
        <w:r w:rsidR="0064576D" w:rsidRPr="001566FD" w:rsidDel="00B72E2E">
          <w:rPr>
            <w:rFonts w:ascii="Garamond" w:hAnsi="Garamond"/>
            <w:sz w:val="22"/>
            <w:szCs w:val="22"/>
          </w:rPr>
          <w:delText>Although the methods presented he</w:delText>
        </w:r>
      </w:del>
      <w:ins w:id="473" w:author="Benjamin J. Makhlouf" w:date="2025-10-09T11:12:00Z" w16du:dateUtc="2025-10-09T18:12:00Z">
        <w:r w:rsidR="00B72E2E">
          <w:rPr>
            <w:rFonts w:ascii="Garamond" w:hAnsi="Garamond"/>
            <w:sz w:val="22"/>
            <w:szCs w:val="22"/>
          </w:rPr>
          <w:t xml:space="preserve"> advancement in</w:t>
        </w:r>
      </w:ins>
      <w:del w:id="474" w:author="Benjamin J. Makhlouf" w:date="2025-10-09T11:12:00Z" w16du:dateUtc="2025-10-09T18:12:00Z">
        <w:r w:rsidR="0064576D" w:rsidRPr="001566FD" w:rsidDel="00B72E2E">
          <w:rPr>
            <w:rFonts w:ascii="Garamond" w:hAnsi="Garamond"/>
            <w:sz w:val="22"/>
            <w:szCs w:val="22"/>
          </w:rPr>
          <w:delText>re advance</w:delText>
        </w:r>
      </w:del>
      <w:r w:rsidR="0064576D" w:rsidRPr="001566FD">
        <w:rPr>
          <w:rFonts w:ascii="Garamond" w:hAnsi="Garamond"/>
          <w:sz w:val="22"/>
          <w:szCs w:val="22"/>
        </w:rPr>
        <w:t xml:space="preserve"> the ability to discriminate among rivers for </w:t>
      </w:r>
      <w:ins w:id="475" w:author="Daniel Schindler" w:date="2025-10-25T11:30:00Z" w16du:dateUtc="2025-10-25T18:30:00Z">
        <w:r w:rsidR="00BB0C28">
          <w:rPr>
            <w:rFonts w:ascii="Garamond" w:hAnsi="Garamond"/>
            <w:sz w:val="22"/>
            <w:szCs w:val="22"/>
          </w:rPr>
          <w:t>w</w:t>
        </w:r>
      </w:ins>
      <w:del w:id="476" w:author="Daniel Schindler" w:date="2025-10-25T11:30:00Z" w16du:dateUtc="2025-10-25T18:30:00Z">
        <w:r w:rsidR="0064576D" w:rsidRPr="001566FD" w:rsidDel="00BB0C28">
          <w:rPr>
            <w:rFonts w:ascii="Garamond" w:hAnsi="Garamond"/>
            <w:sz w:val="22"/>
            <w:szCs w:val="22"/>
          </w:rPr>
          <w:delText>W</w:delText>
        </w:r>
      </w:del>
      <w:r w:rsidR="0064576D" w:rsidRPr="001566FD">
        <w:rPr>
          <w:rFonts w:ascii="Garamond" w:hAnsi="Garamond"/>
          <w:sz w:val="22"/>
          <w:szCs w:val="22"/>
        </w:rPr>
        <w:t>estern Alaska Chinook salmon, the</w:t>
      </w:r>
      <w:ins w:id="477" w:author="Benjamin J. Makhlouf" w:date="2025-10-09T11:12:00Z" w16du:dateUtc="2025-10-09T18:12:00Z">
        <w:r w:rsidR="00B72E2E">
          <w:rPr>
            <w:rFonts w:ascii="Garamond" w:hAnsi="Garamond"/>
            <w:sz w:val="22"/>
            <w:szCs w:val="22"/>
          </w:rPr>
          <w:t xml:space="preserve"> workflow presented here</w:t>
        </w:r>
      </w:ins>
      <w:del w:id="478" w:author="Benjamin J. Makhlouf" w:date="2025-10-09T11:12:00Z" w16du:dateUtc="2025-10-09T18:12:00Z">
        <w:r w:rsidR="0064576D" w:rsidRPr="001566FD" w:rsidDel="00B72E2E">
          <w:rPr>
            <w:rFonts w:ascii="Garamond" w:hAnsi="Garamond"/>
            <w:sz w:val="22"/>
            <w:szCs w:val="22"/>
          </w:rPr>
          <w:delText>y</w:delText>
        </w:r>
      </w:del>
      <w:r w:rsidR="0064576D" w:rsidRPr="001566FD">
        <w:rPr>
          <w:rFonts w:ascii="Garamond" w:hAnsi="Garamond"/>
          <w:sz w:val="22"/>
          <w:szCs w:val="22"/>
        </w:rPr>
        <w:t xml:space="preserve"> remain</w:t>
      </w:r>
      <w:ins w:id="479" w:author="Benjamin J. Makhlouf" w:date="2025-10-09T11:12:00Z" w16du:dateUtc="2025-10-09T18:12:00Z">
        <w:r w:rsidR="00B72E2E">
          <w:rPr>
            <w:rFonts w:ascii="Garamond" w:hAnsi="Garamond"/>
            <w:sz w:val="22"/>
            <w:szCs w:val="22"/>
          </w:rPr>
          <w:t>s</w:t>
        </w:r>
      </w:ins>
      <w:r w:rsidR="0064576D" w:rsidRPr="001566FD">
        <w:rPr>
          <w:rFonts w:ascii="Garamond" w:hAnsi="Garamond"/>
          <w:sz w:val="22"/>
          <w:szCs w:val="22"/>
        </w:rPr>
        <w:t xml:space="preserve"> limited for in-season management or rapid research </w:t>
      </w:r>
      <w:r w:rsidR="0064576D" w:rsidRPr="001566FD">
        <w:rPr>
          <w:rFonts w:ascii="Garamond" w:hAnsi="Garamond"/>
          <w:sz w:val="22"/>
          <w:szCs w:val="22"/>
        </w:rPr>
        <w:lastRenderedPageBreak/>
        <w:t xml:space="preserve">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w:t>
      </w:r>
      <w:ins w:id="480" w:author="Benjamin J. Makhlouf" w:date="2025-10-09T11:13:00Z" w16du:dateUtc="2025-10-09T18:13:00Z">
        <w:r w:rsidR="00B72E2E">
          <w:rPr>
            <w:rFonts w:ascii="Garamond" w:hAnsi="Garamond"/>
            <w:sz w:val="22"/>
            <w:szCs w:val="22"/>
          </w:rPr>
          <w:t xml:space="preserve">application of these methods to other similar species of concern in the region. </w:t>
        </w:r>
      </w:ins>
      <w:ins w:id="481" w:author="Benjamin J. Makhlouf" w:date="2025-10-09T11:15:00Z" w16du:dateUtc="2025-10-09T18:15:00Z">
        <w:r w:rsidR="00606CF3" w:rsidRPr="00AF5FD3">
          <w:rPr>
            <w:rFonts w:ascii="Garamond" w:hAnsi="Garamond"/>
            <w:sz w:val="22"/>
            <w:szCs w:val="22"/>
            <w:rPrChange w:id="482" w:author="Benjamin J. Makhlouf" w:date="2025-10-09T11:16:00Z" w16du:dateUtc="2025-10-09T18:16:00Z">
              <w:rPr/>
            </w:rPrChange>
          </w:rPr>
          <w:t xml:space="preserve">However, </w:t>
        </w:r>
      </w:ins>
      <w:ins w:id="483" w:author="Benjamin J. Makhlouf" w:date="2025-10-09T11:16:00Z" w16du:dateUtc="2025-10-09T18:16:00Z">
        <w:r w:rsidR="00AF5FD3" w:rsidRPr="00AF5FD3">
          <w:rPr>
            <w:rFonts w:ascii="Garamond" w:hAnsi="Garamond"/>
            <w:sz w:val="22"/>
            <w:szCs w:val="22"/>
            <w:rPrChange w:id="484" w:author="Benjamin J. Makhlouf" w:date="2025-10-09T11:16:00Z" w16du:dateUtc="2025-10-09T18:16:00Z">
              <w:rPr/>
            </w:rPrChange>
          </w:rPr>
          <w:t xml:space="preserve">if these </w:t>
        </w:r>
      </w:ins>
      <w:ins w:id="485" w:author="Benjamin J. Makhlouf" w:date="2025-10-09T11:15:00Z" w16du:dateUtc="2025-10-09T18:15:00Z">
        <w:r w:rsidR="00606CF3" w:rsidRPr="00AF5FD3">
          <w:rPr>
            <w:rFonts w:ascii="Garamond" w:hAnsi="Garamond"/>
            <w:sz w:val="22"/>
            <w:szCs w:val="22"/>
            <w:rPrChange w:id="486" w:author="Benjamin J. Makhlouf" w:date="2025-10-09T11:16:00Z" w16du:dateUtc="2025-10-09T18:16:00Z">
              <w:rPr/>
            </w:rPrChange>
          </w:rPr>
          <w:t>data and logistical limitations</w:t>
        </w:r>
      </w:ins>
      <w:ins w:id="487" w:author="Benjamin J. Makhlouf" w:date="2025-10-09T11:16:00Z" w16du:dateUtc="2025-10-09T18:16:00Z">
        <w:r w:rsidR="00AF5FD3" w:rsidRPr="00AF5FD3">
          <w:rPr>
            <w:rFonts w:ascii="Garamond" w:hAnsi="Garamond"/>
            <w:sz w:val="22"/>
            <w:szCs w:val="22"/>
            <w:rPrChange w:id="488" w:author="Benjamin J. Makhlouf" w:date="2025-10-09T11:16:00Z" w16du:dateUtc="2025-10-09T18:16:00Z">
              <w:rPr/>
            </w:rPrChange>
          </w:rPr>
          <w:t xml:space="preserve"> are satisfied</w:t>
        </w:r>
      </w:ins>
      <w:ins w:id="489" w:author="Benjamin J. Makhlouf" w:date="2025-10-09T11:15:00Z" w16du:dateUtc="2025-10-09T18:15:00Z">
        <w:r w:rsidR="00606CF3" w:rsidRPr="00AF5FD3">
          <w:rPr>
            <w:rFonts w:ascii="Garamond" w:hAnsi="Garamond"/>
            <w:sz w:val="22"/>
            <w:szCs w:val="22"/>
            <w:rPrChange w:id="490" w:author="Benjamin J. Makhlouf" w:date="2025-10-09T11:16:00Z" w16du:dateUtc="2025-10-09T18:16:00Z">
              <w:rPr/>
            </w:rPrChange>
          </w:rPr>
          <w:t>, the overall workflow is broadly generalizable and can be implemented to address similar challenges in other systems</w:t>
        </w:r>
        <w:r w:rsidR="00AF5FD3" w:rsidRPr="00AF5FD3">
          <w:rPr>
            <w:rFonts w:ascii="Garamond" w:hAnsi="Garamond"/>
            <w:sz w:val="22"/>
            <w:szCs w:val="22"/>
            <w:rPrChange w:id="491" w:author="Benjamin J. Makhlouf" w:date="2025-10-09T11:16:00Z" w16du:dateUtc="2025-10-09T18:16:00Z">
              <w:rPr/>
            </w:rPrChange>
          </w:rPr>
          <w:t xml:space="preserve"> or for other species</w:t>
        </w:r>
        <w:r w:rsidR="00606CF3" w:rsidRPr="00AF5FD3">
          <w:rPr>
            <w:rFonts w:ascii="Garamond" w:hAnsi="Garamond"/>
            <w:sz w:val="22"/>
            <w:szCs w:val="22"/>
            <w:rPrChange w:id="492" w:author="Benjamin J. Makhlouf" w:date="2025-10-09T11:16:00Z" w16du:dateUtc="2025-10-09T18:16:00Z">
              <w:rPr/>
            </w:rPrChange>
          </w:rPr>
          <w:t>.</w:t>
        </w:r>
      </w:ins>
      <w:del w:id="493" w:author="Benjamin J. Makhlouf" w:date="2025-10-09T11:13:00Z" w16du:dateUtc="2025-10-09T18:13:00Z">
        <w:r w:rsidR="0064576D" w:rsidRPr="001566FD" w:rsidDel="00B72E2E">
          <w:rPr>
            <w:rFonts w:ascii="Garamond" w:hAnsi="Garamond"/>
            <w:sz w:val="22"/>
            <w:szCs w:val="22"/>
          </w:rPr>
          <w:delText>broader application of these methods across species.</w:delText>
        </w:r>
      </w:del>
    </w:p>
    <w:p w14:paraId="7B48F9A1" w14:textId="3EC1BF76" w:rsidR="00985634" w:rsidRDefault="001566FD" w:rsidP="00E2482E">
      <w:pPr>
        <w:spacing w:before="100" w:beforeAutospacing="1" w:after="100" w:afterAutospacing="1" w:line="480" w:lineRule="auto"/>
        <w:ind w:firstLine="720"/>
        <w:outlineLvl w:val="1"/>
        <w:rPr>
          <w:ins w:id="494" w:author="Daniel Schindler" w:date="2025-10-25T11:31:00Z" w16du:dateUtc="2025-10-25T18:31:00Z"/>
          <w:rFonts w:ascii="Garamond" w:hAnsi="Garamond"/>
          <w:sz w:val="22"/>
          <w:szCs w:val="22"/>
        </w:rPr>
      </w:pPr>
      <w:r w:rsidRPr="001566FD">
        <w:rPr>
          <w:rFonts w:ascii="Garamond" w:hAnsi="Garamond"/>
          <w:sz w:val="22"/>
          <w:szCs w:val="22"/>
        </w:rPr>
        <w:t xml:space="preserve">Machine learning methods provide </w:t>
      </w:r>
      <w:r w:rsidR="00D971E7" w:rsidRPr="001566FD">
        <w:rPr>
          <w:rFonts w:ascii="Garamond" w:hAnsi="Garamond"/>
          <w:sz w:val="22"/>
          <w:szCs w:val="22"/>
        </w:rPr>
        <w:t>an opportunity to uncover new insights in ecological datasets</w:t>
      </w:r>
      <w:ins w:id="495" w:author="Benjamin J. Makhlouf" w:date="2025-10-13T11:24:00Z" w16du:dateUtc="2025-10-13T18:24:00Z">
        <w:r w:rsidR="008D72B1">
          <w:rPr>
            <w:rFonts w:ascii="Garamond" w:hAnsi="Garamond"/>
            <w:sz w:val="22"/>
            <w:szCs w:val="22"/>
          </w:rPr>
          <w:t xml:space="preserve">. In some cases, this </w:t>
        </w:r>
      </w:ins>
      <w:del w:id="496" w:author="Benjamin J. Makhlouf" w:date="2025-10-13T11:24:00Z" w16du:dateUtc="2025-10-13T18:24:00Z">
        <w:r w:rsidR="00D971E7" w:rsidRPr="001566FD" w:rsidDel="008D72B1">
          <w:rPr>
            <w:rFonts w:ascii="Garamond" w:hAnsi="Garamond"/>
            <w:sz w:val="22"/>
            <w:szCs w:val="22"/>
          </w:rPr>
          <w:delText xml:space="preserve"> that </w:delText>
        </w:r>
      </w:del>
      <w:r w:rsidR="00D971E7" w:rsidRPr="001566FD">
        <w:rPr>
          <w:rFonts w:ascii="Garamond" w:hAnsi="Garamond"/>
          <w:sz w:val="22"/>
          <w:szCs w:val="22"/>
        </w:rPr>
        <w:t xml:space="preserve">may be critical for </w:t>
      </w:r>
      <w:r w:rsidR="00A03740">
        <w:rPr>
          <w:rFonts w:ascii="Garamond" w:hAnsi="Garamond"/>
          <w:sz w:val="22"/>
          <w:szCs w:val="22"/>
        </w:rPr>
        <w:t xml:space="preserve">ecosystem-based </w:t>
      </w:r>
      <w:r w:rsidR="00D971E7" w:rsidRPr="001566FD">
        <w:rPr>
          <w:rFonts w:ascii="Garamond" w:hAnsi="Garamond"/>
          <w:sz w:val="22"/>
          <w:szCs w:val="22"/>
        </w:rPr>
        <w:t xml:space="preserve">management </w:t>
      </w:r>
      <w:r w:rsidR="00A03740">
        <w:rPr>
          <w:rFonts w:ascii="Garamond" w:hAnsi="Garamond"/>
          <w:sz w:val="22"/>
          <w:szCs w:val="22"/>
        </w:rPr>
        <w:t xml:space="preserve">attempting to maintain fishing opportunity while protecting species and populations of conservation </w:t>
      </w:r>
      <w:del w:id="497" w:author="Benjamin J. Makhlouf" w:date="2025-10-13T11:24:00Z" w16du:dateUtc="2025-10-13T18:24:00Z">
        <w:r w:rsidR="00A03740" w:rsidDel="008D72B1">
          <w:rPr>
            <w:rFonts w:ascii="Garamond" w:hAnsi="Garamond"/>
            <w:sz w:val="22"/>
            <w:szCs w:val="22"/>
          </w:rPr>
          <w:delText>concern.</w:delText>
        </w:r>
        <w:r w:rsidR="00D971E7" w:rsidRPr="001566FD" w:rsidDel="008D72B1">
          <w:rPr>
            <w:rFonts w:ascii="Garamond" w:hAnsi="Garamond"/>
            <w:sz w:val="22"/>
            <w:szCs w:val="22"/>
          </w:rPr>
          <w:delText>.</w:delText>
        </w:r>
      </w:del>
      <w:ins w:id="498" w:author="Benjamin J. Makhlouf" w:date="2025-10-13T11:24:00Z" w16du:dateUtc="2025-10-13T18:24:00Z">
        <w:r w:rsidR="008D72B1">
          <w:rPr>
            <w:rFonts w:ascii="Garamond" w:hAnsi="Garamond"/>
            <w:sz w:val="22"/>
            <w:szCs w:val="22"/>
          </w:rPr>
          <w:t>concern.</w:t>
        </w:r>
      </w:ins>
      <w:r w:rsidR="00D971E7" w:rsidRPr="001566FD">
        <w:rPr>
          <w:rFonts w:ascii="Garamond" w:hAnsi="Garamond"/>
          <w:sz w:val="22"/>
          <w:szCs w:val="22"/>
        </w:rPr>
        <w:t xml:space="preserve"> In this case, enabling river-basin scale determination of provenance for marine-caught Chinook salmon allows managers to connect region-wide salmon population patterns with river-specific population health. </w:t>
      </w:r>
      <w:ins w:id="499" w:author="Benjamin J. Makhlouf" w:date="2025-10-13T11:25:00Z" w16du:dateUtc="2025-10-13T18:25:00Z">
        <w:r w:rsidR="008D72B1">
          <w:rPr>
            <w:rFonts w:ascii="Garamond" w:hAnsi="Garamond"/>
            <w:sz w:val="22"/>
            <w:szCs w:val="22"/>
          </w:rPr>
          <w:t xml:space="preserve">Doing so may allow </w:t>
        </w:r>
      </w:ins>
      <w:del w:id="500" w:author="Benjamin J. Makhlouf" w:date="2025-10-13T11:25:00Z" w16du:dateUtc="2025-10-13T18:25:00Z">
        <w:r w:rsidR="00D971E7" w:rsidRPr="001566FD" w:rsidDel="008D72B1">
          <w:rPr>
            <w:rFonts w:ascii="Garamond" w:hAnsi="Garamond"/>
            <w:sz w:val="22"/>
            <w:szCs w:val="22"/>
          </w:rPr>
          <w:delText xml:space="preserve">In doing so, </w:delText>
        </w:r>
      </w:del>
      <w:r w:rsidR="00D971E7" w:rsidRPr="001566FD">
        <w:rPr>
          <w:rFonts w:ascii="Garamond" w:hAnsi="Garamond"/>
          <w:sz w:val="22"/>
          <w:szCs w:val="22"/>
        </w:rPr>
        <w:t xml:space="preserve">researchers </w:t>
      </w:r>
      <w:ins w:id="501" w:author="Benjamin J. Makhlouf" w:date="2025-10-13T11:25:00Z" w16du:dateUtc="2025-10-13T18:25:00Z">
        <w:r w:rsidR="008D72B1">
          <w:rPr>
            <w:rFonts w:ascii="Garamond" w:hAnsi="Garamond"/>
            <w:sz w:val="22"/>
            <w:szCs w:val="22"/>
          </w:rPr>
          <w:t>to</w:t>
        </w:r>
      </w:ins>
      <w:del w:id="502" w:author="Benjamin J. Makhlouf" w:date="2025-10-13T11:25:00Z" w16du:dateUtc="2025-10-13T18:25:00Z">
        <w:r w:rsidR="00D971E7" w:rsidRPr="001566FD" w:rsidDel="008D72B1">
          <w:rPr>
            <w:rFonts w:ascii="Garamond" w:hAnsi="Garamond"/>
            <w:sz w:val="22"/>
            <w:szCs w:val="22"/>
          </w:rPr>
          <w:delText>may</w:delText>
        </w:r>
      </w:del>
      <w:r w:rsidR="00D971E7" w:rsidRPr="001566FD">
        <w:rPr>
          <w:rFonts w:ascii="Garamond" w:hAnsi="Garamond"/>
          <w:sz w:val="22"/>
          <w:szCs w:val="22"/>
        </w:rPr>
        <w:t xml:space="preserve"> better understand how ecosystem processes at several spatial scales and across ecosystems are interconnected to informing overall ecosystem health. </w:t>
      </w:r>
      <w:r w:rsidR="00FB68F4" w:rsidRPr="001566FD">
        <w:rPr>
          <w:rFonts w:ascii="Garamond" w:hAnsi="Garamond"/>
          <w:sz w:val="22"/>
          <w:szCs w:val="22"/>
        </w:rPr>
        <w:t>Developing this knowledge of ecosystem function across scales is essential for informing management and conservation strategies that sustain the services provided by healthy, functioning ecosystems</w:t>
      </w:r>
      <w:r w:rsidR="00E2482E" w:rsidRPr="001566FD">
        <w:rPr>
          <w:rFonts w:ascii="Garamond" w:hAnsi="Garamond"/>
          <w:sz w:val="22"/>
          <w:szCs w:val="22"/>
        </w:rPr>
        <w:t xml:space="preserve">. </w:t>
      </w:r>
    </w:p>
    <w:p w14:paraId="3DDE38E0" w14:textId="103380B1" w:rsidR="002272D2" w:rsidRDefault="002272D2" w:rsidP="00E2482E">
      <w:pPr>
        <w:spacing w:before="100" w:beforeAutospacing="1" w:after="100" w:afterAutospacing="1" w:line="480" w:lineRule="auto"/>
        <w:ind w:firstLine="720"/>
        <w:outlineLvl w:val="1"/>
        <w:rPr>
          <w:ins w:id="503" w:author="Daniel Schindler" w:date="2025-10-25T11:31:00Z" w16du:dateUtc="2025-10-25T18:31:00Z"/>
          <w:rFonts w:ascii="Garamond" w:hAnsi="Garamond"/>
          <w:sz w:val="22"/>
          <w:szCs w:val="22"/>
        </w:rPr>
      </w:pPr>
      <w:ins w:id="504" w:author="Daniel Schindler" w:date="2025-10-25T11:31:00Z" w16du:dateUtc="2025-10-25T18:31:00Z">
        <w:r>
          <w:rPr>
            <w:rFonts w:ascii="Garamond" w:hAnsi="Garamond"/>
            <w:sz w:val="22"/>
            <w:szCs w:val="22"/>
          </w:rPr>
          <w:t>Excellent Discussion!!!</w:t>
        </w:r>
      </w:ins>
    </w:p>
    <w:p w14:paraId="3F03C109" w14:textId="7593E938" w:rsidR="002272D2" w:rsidRPr="001566FD" w:rsidRDefault="002272D2" w:rsidP="00E2482E">
      <w:pPr>
        <w:spacing w:before="100" w:beforeAutospacing="1" w:after="100" w:afterAutospacing="1" w:line="480" w:lineRule="auto"/>
        <w:ind w:firstLine="720"/>
        <w:outlineLvl w:val="1"/>
        <w:rPr>
          <w:rFonts w:ascii="Garamond" w:hAnsi="Garamond"/>
          <w:sz w:val="22"/>
          <w:szCs w:val="22"/>
        </w:rPr>
      </w:pPr>
      <w:ins w:id="505" w:author="Daniel Schindler" w:date="2025-10-25T11:31:00Z" w16du:dateUtc="2025-10-25T18:31:00Z">
        <w:r>
          <w:rPr>
            <w:rFonts w:ascii="Garamond" w:hAnsi="Garamond"/>
            <w:sz w:val="22"/>
            <w:szCs w:val="22"/>
          </w:rPr>
          <w:t>Make sure to add acknowledgements section. Both the Arctic-Yukon-Kuskokwim Sus</w:t>
        </w:r>
      </w:ins>
      <w:ins w:id="506" w:author="Daniel Schindler" w:date="2025-10-25T11:32:00Z" w16du:dateUtc="2025-10-25T18:32:00Z">
        <w:r>
          <w:rPr>
            <w:rFonts w:ascii="Garamond" w:hAnsi="Garamond"/>
            <w:sz w:val="22"/>
            <w:szCs w:val="22"/>
          </w:rPr>
          <w:t>tainable Salmon Initiative and the Kuskokwim River Intertribal Fish Commission should be acknowledged for funding the project.</w:t>
        </w:r>
      </w:ins>
    </w:p>
    <w:sectPr w:rsidR="002272D2" w:rsidRPr="001566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iel Schindler" w:date="2025-10-25T10:45:00Z" w:initials="DS">
    <w:p w14:paraId="50FD12AA" w14:textId="77777777" w:rsidR="00364F19" w:rsidRDefault="00364F19" w:rsidP="00364F19">
      <w:pPr>
        <w:pStyle w:val="CommentText"/>
      </w:pPr>
      <w:r>
        <w:rPr>
          <w:rStyle w:val="CommentReference"/>
        </w:rPr>
        <w:annotationRef/>
      </w:r>
      <w:r>
        <w:t>This feels a bit too broad and a bit of motherhood and apple pie</w:t>
      </w:r>
    </w:p>
  </w:comment>
  <w:comment w:id="14" w:author="Benjamin J. Makhlouf" w:date="2025-09-06T16:49:00Z" w:initials="b">
    <w:p w14:paraId="18DAC362" w14:textId="2FAC93CD" w:rsidR="00DE161A" w:rsidRDefault="00DE161A" w:rsidP="00DE161A">
      <w:r>
        <w:rPr>
          <w:rStyle w:val="CommentReference"/>
        </w:rPr>
        <w:annotationRef/>
      </w:r>
      <w:r>
        <w:rPr>
          <w:sz w:val="20"/>
          <w:szCs w:val="20"/>
        </w:rPr>
        <w:t>add Chum?</w:t>
      </w:r>
    </w:p>
    <w:p w14:paraId="678C87C1" w14:textId="77777777" w:rsidR="00DE161A" w:rsidRDefault="00DE161A" w:rsidP="00DE161A"/>
  </w:comment>
  <w:comment w:id="15" w:author="Daniel Schindler" w:date="2025-10-02T14:29:00Z" w:initials="DS">
    <w:p w14:paraId="4B278D3C" w14:textId="77777777" w:rsidR="00D02385" w:rsidRDefault="00D02385" w:rsidP="00D02385">
      <w:pPr>
        <w:pStyle w:val="CommentText"/>
      </w:pPr>
      <w:r>
        <w:rPr>
          <w:rStyle w:val="CommentReference"/>
        </w:rPr>
        <w:annotationRef/>
      </w:r>
      <w:r>
        <w:t xml:space="preserve">Yes </w:t>
      </w:r>
    </w:p>
  </w:comment>
  <w:comment w:id="72" w:author="Benjamin J. Makhlouf" w:date="2025-10-06T14:33:00Z" w:initials="b">
    <w:p w14:paraId="7F389163" w14:textId="77777777" w:rsidR="00A8560F" w:rsidRDefault="00A8560F" w:rsidP="00A8560F">
      <w:r>
        <w:rPr>
          <w:rStyle w:val="CommentReference"/>
        </w:rPr>
        <w:annotationRef/>
      </w:r>
      <w:r>
        <w:rPr>
          <w:sz w:val="20"/>
          <w:szCs w:val="20"/>
        </w:rPr>
        <w:t xml:space="preserve">Cite pre-print? </w:t>
      </w:r>
    </w:p>
  </w:comment>
  <w:comment w:id="73" w:author="Daniel Schindler" w:date="2025-10-25T11:02:00Z" w:initials="DS">
    <w:p w14:paraId="784B9139" w14:textId="77777777" w:rsidR="000743F7" w:rsidRDefault="000743F7" w:rsidP="000743F7">
      <w:pPr>
        <w:pStyle w:val="CommentText"/>
      </w:pPr>
      <w:r>
        <w:rPr>
          <w:rStyle w:val="CommentReference"/>
        </w:rPr>
        <w:annotationRef/>
      </w:r>
      <w:r>
        <w:t>Yeah, probably worth doing</w:t>
      </w:r>
    </w:p>
  </w:comment>
  <w:comment w:id="79" w:author="Daniel Schindler" w:date="2025-10-25T11:03:00Z" w:initials="DS">
    <w:p w14:paraId="62F99E1A" w14:textId="77777777" w:rsidR="000743F7" w:rsidRDefault="000743F7" w:rsidP="000743F7">
      <w:pPr>
        <w:pStyle w:val="CommentText"/>
      </w:pPr>
      <w:r>
        <w:rPr>
          <w:rStyle w:val="CommentReference"/>
        </w:rPr>
        <w:annotationRef/>
      </w:r>
      <w:r>
        <w:t>Check the location of the dots on the map. They are not far enough upstream for the Yukon and Kusko</w:t>
      </w:r>
    </w:p>
  </w:comment>
  <w:comment w:id="111" w:author="Daniel Schindler" w:date="2025-10-02T15:13:00Z" w:initials="DS">
    <w:p w14:paraId="31C295FA" w14:textId="7AA61F6C" w:rsidR="00776FB6" w:rsidRDefault="00776FB6" w:rsidP="00776FB6">
      <w:pPr>
        <w:pStyle w:val="CommentText"/>
      </w:pPr>
      <w:r>
        <w:rPr>
          <w:rStyle w:val="CommentReference"/>
        </w:rPr>
        <w:annotationRef/>
      </w:r>
      <w:r>
        <w:t>Need to be consistent throughout. I think “time series” is correct</w:t>
      </w:r>
    </w:p>
  </w:comment>
  <w:comment w:id="115" w:author="Benjamin J. Makhlouf" w:date="2025-10-06T14:39:00Z" w:initials="b">
    <w:p w14:paraId="09A852B1" w14:textId="77777777" w:rsidR="00B229E6" w:rsidRDefault="00B229E6" w:rsidP="00B229E6">
      <w:r>
        <w:rPr>
          <w:rStyle w:val="CommentReference"/>
        </w:rPr>
        <w:annotationRef/>
      </w:r>
      <w:r>
        <w:rPr>
          <w:sz w:val="20"/>
          <w:szCs w:val="20"/>
        </w:rPr>
        <w:t>Check</w:t>
      </w:r>
    </w:p>
  </w:comment>
  <w:comment w:id="122" w:author="Daniel Schindler" w:date="2025-10-25T11:17:00Z" w:initials="DS">
    <w:p w14:paraId="7A909230" w14:textId="77777777" w:rsidR="00465AAD" w:rsidRDefault="00465AAD" w:rsidP="00465AAD">
      <w:pPr>
        <w:pStyle w:val="CommentText"/>
      </w:pPr>
      <w:r>
        <w:rPr>
          <w:rStyle w:val="CommentReference"/>
        </w:rPr>
        <w:annotationRef/>
      </w:r>
      <w:r>
        <w:t>Figures should be referenced in order. So this should become Figure 2</w:t>
      </w:r>
    </w:p>
  </w:comment>
  <w:comment w:id="140" w:author="Daniel Schindler" w:date="2025-10-25T11:18:00Z" w:initials="DS">
    <w:p w14:paraId="5F6B5198" w14:textId="77777777" w:rsidR="00465AAD" w:rsidRDefault="00465AAD" w:rsidP="00465AAD">
      <w:pPr>
        <w:pStyle w:val="CommentText"/>
      </w:pPr>
      <w:r>
        <w:rPr>
          <w:rStyle w:val="CommentReference"/>
        </w:rPr>
        <w:annotationRef/>
      </w:r>
      <w:r>
        <w:t>Need to rearrange Figure order</w:t>
      </w:r>
    </w:p>
  </w:comment>
  <w:comment w:id="119" w:author="Daniel Schindler" w:date="2025-10-25T11:11:00Z" w:initials="DS">
    <w:p w14:paraId="6983361C" w14:textId="7D10D5B5" w:rsidR="00216DEB" w:rsidRDefault="00216DEB" w:rsidP="00216DEB">
      <w:pPr>
        <w:pStyle w:val="CommentText"/>
      </w:pPr>
      <w:r>
        <w:rPr>
          <w:rStyle w:val="CommentReference"/>
        </w:rPr>
        <w:annotationRef/>
      </w:r>
      <w:r>
        <w:t>Probably should have used DFA here because these are time series but lets just stick to the PCA I guess.</w:t>
      </w:r>
    </w:p>
  </w:comment>
  <w:comment w:id="120" w:author="bmak29" w:date="2025-10-27T08:22:00Z" w:initials="b">
    <w:p w14:paraId="4AF7F576" w14:textId="77777777" w:rsidR="000E5763" w:rsidRDefault="000E5763" w:rsidP="000E5763">
      <w:r>
        <w:rPr>
          <w:rStyle w:val="CommentReference"/>
        </w:rPr>
        <w:annotationRef/>
      </w:r>
      <w:r>
        <w:rPr>
          <w:sz w:val="20"/>
          <w:szCs w:val="20"/>
        </w:rPr>
        <w:t xml:space="preserve">I think DFA is more complicated and computationally expensive here than we need. the number of potential latent trends is incredibly high... </w:t>
      </w:r>
    </w:p>
  </w:comment>
  <w:comment w:id="146" w:author="Valentina M. Staneva" w:date="2025-09-27T17:02:00Z" w:initials="VMS">
    <w:p w14:paraId="06C0E272" w14:textId="4F9EAEA4" w:rsidR="00E84B9A" w:rsidRDefault="00E84B9A" w:rsidP="00E84B9A">
      <w:r>
        <w:rPr>
          <w:rStyle w:val="CommentReference"/>
        </w:rPr>
        <w:annotationRef/>
      </w:r>
      <w:r>
        <w:rPr>
          <w:sz w:val="20"/>
          <w:szCs w:val="20"/>
        </w:rPr>
        <w:t>specify from which library otherwise it might not mean anything to people.</w:t>
      </w:r>
    </w:p>
  </w:comment>
  <w:comment w:id="147" w:author="Benjamin J. Makhlouf" w:date="2025-09-02T09:56:00Z" w:initials="b">
    <w:p w14:paraId="4E3434D0" w14:textId="4E85BC4A" w:rsidR="00CD3FB4" w:rsidRDefault="00CD3FB4" w:rsidP="00CD3FB4">
      <w:r>
        <w:rPr>
          <w:rStyle w:val="CommentReference"/>
        </w:rPr>
        <w:annotationRef/>
      </w:r>
      <w:r>
        <w:rPr>
          <w:sz w:val="20"/>
          <w:szCs w:val="20"/>
        </w:rPr>
        <w:t xml:space="preserve">I did not iterate through hyperparameters, just chose them and trained on training data. Does this convey that? </w:t>
      </w:r>
    </w:p>
  </w:comment>
  <w:comment w:id="150" w:author="Daniel Schindler" w:date="2025-10-25T11:13:00Z" w:initials="DS">
    <w:p w14:paraId="01328A26" w14:textId="77777777" w:rsidR="00216DEB" w:rsidRDefault="00216DEB" w:rsidP="00216DEB">
      <w:pPr>
        <w:pStyle w:val="CommentText"/>
      </w:pPr>
      <w:r>
        <w:rPr>
          <w:rStyle w:val="CommentReference"/>
        </w:rPr>
        <w:annotationRef/>
      </w:r>
      <w:r>
        <w:t>Not sure if this is the best term. Do you think ‘restricted’ is a better term??</w:t>
      </w:r>
    </w:p>
  </w:comment>
  <w:comment w:id="152" w:author="Daniel Schindler" w:date="2025-10-02T15:21:00Z" w:initials="DS">
    <w:p w14:paraId="709A2CCE" w14:textId="77F74063" w:rsidR="00FA3005" w:rsidRDefault="00FA3005" w:rsidP="00FA3005">
      <w:pPr>
        <w:pStyle w:val="CommentText"/>
      </w:pPr>
      <w:r>
        <w:rPr>
          <w:rStyle w:val="CommentReference"/>
        </w:rPr>
        <w:annotationRef/>
      </w:r>
      <w:r>
        <w:t>Reference for this?</w:t>
      </w:r>
    </w:p>
  </w:comment>
  <w:comment w:id="157" w:author="Daniel Schindler" w:date="2025-10-02T15:22:00Z" w:initials="DS">
    <w:p w14:paraId="4CD7C17E" w14:textId="77777777" w:rsidR="00286D15" w:rsidRDefault="00286D15" w:rsidP="00286D15">
      <w:pPr>
        <w:pStyle w:val="CommentText"/>
      </w:pPr>
      <w:r>
        <w:rPr>
          <w:rStyle w:val="CommentReference"/>
        </w:rPr>
        <w:annotationRef/>
      </w:r>
      <w:r>
        <w:t>This needs introduction somewhere further up. Ie sampling in the Yukon included genetics...</w:t>
      </w:r>
    </w:p>
  </w:comment>
  <w:comment w:id="175" w:author="Valentina M. Staneva" w:date="2025-09-29T08:12:00Z" w:initials="VMS">
    <w:p w14:paraId="3471AB53" w14:textId="700FB3E5" w:rsidR="00E84B9A" w:rsidRDefault="00E84B9A" w:rsidP="00E84B9A">
      <w:r>
        <w:rPr>
          <w:rStyle w:val="CommentReference"/>
        </w:rPr>
        <w:annotationRef/>
      </w:r>
      <w:r>
        <w:rPr>
          <w:sz w:val="20"/>
          <w:szCs w:val="20"/>
        </w:rPr>
        <w:t>could add that: "Although they may provide sufficient class ranking, ..."</w:t>
      </w:r>
    </w:p>
  </w:comment>
  <w:comment w:id="181" w:author="Daniel Schindler" w:date="2025-10-25T11:15:00Z" w:initials="DS">
    <w:p w14:paraId="0D12D82A" w14:textId="77777777" w:rsidR="00216DEB" w:rsidRDefault="00216DEB" w:rsidP="00216DEB">
      <w:pPr>
        <w:pStyle w:val="CommentText"/>
      </w:pPr>
      <w:r>
        <w:rPr>
          <w:rStyle w:val="CommentReference"/>
        </w:rPr>
        <w:annotationRef/>
      </w:r>
      <w:r>
        <w:t>Spelled correctly??</w:t>
      </w:r>
    </w:p>
  </w:comment>
  <w:comment w:id="183" w:author="Valentina M. Staneva" w:date="2025-09-29T08:43:00Z" w:initials="VMS">
    <w:p w14:paraId="148A0BEE" w14:textId="7137AD81" w:rsidR="00E84B9A" w:rsidRDefault="00E84B9A" w:rsidP="00E84B9A">
      <w:r>
        <w:rPr>
          <w:rStyle w:val="CommentReference"/>
        </w:rPr>
        <w:annotationRef/>
      </w:r>
      <w:r>
        <w:rPr>
          <w:sz w:val="20"/>
          <w:szCs w:val="20"/>
        </w:rPr>
        <w:t>predicted probability (scores) with observed probability of being correct through ...? I like to split it between predicted and observed probability. Confidence is a less of a probabilistic term, and for many algorithms (like ChatGPT) we know it can be confident without being correct.</w:t>
      </w:r>
    </w:p>
  </w:comment>
  <w:comment w:id="184" w:author="Valentina M. Staneva" w:date="2025-09-29T08:46:00Z" w:initials="VMS">
    <w:p w14:paraId="55BD51FF" w14:textId="77777777" w:rsidR="00E84B9A" w:rsidRDefault="00E84B9A" w:rsidP="00E84B9A">
      <w:r>
        <w:rPr>
          <w:rStyle w:val="CommentReference"/>
        </w:rPr>
        <w:annotationRef/>
      </w:r>
      <w:r>
        <w:rPr>
          <w:sz w:val="20"/>
          <w:szCs w:val="20"/>
        </w:rPr>
        <w:t>It would a bit repeat with next sentence. You can also say raw confidence scores coz it is clear scores are not probabilities.</w:t>
      </w:r>
    </w:p>
  </w:comment>
  <w:comment w:id="195" w:author="Daniel Schindler" w:date="2025-10-02T15:26:00Z" w:initials="DS">
    <w:p w14:paraId="0A19D0FE" w14:textId="77777777" w:rsidR="00286D15" w:rsidRDefault="00286D15" w:rsidP="00286D15">
      <w:pPr>
        <w:pStyle w:val="CommentText"/>
      </w:pPr>
      <w:r>
        <w:rPr>
          <w:rStyle w:val="CommentReference"/>
        </w:rPr>
        <w:annotationRef/>
      </w:r>
      <w:r>
        <w:t>These concepts and methods will not be familiar to most ecologists so need to provide references to them.</w:t>
      </w:r>
    </w:p>
  </w:comment>
  <w:comment w:id="220" w:author="Daniel Schindler" w:date="2025-10-25T11:20:00Z" w:initials="DS">
    <w:p w14:paraId="675A943E" w14:textId="77777777" w:rsidR="00465AAD" w:rsidRDefault="00465AAD" w:rsidP="00465AAD">
      <w:pPr>
        <w:pStyle w:val="CommentText"/>
      </w:pPr>
      <w:r>
        <w:rPr>
          <w:rStyle w:val="CommentReference"/>
        </w:rPr>
        <w:annotationRef/>
      </w:r>
      <w:r>
        <w:t>Is it worth showing a PCA that includes only CWAK fish?</w:t>
      </w:r>
    </w:p>
  </w:comment>
  <w:comment w:id="258" w:author="Daniel Schindler" w:date="2025-10-03T12:50:00Z" w:initials="DS">
    <w:p w14:paraId="79D3B7F7" w14:textId="69C8BF9F" w:rsidR="003678F1" w:rsidRDefault="003678F1" w:rsidP="003678F1">
      <w:pPr>
        <w:pStyle w:val="CommentText"/>
      </w:pPr>
      <w:r>
        <w:rPr>
          <w:rStyle w:val="CommentReference"/>
        </w:rPr>
        <w:annotationRef/>
      </w:r>
      <w:r>
        <w:t>This statement is confusing. Are you talking about Yukon CWAK fish or all CWAK fish?</w:t>
      </w:r>
    </w:p>
  </w:comment>
  <w:comment w:id="260" w:author="Daniel Schindler" w:date="2025-10-02T15:30:00Z" w:initials="DS">
    <w:p w14:paraId="1363313F" w14:textId="728919DE" w:rsidR="00B2339D" w:rsidRDefault="00B2339D" w:rsidP="00B2339D">
      <w:pPr>
        <w:pStyle w:val="CommentText"/>
      </w:pPr>
      <w:r>
        <w:rPr>
          <w:rStyle w:val="CommentReference"/>
        </w:rPr>
        <w:annotationRef/>
      </w:r>
      <w:r>
        <w:t>Maternal?</w:t>
      </w:r>
    </w:p>
  </w:comment>
  <w:comment w:id="261" w:author="Daniel Schindler" w:date="2025-10-25T11:21:00Z" w:initials="DS">
    <w:p w14:paraId="50EEEBDC" w14:textId="77777777" w:rsidR="00465AAD" w:rsidRDefault="00465AAD" w:rsidP="00465AAD">
      <w:pPr>
        <w:pStyle w:val="CommentText"/>
      </w:pPr>
      <w:r>
        <w:rPr>
          <w:rStyle w:val="CommentReference"/>
        </w:rPr>
        <w:annotationRef/>
      </w:r>
      <w:r>
        <w:t>Spell this out a little more. Eg. ‘Assignment accuracy’?</w:t>
      </w:r>
    </w:p>
  </w:comment>
  <w:comment w:id="277" w:author="Daniel Schindler" w:date="2025-10-25T11:23:00Z" w:initials="DS">
    <w:p w14:paraId="01743871" w14:textId="77777777" w:rsidR="00465AAD" w:rsidRDefault="00465AAD" w:rsidP="00465AAD">
      <w:pPr>
        <w:pStyle w:val="CommentText"/>
      </w:pPr>
      <w:r>
        <w:rPr>
          <w:rStyle w:val="CommentReference"/>
        </w:rPr>
        <w:annotationRef/>
      </w:r>
      <w:r>
        <w:t>I wonder if this is better called as the ‘restricted’ dataset?</w:t>
      </w:r>
    </w:p>
  </w:comment>
  <w:comment w:id="279" w:author="Daniel Schindler" w:date="2025-10-25T11:23:00Z" w:initials="DS">
    <w:p w14:paraId="7EC890DE" w14:textId="77777777" w:rsidR="00465AAD" w:rsidRDefault="00465AAD" w:rsidP="00465AAD">
      <w:pPr>
        <w:pStyle w:val="CommentText"/>
      </w:pPr>
      <w:r>
        <w:rPr>
          <w:rStyle w:val="CommentReference"/>
        </w:rPr>
        <w:annotationRef/>
      </w:r>
      <w:r>
        <w:t>Figure order….</w:t>
      </w:r>
    </w:p>
  </w:comment>
  <w:comment w:id="294" w:author="Daniel Schindler" w:date="2025-10-25T11:25:00Z" w:initials="DS">
    <w:p w14:paraId="55B434CA" w14:textId="77777777" w:rsidR="00465AAD" w:rsidRDefault="00465AAD" w:rsidP="00465AAD">
      <w:pPr>
        <w:pStyle w:val="CommentText"/>
      </w:pPr>
      <w:r>
        <w:rPr>
          <w:rStyle w:val="CommentReference"/>
        </w:rPr>
        <w:annotationRef/>
      </w:r>
      <w:r>
        <w:t>Have to say I didn’t understand this so it should probably be descrivbed in a little more detail in the Supplement.</w:t>
      </w:r>
    </w:p>
  </w:comment>
  <w:comment w:id="299" w:author="Daniel Schindler" w:date="2025-10-06T10:56:00Z" w:initials="DS">
    <w:p w14:paraId="44FE1596" w14:textId="384EB2C5" w:rsidR="00CF4BFF" w:rsidRDefault="00CF4BFF" w:rsidP="00CF4BFF">
      <w:pPr>
        <w:pStyle w:val="CommentText"/>
      </w:pPr>
      <w:r>
        <w:rPr>
          <w:rStyle w:val="CommentReference"/>
        </w:rPr>
        <w:annotationRef/>
      </w:r>
      <w:r>
        <w:t>Remind us what this is here. One phrase.</w:t>
      </w:r>
    </w:p>
  </w:comment>
  <w:comment w:id="300" w:author="Daniel Schindler" w:date="2025-10-06T10:56:00Z" w:initials="DS">
    <w:p w14:paraId="752E5439" w14:textId="77777777" w:rsidR="00CF4BFF" w:rsidRDefault="00CF4BFF" w:rsidP="00CF4BFF">
      <w:pPr>
        <w:pStyle w:val="CommentText"/>
      </w:pPr>
      <w:r>
        <w:rPr>
          <w:rStyle w:val="CommentReference"/>
        </w:rPr>
        <w:annotationRef/>
      </w:r>
      <w:r>
        <w:t>Is this a technical term?</w:t>
      </w:r>
    </w:p>
  </w:comment>
  <w:comment w:id="302" w:author="Valentina M. Staneva" w:date="2025-09-29T10:51:00Z" w:initials="VMS">
    <w:p w14:paraId="00A06E06" w14:textId="4740595A" w:rsidR="00E84B9A" w:rsidRDefault="00E84B9A" w:rsidP="00E84B9A">
      <w:r>
        <w:rPr>
          <w:rStyle w:val="CommentReference"/>
        </w:rPr>
        <w:annotationRef/>
      </w:r>
      <w:r>
        <w:rPr>
          <w:sz w:val="20"/>
          <w:szCs w:val="20"/>
        </w:rPr>
        <w:t>Is this after calibration?</w:t>
      </w:r>
    </w:p>
  </w:comment>
  <w:comment w:id="312" w:author="Valentina M. Staneva" w:date="2025-09-28T16:25:00Z" w:initials="VMS">
    <w:p w14:paraId="31E84DFE" w14:textId="1BEBC50C" w:rsidR="00E84B9A" w:rsidRDefault="00E84B9A" w:rsidP="00E84B9A">
      <w:r>
        <w:rPr>
          <w:rStyle w:val="CommentReference"/>
        </w:rPr>
        <w:annotationRef/>
      </w:r>
      <w:r>
        <w:rPr>
          <w:sz w:val="20"/>
          <w:szCs w:val="20"/>
        </w:rPr>
        <w:t>language regarding time-series analysis techniques</w:t>
      </w:r>
    </w:p>
  </w:comment>
  <w:comment w:id="369" w:author="Valentina M. Staneva" w:date="2025-09-28T16:28:00Z" w:initials="VMS">
    <w:p w14:paraId="7D7AD7A5" w14:textId="77777777" w:rsidR="00E84B9A" w:rsidRDefault="00E84B9A" w:rsidP="00E84B9A">
      <w:r>
        <w:rPr>
          <w:rStyle w:val="CommentReference"/>
        </w:rPr>
        <w:annotationRef/>
      </w:r>
      <w:r>
        <w:rPr>
          <w:sz w:val="20"/>
          <w:szCs w:val="20"/>
        </w:rPr>
        <w:t>which?</w:t>
      </w:r>
    </w:p>
  </w:comment>
  <w:comment w:id="445" w:author="Valentina M. Staneva" w:date="2025-09-28T18:30:00Z" w:initials="VMS">
    <w:p w14:paraId="2B055E78" w14:textId="77777777" w:rsidR="00E84B9A" w:rsidRDefault="00E84B9A" w:rsidP="00E84B9A">
      <w:r>
        <w:rPr>
          <w:rStyle w:val="CommentReference"/>
        </w:rPr>
        <w:annotationRef/>
      </w:r>
      <w:r>
        <w:rPr>
          <w:sz w:val="20"/>
          <w:szCs w:val="20"/>
        </w:rPr>
        <w:t xml:space="preserve">Could add that the whole approach is rather general and can be implemented for other such data (other fish, other region).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D12AA" w15:done="0"/>
  <w15:commentEx w15:paraId="678C87C1" w15:done="1"/>
  <w15:commentEx w15:paraId="4B278D3C" w15:paraIdParent="678C87C1" w15:done="1"/>
  <w15:commentEx w15:paraId="7F389163" w15:done="0"/>
  <w15:commentEx w15:paraId="784B9139" w15:paraIdParent="7F389163" w15:done="0"/>
  <w15:commentEx w15:paraId="62F99E1A" w15:done="0"/>
  <w15:commentEx w15:paraId="31C295FA" w15:done="1"/>
  <w15:commentEx w15:paraId="09A852B1" w15:done="1"/>
  <w15:commentEx w15:paraId="7A909230" w15:done="0"/>
  <w15:commentEx w15:paraId="5F6B5198" w15:done="0"/>
  <w15:commentEx w15:paraId="6983361C" w15:done="0"/>
  <w15:commentEx w15:paraId="4AF7F576" w15:paraIdParent="6983361C" w15:done="0"/>
  <w15:commentEx w15:paraId="06C0E272" w15:done="1"/>
  <w15:commentEx w15:paraId="4E3434D0" w15:done="1"/>
  <w15:commentEx w15:paraId="01328A26" w15:done="0"/>
  <w15:commentEx w15:paraId="709A2CCE" w15:done="1"/>
  <w15:commentEx w15:paraId="4CD7C17E" w15:done="1"/>
  <w15:commentEx w15:paraId="3471AB53" w15:done="1"/>
  <w15:commentEx w15:paraId="0D12D82A" w15:done="0"/>
  <w15:commentEx w15:paraId="148A0BEE" w15:done="0"/>
  <w15:commentEx w15:paraId="55BD51FF" w15:paraIdParent="148A0BEE" w15:done="0"/>
  <w15:commentEx w15:paraId="0A19D0FE" w15:done="1"/>
  <w15:commentEx w15:paraId="675A943E" w15:done="0"/>
  <w15:commentEx w15:paraId="79D3B7F7" w15:done="1"/>
  <w15:commentEx w15:paraId="1363313F" w15:done="0"/>
  <w15:commentEx w15:paraId="50EEEBDC" w15:done="0"/>
  <w15:commentEx w15:paraId="01743871" w15:done="0"/>
  <w15:commentEx w15:paraId="7EC890DE" w15:done="0"/>
  <w15:commentEx w15:paraId="55B434CA" w15:done="0"/>
  <w15:commentEx w15:paraId="44FE1596" w15:done="0"/>
  <w15:commentEx w15:paraId="752E5439" w15:done="0"/>
  <w15:commentEx w15:paraId="00A06E06" w15:done="1"/>
  <w15:commentEx w15:paraId="31E84DFE" w15:done="1"/>
  <w15:commentEx w15:paraId="7D7AD7A5" w15:done="1"/>
  <w15:commentEx w15:paraId="2B055E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BF88C8" w16cex:dateUtc="2025-10-25T17:45:00Z"/>
  <w16cex:commentExtensible w16cex:durableId="79E2A6E3" w16cex:dateUtc="2025-09-06T23:49:00Z"/>
  <w16cex:commentExtensible w16cex:durableId="363BF71A" w16cex:dateUtc="2025-10-02T21:29:00Z"/>
  <w16cex:commentExtensible w16cex:durableId="5867E3C6" w16cex:dateUtc="2025-10-06T21:33:00Z"/>
  <w16cex:commentExtensible w16cex:durableId="449E3593" w16cex:dateUtc="2025-10-25T18:02:00Z"/>
  <w16cex:commentExtensible w16cex:durableId="40E3F6C3" w16cex:dateUtc="2025-10-25T18:03:00Z"/>
  <w16cex:commentExtensible w16cex:durableId="2FF90084" w16cex:dateUtc="2025-10-02T22:13:00Z"/>
  <w16cex:commentExtensible w16cex:durableId="04A0E76A" w16cex:dateUtc="2025-10-06T21:39:00Z"/>
  <w16cex:commentExtensible w16cex:durableId="36224F26" w16cex:dateUtc="2025-10-25T18:17:00Z"/>
  <w16cex:commentExtensible w16cex:durableId="48424EF6" w16cex:dateUtc="2025-10-25T18:18:00Z"/>
  <w16cex:commentExtensible w16cex:durableId="7297F48E" w16cex:dateUtc="2025-10-25T18:11:00Z"/>
  <w16cex:commentExtensible w16cex:durableId="07286EC5" w16cex:dateUtc="2025-10-27T12:22:00Z"/>
  <w16cex:commentExtensible w16cex:durableId="777EB87E" w16cex:dateUtc="2025-09-28T00:02:00Z"/>
  <w16cex:commentExtensible w16cex:durableId="208C7FE7" w16cex:dateUtc="2025-09-02T16:56:00Z"/>
  <w16cex:commentExtensible w16cex:durableId="70ADE89E" w16cex:dateUtc="2025-10-25T18:13:00Z"/>
  <w16cex:commentExtensible w16cex:durableId="02C264BB" w16cex:dateUtc="2025-10-02T22:21:00Z"/>
  <w16cex:commentExtensible w16cex:durableId="5E78C3E5" w16cex:dateUtc="2025-10-02T22:22:00Z"/>
  <w16cex:commentExtensible w16cex:durableId="0E92A1BC" w16cex:dateUtc="2025-09-29T15:12:00Z"/>
  <w16cex:commentExtensible w16cex:durableId="433120F2" w16cex:dateUtc="2025-10-25T18:15:00Z"/>
  <w16cex:commentExtensible w16cex:durableId="0444BDF2" w16cex:dateUtc="2025-09-29T15:43:00Z"/>
  <w16cex:commentExtensible w16cex:durableId="1AE1AF2B" w16cex:dateUtc="2025-09-29T15:46:00Z"/>
  <w16cex:commentExtensible w16cex:durableId="350AADE7" w16cex:dateUtc="2025-10-02T22:26:00Z"/>
  <w16cex:commentExtensible w16cex:durableId="225D921D" w16cex:dateUtc="2025-10-25T18:20:00Z"/>
  <w16cex:commentExtensible w16cex:durableId="210F527C" w16cex:dateUtc="2025-10-03T19:50:00Z"/>
  <w16cex:commentExtensible w16cex:durableId="30F3436A" w16cex:dateUtc="2025-10-02T22:30:00Z"/>
  <w16cex:commentExtensible w16cex:durableId="779C829C" w16cex:dateUtc="2025-10-25T18:21:00Z"/>
  <w16cex:commentExtensible w16cex:durableId="6BBF07F3" w16cex:dateUtc="2025-10-25T18:23:00Z"/>
  <w16cex:commentExtensible w16cex:durableId="25773A8B" w16cex:dateUtc="2025-10-25T18:23:00Z"/>
  <w16cex:commentExtensible w16cex:durableId="4C23A7C7" w16cex:dateUtc="2025-10-25T18:25:00Z"/>
  <w16cex:commentExtensible w16cex:durableId="764798DA" w16cex:dateUtc="2025-10-06T17:56:00Z"/>
  <w16cex:commentExtensible w16cex:durableId="3A1D4E6D" w16cex:dateUtc="2025-10-06T17:56:00Z"/>
  <w16cex:commentExtensible w16cex:durableId="37956EA5" w16cex:dateUtc="2025-09-29T17:51:00Z"/>
  <w16cex:commentExtensible w16cex:durableId="7B5EF19A" w16cex:dateUtc="2025-09-28T23:25:00Z"/>
  <w16cex:commentExtensible w16cex:durableId="7C4DD3A0" w16cex:dateUtc="2025-09-28T23:28:00Z"/>
  <w16cex:commentExtensible w16cex:durableId="22307157" w16cex:dateUtc="2025-09-29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D12AA" w16cid:durableId="64BF88C8"/>
  <w16cid:commentId w16cid:paraId="678C87C1" w16cid:durableId="79E2A6E3"/>
  <w16cid:commentId w16cid:paraId="4B278D3C" w16cid:durableId="363BF71A"/>
  <w16cid:commentId w16cid:paraId="7F389163" w16cid:durableId="5867E3C6"/>
  <w16cid:commentId w16cid:paraId="784B9139" w16cid:durableId="449E3593"/>
  <w16cid:commentId w16cid:paraId="62F99E1A" w16cid:durableId="40E3F6C3"/>
  <w16cid:commentId w16cid:paraId="31C295FA" w16cid:durableId="2FF90084"/>
  <w16cid:commentId w16cid:paraId="09A852B1" w16cid:durableId="04A0E76A"/>
  <w16cid:commentId w16cid:paraId="7A909230" w16cid:durableId="36224F26"/>
  <w16cid:commentId w16cid:paraId="5F6B5198" w16cid:durableId="48424EF6"/>
  <w16cid:commentId w16cid:paraId="6983361C" w16cid:durableId="7297F48E"/>
  <w16cid:commentId w16cid:paraId="4AF7F576" w16cid:durableId="07286EC5"/>
  <w16cid:commentId w16cid:paraId="06C0E272" w16cid:durableId="777EB87E"/>
  <w16cid:commentId w16cid:paraId="4E3434D0" w16cid:durableId="208C7FE7"/>
  <w16cid:commentId w16cid:paraId="01328A26" w16cid:durableId="70ADE89E"/>
  <w16cid:commentId w16cid:paraId="709A2CCE" w16cid:durableId="02C264BB"/>
  <w16cid:commentId w16cid:paraId="4CD7C17E" w16cid:durableId="5E78C3E5"/>
  <w16cid:commentId w16cid:paraId="3471AB53" w16cid:durableId="0E92A1BC"/>
  <w16cid:commentId w16cid:paraId="0D12D82A" w16cid:durableId="433120F2"/>
  <w16cid:commentId w16cid:paraId="148A0BEE" w16cid:durableId="0444BDF2"/>
  <w16cid:commentId w16cid:paraId="55BD51FF" w16cid:durableId="1AE1AF2B"/>
  <w16cid:commentId w16cid:paraId="0A19D0FE" w16cid:durableId="350AADE7"/>
  <w16cid:commentId w16cid:paraId="675A943E" w16cid:durableId="225D921D"/>
  <w16cid:commentId w16cid:paraId="79D3B7F7" w16cid:durableId="210F527C"/>
  <w16cid:commentId w16cid:paraId="1363313F" w16cid:durableId="30F3436A"/>
  <w16cid:commentId w16cid:paraId="50EEEBDC" w16cid:durableId="779C829C"/>
  <w16cid:commentId w16cid:paraId="01743871" w16cid:durableId="6BBF07F3"/>
  <w16cid:commentId w16cid:paraId="7EC890DE" w16cid:durableId="25773A8B"/>
  <w16cid:commentId w16cid:paraId="55B434CA" w16cid:durableId="4C23A7C7"/>
  <w16cid:commentId w16cid:paraId="44FE1596" w16cid:durableId="764798DA"/>
  <w16cid:commentId w16cid:paraId="752E5439" w16cid:durableId="3A1D4E6D"/>
  <w16cid:commentId w16cid:paraId="00A06E06" w16cid:durableId="37956EA5"/>
  <w16cid:commentId w16cid:paraId="31E84DFE" w16cid:durableId="7B5EF19A"/>
  <w16cid:commentId w16cid:paraId="7D7AD7A5" w16cid:durableId="7C4DD3A0"/>
  <w16cid:commentId w16cid:paraId="2B055E78" w16cid:durableId="223071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Benjamin J. Makhlouf">
    <w15:presenceInfo w15:providerId="AD" w15:userId="S::bmak29@uw.edu::e2d819b1-db99-41fc-888c-ad60b4d561ad"/>
  </w15:person>
  <w15:person w15:author="bmak29">
    <w15:presenceInfo w15:providerId="AD" w15:userId="S::bmak29@uw.edu::e2d819b1-db99-41fc-888c-ad60b4d561ad"/>
  </w15:person>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2AFA"/>
    <w:rsid w:val="00014197"/>
    <w:rsid w:val="000271FA"/>
    <w:rsid w:val="000318EA"/>
    <w:rsid w:val="000326A8"/>
    <w:rsid w:val="000413A9"/>
    <w:rsid w:val="000420F7"/>
    <w:rsid w:val="000434F7"/>
    <w:rsid w:val="00043ACE"/>
    <w:rsid w:val="00043EBC"/>
    <w:rsid w:val="0004735B"/>
    <w:rsid w:val="00052F65"/>
    <w:rsid w:val="00070CB1"/>
    <w:rsid w:val="00071CCC"/>
    <w:rsid w:val="00071FD5"/>
    <w:rsid w:val="000743F7"/>
    <w:rsid w:val="00083149"/>
    <w:rsid w:val="000869FF"/>
    <w:rsid w:val="00091070"/>
    <w:rsid w:val="000941AF"/>
    <w:rsid w:val="00096BA7"/>
    <w:rsid w:val="00096C3C"/>
    <w:rsid w:val="00097484"/>
    <w:rsid w:val="000C2944"/>
    <w:rsid w:val="000D1B34"/>
    <w:rsid w:val="000E5763"/>
    <w:rsid w:val="000F0779"/>
    <w:rsid w:val="000F4EE0"/>
    <w:rsid w:val="000F4F29"/>
    <w:rsid w:val="000F5F96"/>
    <w:rsid w:val="0010010D"/>
    <w:rsid w:val="00103E0E"/>
    <w:rsid w:val="0010405B"/>
    <w:rsid w:val="00112ED8"/>
    <w:rsid w:val="00135A3B"/>
    <w:rsid w:val="00151B72"/>
    <w:rsid w:val="00154136"/>
    <w:rsid w:val="001566FD"/>
    <w:rsid w:val="001659EA"/>
    <w:rsid w:val="001844EB"/>
    <w:rsid w:val="00186DE9"/>
    <w:rsid w:val="001D0BCE"/>
    <w:rsid w:val="001D222B"/>
    <w:rsid w:val="001D6A79"/>
    <w:rsid w:val="001E36C2"/>
    <w:rsid w:val="001F4D2D"/>
    <w:rsid w:val="001F7701"/>
    <w:rsid w:val="00201BCD"/>
    <w:rsid w:val="00202BA8"/>
    <w:rsid w:val="00215662"/>
    <w:rsid w:val="00216DEB"/>
    <w:rsid w:val="00220A2A"/>
    <w:rsid w:val="00226DBF"/>
    <w:rsid w:val="002272D2"/>
    <w:rsid w:val="0022743C"/>
    <w:rsid w:val="00241F3E"/>
    <w:rsid w:val="00257118"/>
    <w:rsid w:val="00286D15"/>
    <w:rsid w:val="00292609"/>
    <w:rsid w:val="002948A2"/>
    <w:rsid w:val="00296107"/>
    <w:rsid w:val="002A47CE"/>
    <w:rsid w:val="002C12CC"/>
    <w:rsid w:val="002D16B7"/>
    <w:rsid w:val="002D29B3"/>
    <w:rsid w:val="002D6657"/>
    <w:rsid w:val="002E41F6"/>
    <w:rsid w:val="002F10A9"/>
    <w:rsid w:val="002F3B7A"/>
    <w:rsid w:val="002F5E0E"/>
    <w:rsid w:val="002F666C"/>
    <w:rsid w:val="002F6934"/>
    <w:rsid w:val="00302CA2"/>
    <w:rsid w:val="0031165E"/>
    <w:rsid w:val="00311BF2"/>
    <w:rsid w:val="0032184B"/>
    <w:rsid w:val="0034572F"/>
    <w:rsid w:val="00354445"/>
    <w:rsid w:val="003606FC"/>
    <w:rsid w:val="00363DDE"/>
    <w:rsid w:val="00364186"/>
    <w:rsid w:val="003642FE"/>
    <w:rsid w:val="00364F19"/>
    <w:rsid w:val="00366AC5"/>
    <w:rsid w:val="003678F1"/>
    <w:rsid w:val="0038052F"/>
    <w:rsid w:val="003852CE"/>
    <w:rsid w:val="0038560E"/>
    <w:rsid w:val="00386D82"/>
    <w:rsid w:val="003A0BEA"/>
    <w:rsid w:val="003A300D"/>
    <w:rsid w:val="003A4B5F"/>
    <w:rsid w:val="003A63D4"/>
    <w:rsid w:val="003A69C6"/>
    <w:rsid w:val="003A7A96"/>
    <w:rsid w:val="003B0A46"/>
    <w:rsid w:val="003C5C0F"/>
    <w:rsid w:val="003D2AE8"/>
    <w:rsid w:val="003E5607"/>
    <w:rsid w:val="003F0F5A"/>
    <w:rsid w:val="003F681E"/>
    <w:rsid w:val="003F7E9E"/>
    <w:rsid w:val="00401A6A"/>
    <w:rsid w:val="00401B70"/>
    <w:rsid w:val="00406C9B"/>
    <w:rsid w:val="004139BE"/>
    <w:rsid w:val="004146AA"/>
    <w:rsid w:val="00420300"/>
    <w:rsid w:val="00434E96"/>
    <w:rsid w:val="00435068"/>
    <w:rsid w:val="00437729"/>
    <w:rsid w:val="00440D3C"/>
    <w:rsid w:val="00443259"/>
    <w:rsid w:val="00443445"/>
    <w:rsid w:val="00444663"/>
    <w:rsid w:val="004472CA"/>
    <w:rsid w:val="00464971"/>
    <w:rsid w:val="00465AAD"/>
    <w:rsid w:val="00467693"/>
    <w:rsid w:val="004753E8"/>
    <w:rsid w:val="00477D73"/>
    <w:rsid w:val="00480252"/>
    <w:rsid w:val="004811D8"/>
    <w:rsid w:val="00482E26"/>
    <w:rsid w:val="00484C67"/>
    <w:rsid w:val="00492371"/>
    <w:rsid w:val="0049569B"/>
    <w:rsid w:val="00497545"/>
    <w:rsid w:val="00497A4E"/>
    <w:rsid w:val="004B1012"/>
    <w:rsid w:val="004C0AA3"/>
    <w:rsid w:val="004C2541"/>
    <w:rsid w:val="004C4DA5"/>
    <w:rsid w:val="004D2BA0"/>
    <w:rsid w:val="004D6CDE"/>
    <w:rsid w:val="004E5235"/>
    <w:rsid w:val="004F745D"/>
    <w:rsid w:val="00511B5E"/>
    <w:rsid w:val="0051389E"/>
    <w:rsid w:val="00517678"/>
    <w:rsid w:val="00521908"/>
    <w:rsid w:val="00523B37"/>
    <w:rsid w:val="00525222"/>
    <w:rsid w:val="00526D9D"/>
    <w:rsid w:val="00527EB9"/>
    <w:rsid w:val="00530E86"/>
    <w:rsid w:val="00533C00"/>
    <w:rsid w:val="00536091"/>
    <w:rsid w:val="0053609D"/>
    <w:rsid w:val="00536870"/>
    <w:rsid w:val="00537983"/>
    <w:rsid w:val="00542302"/>
    <w:rsid w:val="00551CAF"/>
    <w:rsid w:val="00552656"/>
    <w:rsid w:val="00557AB9"/>
    <w:rsid w:val="00560622"/>
    <w:rsid w:val="00563F6D"/>
    <w:rsid w:val="005672B1"/>
    <w:rsid w:val="005A0FE2"/>
    <w:rsid w:val="005A2FFF"/>
    <w:rsid w:val="005B3BF5"/>
    <w:rsid w:val="005C1DE3"/>
    <w:rsid w:val="005D3AD5"/>
    <w:rsid w:val="005E5F5B"/>
    <w:rsid w:val="005E7567"/>
    <w:rsid w:val="005F0F57"/>
    <w:rsid w:val="005F1D8A"/>
    <w:rsid w:val="00606CF3"/>
    <w:rsid w:val="00616EA6"/>
    <w:rsid w:val="00624A8A"/>
    <w:rsid w:val="0063065E"/>
    <w:rsid w:val="00643661"/>
    <w:rsid w:val="0064576D"/>
    <w:rsid w:val="0064697E"/>
    <w:rsid w:val="0064756C"/>
    <w:rsid w:val="00651A61"/>
    <w:rsid w:val="006624B2"/>
    <w:rsid w:val="006716D7"/>
    <w:rsid w:val="00673B21"/>
    <w:rsid w:val="00683419"/>
    <w:rsid w:val="00694712"/>
    <w:rsid w:val="006A410C"/>
    <w:rsid w:val="006A5688"/>
    <w:rsid w:val="006A5948"/>
    <w:rsid w:val="006C1496"/>
    <w:rsid w:val="006C374A"/>
    <w:rsid w:val="006C63F4"/>
    <w:rsid w:val="006D0CB1"/>
    <w:rsid w:val="006D1DD4"/>
    <w:rsid w:val="006D218F"/>
    <w:rsid w:val="006D3221"/>
    <w:rsid w:val="006E1563"/>
    <w:rsid w:val="006E32E4"/>
    <w:rsid w:val="006F084E"/>
    <w:rsid w:val="006F3408"/>
    <w:rsid w:val="006F600C"/>
    <w:rsid w:val="00701699"/>
    <w:rsid w:val="007072C4"/>
    <w:rsid w:val="00711B8E"/>
    <w:rsid w:val="00721D27"/>
    <w:rsid w:val="00722BC4"/>
    <w:rsid w:val="007249FA"/>
    <w:rsid w:val="00726EC4"/>
    <w:rsid w:val="00730E96"/>
    <w:rsid w:val="00733CEF"/>
    <w:rsid w:val="0073705F"/>
    <w:rsid w:val="00737BCD"/>
    <w:rsid w:val="00746012"/>
    <w:rsid w:val="0075722E"/>
    <w:rsid w:val="00776FB6"/>
    <w:rsid w:val="00780305"/>
    <w:rsid w:val="007803F1"/>
    <w:rsid w:val="0078300E"/>
    <w:rsid w:val="007833A8"/>
    <w:rsid w:val="00791D47"/>
    <w:rsid w:val="00793ED4"/>
    <w:rsid w:val="00795E53"/>
    <w:rsid w:val="00796E6F"/>
    <w:rsid w:val="007C6AED"/>
    <w:rsid w:val="007D5270"/>
    <w:rsid w:val="007E1DFC"/>
    <w:rsid w:val="007F08A6"/>
    <w:rsid w:val="007F1A2B"/>
    <w:rsid w:val="007F7563"/>
    <w:rsid w:val="00802938"/>
    <w:rsid w:val="00813C70"/>
    <w:rsid w:val="0081488C"/>
    <w:rsid w:val="00820C00"/>
    <w:rsid w:val="008310CB"/>
    <w:rsid w:val="008373D4"/>
    <w:rsid w:val="00841057"/>
    <w:rsid w:val="00841F42"/>
    <w:rsid w:val="00843D3D"/>
    <w:rsid w:val="008475B7"/>
    <w:rsid w:val="00874C03"/>
    <w:rsid w:val="00882F20"/>
    <w:rsid w:val="00884ECC"/>
    <w:rsid w:val="00886C18"/>
    <w:rsid w:val="00892DEA"/>
    <w:rsid w:val="00894C0A"/>
    <w:rsid w:val="008A1DA2"/>
    <w:rsid w:val="008A52C4"/>
    <w:rsid w:val="008A53F5"/>
    <w:rsid w:val="008A545E"/>
    <w:rsid w:val="008A7985"/>
    <w:rsid w:val="008C15E4"/>
    <w:rsid w:val="008C5595"/>
    <w:rsid w:val="008C5FCA"/>
    <w:rsid w:val="008C6234"/>
    <w:rsid w:val="008C7400"/>
    <w:rsid w:val="008D0D27"/>
    <w:rsid w:val="008D72B1"/>
    <w:rsid w:val="008E7FFA"/>
    <w:rsid w:val="00907410"/>
    <w:rsid w:val="00911D52"/>
    <w:rsid w:val="009157FF"/>
    <w:rsid w:val="009168C8"/>
    <w:rsid w:val="0092735E"/>
    <w:rsid w:val="009326D5"/>
    <w:rsid w:val="00941848"/>
    <w:rsid w:val="00941969"/>
    <w:rsid w:val="00945E61"/>
    <w:rsid w:val="00947315"/>
    <w:rsid w:val="00953326"/>
    <w:rsid w:val="0095522F"/>
    <w:rsid w:val="0095592C"/>
    <w:rsid w:val="00960D9E"/>
    <w:rsid w:val="00965651"/>
    <w:rsid w:val="00967D0B"/>
    <w:rsid w:val="009743E7"/>
    <w:rsid w:val="009757C2"/>
    <w:rsid w:val="00985634"/>
    <w:rsid w:val="009929C6"/>
    <w:rsid w:val="0099371C"/>
    <w:rsid w:val="00997FB9"/>
    <w:rsid w:val="009A02DB"/>
    <w:rsid w:val="009A1451"/>
    <w:rsid w:val="009A271F"/>
    <w:rsid w:val="009A29F5"/>
    <w:rsid w:val="009B0B8C"/>
    <w:rsid w:val="009B4729"/>
    <w:rsid w:val="009B73BD"/>
    <w:rsid w:val="009B7B97"/>
    <w:rsid w:val="009C5E47"/>
    <w:rsid w:val="009D0CB2"/>
    <w:rsid w:val="009D6F26"/>
    <w:rsid w:val="009E23C6"/>
    <w:rsid w:val="009F51C3"/>
    <w:rsid w:val="009F7FFE"/>
    <w:rsid w:val="00A0360F"/>
    <w:rsid w:val="00A03740"/>
    <w:rsid w:val="00A043C9"/>
    <w:rsid w:val="00A113DB"/>
    <w:rsid w:val="00A13CFA"/>
    <w:rsid w:val="00A16CAA"/>
    <w:rsid w:val="00A31015"/>
    <w:rsid w:val="00A31CEC"/>
    <w:rsid w:val="00A36072"/>
    <w:rsid w:val="00A42A3A"/>
    <w:rsid w:val="00A4709E"/>
    <w:rsid w:val="00A4712A"/>
    <w:rsid w:val="00A53E07"/>
    <w:rsid w:val="00A60C7C"/>
    <w:rsid w:val="00A83F4D"/>
    <w:rsid w:val="00A8560F"/>
    <w:rsid w:val="00A8751C"/>
    <w:rsid w:val="00A935B4"/>
    <w:rsid w:val="00A97553"/>
    <w:rsid w:val="00AA6FED"/>
    <w:rsid w:val="00AA7224"/>
    <w:rsid w:val="00AB079F"/>
    <w:rsid w:val="00AB4F2C"/>
    <w:rsid w:val="00AC2A70"/>
    <w:rsid w:val="00AE24AA"/>
    <w:rsid w:val="00AF5A80"/>
    <w:rsid w:val="00AF5FD3"/>
    <w:rsid w:val="00B008EE"/>
    <w:rsid w:val="00B03D1A"/>
    <w:rsid w:val="00B119FB"/>
    <w:rsid w:val="00B229E6"/>
    <w:rsid w:val="00B2339D"/>
    <w:rsid w:val="00B2797F"/>
    <w:rsid w:val="00B30111"/>
    <w:rsid w:val="00B31CD2"/>
    <w:rsid w:val="00B32AF3"/>
    <w:rsid w:val="00B335D4"/>
    <w:rsid w:val="00B343A6"/>
    <w:rsid w:val="00B409D4"/>
    <w:rsid w:val="00B418C0"/>
    <w:rsid w:val="00B47344"/>
    <w:rsid w:val="00B54D1A"/>
    <w:rsid w:val="00B64037"/>
    <w:rsid w:val="00B72E2E"/>
    <w:rsid w:val="00B753DE"/>
    <w:rsid w:val="00B84DE8"/>
    <w:rsid w:val="00B936A6"/>
    <w:rsid w:val="00B95E95"/>
    <w:rsid w:val="00B96193"/>
    <w:rsid w:val="00BB0C28"/>
    <w:rsid w:val="00BB5BBB"/>
    <w:rsid w:val="00BC658A"/>
    <w:rsid w:val="00BD2714"/>
    <w:rsid w:val="00BD3BE0"/>
    <w:rsid w:val="00BD5921"/>
    <w:rsid w:val="00BE529C"/>
    <w:rsid w:val="00BE77AC"/>
    <w:rsid w:val="00BF2E8A"/>
    <w:rsid w:val="00C02555"/>
    <w:rsid w:val="00C1569E"/>
    <w:rsid w:val="00C16ECB"/>
    <w:rsid w:val="00C22650"/>
    <w:rsid w:val="00C2398D"/>
    <w:rsid w:val="00C257B4"/>
    <w:rsid w:val="00C265F6"/>
    <w:rsid w:val="00C26DD3"/>
    <w:rsid w:val="00C417C4"/>
    <w:rsid w:val="00C426E7"/>
    <w:rsid w:val="00C51A58"/>
    <w:rsid w:val="00C5580E"/>
    <w:rsid w:val="00C73537"/>
    <w:rsid w:val="00C837EC"/>
    <w:rsid w:val="00C9741A"/>
    <w:rsid w:val="00CA34D3"/>
    <w:rsid w:val="00CA63D8"/>
    <w:rsid w:val="00CC0E6A"/>
    <w:rsid w:val="00CC1B0A"/>
    <w:rsid w:val="00CD36CA"/>
    <w:rsid w:val="00CD3FB4"/>
    <w:rsid w:val="00CE7F91"/>
    <w:rsid w:val="00CF0294"/>
    <w:rsid w:val="00CF0435"/>
    <w:rsid w:val="00CF235E"/>
    <w:rsid w:val="00CF4BFF"/>
    <w:rsid w:val="00CF5C6C"/>
    <w:rsid w:val="00D02385"/>
    <w:rsid w:val="00D210C3"/>
    <w:rsid w:val="00D2308A"/>
    <w:rsid w:val="00D24C69"/>
    <w:rsid w:val="00D25194"/>
    <w:rsid w:val="00D27C7B"/>
    <w:rsid w:val="00D3134F"/>
    <w:rsid w:val="00D375B0"/>
    <w:rsid w:val="00D440B2"/>
    <w:rsid w:val="00D53F6D"/>
    <w:rsid w:val="00D55132"/>
    <w:rsid w:val="00D565B0"/>
    <w:rsid w:val="00D70E26"/>
    <w:rsid w:val="00D7690A"/>
    <w:rsid w:val="00D80B5B"/>
    <w:rsid w:val="00D848A0"/>
    <w:rsid w:val="00D86BCC"/>
    <w:rsid w:val="00D9294A"/>
    <w:rsid w:val="00D94A3D"/>
    <w:rsid w:val="00D957DB"/>
    <w:rsid w:val="00D971E7"/>
    <w:rsid w:val="00D97F1C"/>
    <w:rsid w:val="00DA7891"/>
    <w:rsid w:val="00DB0B6F"/>
    <w:rsid w:val="00DB57F7"/>
    <w:rsid w:val="00DC7070"/>
    <w:rsid w:val="00DE161A"/>
    <w:rsid w:val="00DE389D"/>
    <w:rsid w:val="00DE5017"/>
    <w:rsid w:val="00DF1513"/>
    <w:rsid w:val="00E00E12"/>
    <w:rsid w:val="00E06D65"/>
    <w:rsid w:val="00E2005E"/>
    <w:rsid w:val="00E22B3F"/>
    <w:rsid w:val="00E2482E"/>
    <w:rsid w:val="00E454BB"/>
    <w:rsid w:val="00E45DBA"/>
    <w:rsid w:val="00E46DD7"/>
    <w:rsid w:val="00E50AAB"/>
    <w:rsid w:val="00E50CF7"/>
    <w:rsid w:val="00E51F5E"/>
    <w:rsid w:val="00E5472C"/>
    <w:rsid w:val="00E57182"/>
    <w:rsid w:val="00E673AF"/>
    <w:rsid w:val="00E71422"/>
    <w:rsid w:val="00E73D9A"/>
    <w:rsid w:val="00E8133F"/>
    <w:rsid w:val="00E8171A"/>
    <w:rsid w:val="00E84B9A"/>
    <w:rsid w:val="00EA3DDE"/>
    <w:rsid w:val="00EC7467"/>
    <w:rsid w:val="00ED165F"/>
    <w:rsid w:val="00ED3EE6"/>
    <w:rsid w:val="00EE450C"/>
    <w:rsid w:val="00EF7FC1"/>
    <w:rsid w:val="00F001C8"/>
    <w:rsid w:val="00F044CE"/>
    <w:rsid w:val="00F06C0C"/>
    <w:rsid w:val="00F13113"/>
    <w:rsid w:val="00F15670"/>
    <w:rsid w:val="00F436E6"/>
    <w:rsid w:val="00F52F54"/>
    <w:rsid w:val="00F534E4"/>
    <w:rsid w:val="00F64010"/>
    <w:rsid w:val="00F6547F"/>
    <w:rsid w:val="00F67738"/>
    <w:rsid w:val="00F72276"/>
    <w:rsid w:val="00F75B08"/>
    <w:rsid w:val="00F770FF"/>
    <w:rsid w:val="00F85470"/>
    <w:rsid w:val="00F864E5"/>
    <w:rsid w:val="00F873DA"/>
    <w:rsid w:val="00F94D1D"/>
    <w:rsid w:val="00FA1987"/>
    <w:rsid w:val="00FA2089"/>
    <w:rsid w:val="00FA3005"/>
    <w:rsid w:val="00FA6CD2"/>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15738</Words>
  <Characters>89709</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bmak29</cp:lastModifiedBy>
  <cp:revision>2</cp:revision>
  <dcterms:created xsi:type="dcterms:W3CDTF">2025-10-27T12:22:00Z</dcterms:created>
  <dcterms:modified xsi:type="dcterms:W3CDTF">2025-10-27T12:22:00Z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id="PXCvnRIJ"/&gt;&lt;style id="http://www.zotero.org/styles/methods-in-ecology-and-evolution" hasBibliography="1" bibliographyStyleHasBeenSet="0"/&gt;&lt;prefs&gt;&lt;pref name="fieldType" value="Field"/&gt;&lt;/prefs&gt;&lt;/da</vt:lpwstr>
  </property>
  <property fmtid="{D5CDD505-2E9C-101B-9397-08002B2CF9AE}" pid="3" name="ZOTERO_PREF_2">
    <vt:lpwstr>ta&gt;</vt:lpwstr>
  </property>
</Properties>
</file>